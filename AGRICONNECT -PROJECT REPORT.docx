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B6B78" w14:textId="77777777" w:rsidR="006C3158" w:rsidRDefault="00000000">
      <w:pPr>
        <w:tabs>
          <w:tab w:val="left" w:pos="7758"/>
        </w:tabs>
        <w:ind w:left="662"/>
        <w:rPr>
          <w:sz w:val="20"/>
        </w:rPr>
      </w:pPr>
      <w:r>
        <w:rPr>
          <w:noProof/>
          <w:position w:val="35"/>
          <w:sz w:val="20"/>
        </w:rPr>
        <w:drawing>
          <wp:inline distT="0" distB="0" distL="0" distR="0" wp14:anchorId="3330AC44" wp14:editId="6D4D7D06">
            <wp:extent cx="1040598" cy="724376"/>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040598" cy="724376"/>
                    </a:xfrm>
                    <a:prstGeom prst="rect">
                      <a:avLst/>
                    </a:prstGeom>
                  </pic:spPr>
                </pic:pic>
              </a:graphicData>
            </a:graphic>
          </wp:inline>
        </w:drawing>
      </w:r>
      <w:r>
        <w:rPr>
          <w:position w:val="35"/>
          <w:sz w:val="20"/>
        </w:rPr>
        <w:tab/>
      </w:r>
      <w:r>
        <w:rPr>
          <w:noProof/>
          <w:sz w:val="20"/>
        </w:rPr>
        <w:drawing>
          <wp:inline distT="0" distB="0" distL="0" distR="0" wp14:anchorId="50C24497" wp14:editId="47CE46F9">
            <wp:extent cx="1060826" cy="1121663"/>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1060826" cy="1121663"/>
                    </a:xfrm>
                    <a:prstGeom prst="rect">
                      <a:avLst/>
                    </a:prstGeom>
                  </pic:spPr>
                </pic:pic>
              </a:graphicData>
            </a:graphic>
          </wp:inline>
        </w:drawing>
      </w:r>
    </w:p>
    <w:p w14:paraId="7456A046" w14:textId="5D677866" w:rsidR="006C3158" w:rsidRPr="00BC1C9A" w:rsidRDefault="009149FF">
      <w:pPr>
        <w:pStyle w:val="Heading2"/>
        <w:spacing w:before="381"/>
        <w:ind w:left="985" w:right="716"/>
        <w:jc w:val="center"/>
        <w:rPr>
          <w:sz w:val="32"/>
          <w:szCs w:val="32"/>
        </w:rPr>
      </w:pPr>
      <w:r>
        <w:rPr>
          <w:rFonts w:eastAsiaTheme="majorEastAsia"/>
          <w:color w:val="000000" w:themeColor="text1"/>
          <w:kern w:val="24"/>
          <w:sz w:val="32"/>
          <w:szCs w:val="32"/>
        </w:rPr>
        <w:t>“</w:t>
      </w:r>
      <w:r w:rsidR="00DA6A79">
        <w:rPr>
          <w:rFonts w:eastAsiaTheme="majorEastAsia"/>
          <w:color w:val="000000" w:themeColor="text1"/>
          <w:kern w:val="24"/>
          <w:sz w:val="32"/>
          <w:szCs w:val="32"/>
        </w:rPr>
        <w:t>AGRICONNECT</w:t>
      </w:r>
      <w:r w:rsidR="00BC1C9A" w:rsidRPr="00BC1C9A">
        <w:rPr>
          <w:rFonts w:eastAsiaTheme="majorEastAsia"/>
          <w:color w:val="000000" w:themeColor="text1"/>
          <w:kern w:val="24"/>
          <w:sz w:val="32"/>
          <w:szCs w:val="32"/>
        </w:rPr>
        <w:t>:</w:t>
      </w:r>
      <w:r w:rsidR="00142B78">
        <w:rPr>
          <w:rFonts w:eastAsiaTheme="majorEastAsia"/>
          <w:color w:val="000000" w:themeColor="text1"/>
          <w:kern w:val="24"/>
          <w:sz w:val="32"/>
          <w:szCs w:val="32"/>
        </w:rPr>
        <w:t>Maximizing Crop Value Through Direct Consumer Connections</w:t>
      </w:r>
      <w:r w:rsidR="00BC1C9A" w:rsidRPr="00BC1C9A">
        <w:rPr>
          <w:rFonts w:eastAsiaTheme="majorEastAsia"/>
          <w:color w:val="000000" w:themeColor="text1"/>
          <w:kern w:val="24"/>
          <w:sz w:val="32"/>
          <w:szCs w:val="32"/>
        </w:rPr>
        <w:t>”</w:t>
      </w:r>
    </w:p>
    <w:p w14:paraId="3A4F9AC9" w14:textId="77777777" w:rsidR="006C3158" w:rsidRPr="009149FF" w:rsidRDefault="00000000">
      <w:pPr>
        <w:spacing w:before="318"/>
        <w:ind w:left="991" w:right="704"/>
        <w:jc w:val="center"/>
        <w:rPr>
          <w:b/>
          <w:sz w:val="28"/>
          <w:szCs w:val="28"/>
        </w:rPr>
      </w:pPr>
      <w:r w:rsidRPr="009149FF">
        <w:rPr>
          <w:b/>
          <w:spacing w:val="-2"/>
          <w:sz w:val="28"/>
          <w:szCs w:val="28"/>
        </w:rPr>
        <w:t>A</w:t>
      </w:r>
      <w:r w:rsidRPr="009149FF">
        <w:rPr>
          <w:b/>
          <w:spacing w:val="-17"/>
          <w:sz w:val="28"/>
          <w:szCs w:val="28"/>
        </w:rPr>
        <w:t xml:space="preserve"> </w:t>
      </w:r>
      <w:r w:rsidRPr="009149FF">
        <w:rPr>
          <w:b/>
          <w:spacing w:val="-2"/>
          <w:sz w:val="28"/>
          <w:szCs w:val="28"/>
        </w:rPr>
        <w:t>PROJECT</w:t>
      </w:r>
      <w:r w:rsidRPr="009149FF">
        <w:rPr>
          <w:b/>
          <w:spacing w:val="-20"/>
          <w:sz w:val="28"/>
          <w:szCs w:val="28"/>
        </w:rPr>
        <w:t xml:space="preserve"> </w:t>
      </w:r>
      <w:r w:rsidRPr="009149FF">
        <w:rPr>
          <w:b/>
          <w:spacing w:val="-2"/>
          <w:sz w:val="28"/>
          <w:szCs w:val="28"/>
        </w:rPr>
        <w:t>REPORT</w:t>
      </w:r>
    </w:p>
    <w:p w14:paraId="1AF1E684" w14:textId="77777777" w:rsidR="006C3158" w:rsidRPr="009149FF" w:rsidRDefault="006C3158">
      <w:pPr>
        <w:pStyle w:val="BodyText"/>
        <w:spacing w:before="2"/>
        <w:ind w:left="0"/>
        <w:rPr>
          <w:b/>
          <w:sz w:val="36"/>
          <w:szCs w:val="36"/>
        </w:rPr>
      </w:pPr>
    </w:p>
    <w:p w14:paraId="4D251318" w14:textId="77777777" w:rsidR="006C3158" w:rsidRPr="009149FF" w:rsidRDefault="00000000">
      <w:pPr>
        <w:spacing w:before="1"/>
        <w:ind w:left="995" w:right="704"/>
        <w:jc w:val="center"/>
        <w:rPr>
          <w:b/>
          <w:i/>
          <w:sz w:val="28"/>
          <w:szCs w:val="28"/>
        </w:rPr>
      </w:pPr>
      <w:r w:rsidRPr="009149FF">
        <w:rPr>
          <w:b/>
          <w:i/>
          <w:spacing w:val="-2"/>
          <w:sz w:val="28"/>
          <w:szCs w:val="28"/>
        </w:rPr>
        <w:t>Submitted</w:t>
      </w:r>
      <w:r w:rsidRPr="009149FF">
        <w:rPr>
          <w:b/>
          <w:i/>
          <w:spacing w:val="-13"/>
          <w:sz w:val="28"/>
          <w:szCs w:val="28"/>
        </w:rPr>
        <w:t xml:space="preserve"> </w:t>
      </w:r>
      <w:r w:rsidRPr="009149FF">
        <w:rPr>
          <w:b/>
          <w:i/>
          <w:spacing w:val="-5"/>
          <w:sz w:val="28"/>
          <w:szCs w:val="28"/>
        </w:rPr>
        <w:t>by</w:t>
      </w:r>
    </w:p>
    <w:p w14:paraId="225A61F4" w14:textId="77777777" w:rsidR="006C3158" w:rsidRDefault="006C3158">
      <w:pPr>
        <w:pStyle w:val="BodyText"/>
        <w:spacing w:before="188"/>
        <w:ind w:left="0"/>
        <w:rPr>
          <w:b/>
          <w:i/>
          <w:sz w:val="20"/>
        </w:rPr>
      </w:pPr>
    </w:p>
    <w:tbl>
      <w:tblPr>
        <w:tblW w:w="0" w:type="auto"/>
        <w:tblInd w:w="1469" w:type="dxa"/>
        <w:tblLayout w:type="fixed"/>
        <w:tblCellMar>
          <w:left w:w="0" w:type="dxa"/>
          <w:right w:w="0" w:type="dxa"/>
        </w:tblCellMar>
        <w:tblLook w:val="01E0" w:firstRow="1" w:lastRow="1" w:firstColumn="1" w:lastColumn="1" w:noHBand="0" w:noVBand="0"/>
      </w:tblPr>
      <w:tblGrid>
        <w:gridCol w:w="4829"/>
        <w:gridCol w:w="2491"/>
      </w:tblGrid>
      <w:tr w:rsidR="006C3158" w:rsidRPr="009149FF" w14:paraId="0E28CA1C" w14:textId="77777777" w:rsidTr="009149FF">
        <w:trPr>
          <w:trHeight w:val="271"/>
        </w:trPr>
        <w:tc>
          <w:tcPr>
            <w:tcW w:w="4829" w:type="dxa"/>
          </w:tcPr>
          <w:p w14:paraId="006C8624" w14:textId="5C5B4F8C" w:rsidR="006C3158" w:rsidRPr="009149FF" w:rsidRDefault="00142B78">
            <w:pPr>
              <w:pStyle w:val="TableParagraph"/>
              <w:spacing w:before="0" w:line="311" w:lineRule="exact"/>
              <w:ind w:left="57"/>
              <w:rPr>
                <w:b/>
                <w:sz w:val="32"/>
                <w:szCs w:val="32"/>
              </w:rPr>
            </w:pPr>
            <w:r w:rsidRPr="009149FF">
              <w:rPr>
                <w:b/>
                <w:sz w:val="32"/>
                <w:szCs w:val="32"/>
              </w:rPr>
              <w:t>KOLLI LAKSHMI GAYATHRI</w:t>
            </w:r>
          </w:p>
        </w:tc>
        <w:tc>
          <w:tcPr>
            <w:tcW w:w="2491" w:type="dxa"/>
          </w:tcPr>
          <w:p w14:paraId="5E62C4E7" w14:textId="788276F5" w:rsidR="006C3158" w:rsidRPr="009149FF" w:rsidRDefault="00142B78" w:rsidP="009149FF">
            <w:pPr>
              <w:pStyle w:val="TableParagraph"/>
              <w:spacing w:before="0" w:line="311" w:lineRule="exact"/>
              <w:ind w:right="50"/>
              <w:jc w:val="center"/>
              <w:rPr>
                <w:b/>
                <w:sz w:val="32"/>
                <w:szCs w:val="32"/>
              </w:rPr>
            </w:pPr>
            <w:r w:rsidRPr="009149FF">
              <w:rPr>
                <w:b/>
                <w:sz w:val="32"/>
                <w:szCs w:val="32"/>
              </w:rPr>
              <w:t>(721121104021)</w:t>
            </w:r>
          </w:p>
        </w:tc>
      </w:tr>
      <w:tr w:rsidR="006C3158" w:rsidRPr="009149FF" w14:paraId="2BDE51C8" w14:textId="77777777" w:rsidTr="009149FF">
        <w:trPr>
          <w:trHeight w:val="573"/>
        </w:trPr>
        <w:tc>
          <w:tcPr>
            <w:tcW w:w="4829" w:type="dxa"/>
          </w:tcPr>
          <w:p w14:paraId="4DDE3A3C" w14:textId="0E515995" w:rsidR="006C3158" w:rsidRPr="009149FF" w:rsidRDefault="009149FF" w:rsidP="009149FF">
            <w:pPr>
              <w:pStyle w:val="TableParagraph"/>
              <w:spacing w:before="120"/>
              <w:rPr>
                <w:b/>
                <w:sz w:val="32"/>
                <w:szCs w:val="32"/>
              </w:rPr>
            </w:pPr>
            <w:r w:rsidRPr="009149FF">
              <w:rPr>
                <w:b/>
                <w:sz w:val="32"/>
                <w:szCs w:val="32"/>
              </w:rPr>
              <w:t xml:space="preserve"> </w:t>
            </w:r>
            <w:r w:rsidR="00142B78" w:rsidRPr="009149FF">
              <w:rPr>
                <w:b/>
                <w:sz w:val="32"/>
                <w:szCs w:val="32"/>
              </w:rPr>
              <w:t>CHOKKA VENKATESHWARULU</w:t>
            </w:r>
          </w:p>
        </w:tc>
        <w:tc>
          <w:tcPr>
            <w:tcW w:w="2491" w:type="dxa"/>
          </w:tcPr>
          <w:p w14:paraId="616CF420" w14:textId="7C702AD2" w:rsidR="006C3158" w:rsidRPr="009149FF" w:rsidRDefault="00000000" w:rsidP="009149FF">
            <w:pPr>
              <w:pStyle w:val="TableParagraph"/>
              <w:spacing w:before="120"/>
              <w:ind w:right="50"/>
              <w:jc w:val="center"/>
              <w:rPr>
                <w:b/>
                <w:sz w:val="32"/>
                <w:szCs w:val="32"/>
              </w:rPr>
            </w:pPr>
            <w:r w:rsidRPr="009149FF">
              <w:rPr>
                <w:b/>
                <w:spacing w:val="-2"/>
                <w:sz w:val="32"/>
                <w:szCs w:val="32"/>
              </w:rPr>
              <w:t>(72112</w:t>
            </w:r>
            <w:r w:rsidR="00BC1C9A" w:rsidRPr="009149FF">
              <w:rPr>
                <w:b/>
                <w:spacing w:val="-2"/>
                <w:sz w:val="32"/>
                <w:szCs w:val="32"/>
              </w:rPr>
              <w:t>11040</w:t>
            </w:r>
            <w:r w:rsidR="00142B78" w:rsidRPr="009149FF">
              <w:rPr>
                <w:b/>
                <w:spacing w:val="-2"/>
                <w:sz w:val="32"/>
                <w:szCs w:val="32"/>
              </w:rPr>
              <w:t>05</w:t>
            </w:r>
            <w:r w:rsidRPr="009149FF">
              <w:rPr>
                <w:b/>
                <w:spacing w:val="-2"/>
                <w:sz w:val="32"/>
                <w:szCs w:val="32"/>
              </w:rPr>
              <w:t>)</w:t>
            </w:r>
          </w:p>
        </w:tc>
      </w:tr>
      <w:tr w:rsidR="006C3158" w:rsidRPr="009149FF" w14:paraId="6A15696E" w14:textId="77777777" w:rsidTr="009149FF">
        <w:trPr>
          <w:trHeight w:val="551"/>
        </w:trPr>
        <w:tc>
          <w:tcPr>
            <w:tcW w:w="4829" w:type="dxa"/>
          </w:tcPr>
          <w:p w14:paraId="0AF43D8D" w14:textId="2975553C" w:rsidR="006C3158" w:rsidRPr="009149FF" w:rsidRDefault="00142B78">
            <w:pPr>
              <w:pStyle w:val="TableParagraph"/>
              <w:spacing w:before="120"/>
              <w:ind w:left="50"/>
              <w:rPr>
                <w:b/>
                <w:sz w:val="32"/>
                <w:szCs w:val="32"/>
              </w:rPr>
            </w:pPr>
            <w:r w:rsidRPr="009149FF">
              <w:rPr>
                <w:b/>
                <w:sz w:val="32"/>
                <w:szCs w:val="32"/>
              </w:rPr>
              <w:t>PULIBANDLA MALLIKARJUNA RAO</w:t>
            </w:r>
          </w:p>
        </w:tc>
        <w:tc>
          <w:tcPr>
            <w:tcW w:w="2491" w:type="dxa"/>
          </w:tcPr>
          <w:p w14:paraId="56EA002C" w14:textId="1ADA4DED" w:rsidR="006C3158" w:rsidRPr="009149FF" w:rsidRDefault="00000000" w:rsidP="009149FF">
            <w:pPr>
              <w:pStyle w:val="TableParagraph"/>
              <w:spacing w:before="120"/>
              <w:ind w:right="47"/>
              <w:jc w:val="center"/>
              <w:rPr>
                <w:b/>
                <w:sz w:val="32"/>
                <w:szCs w:val="32"/>
              </w:rPr>
            </w:pPr>
            <w:r w:rsidRPr="009149FF">
              <w:rPr>
                <w:b/>
                <w:spacing w:val="-2"/>
                <w:sz w:val="32"/>
                <w:szCs w:val="32"/>
              </w:rPr>
              <w:t>(72112</w:t>
            </w:r>
            <w:r w:rsidR="00BC1C9A" w:rsidRPr="009149FF">
              <w:rPr>
                <w:b/>
                <w:spacing w:val="-2"/>
                <w:sz w:val="32"/>
                <w:szCs w:val="32"/>
              </w:rPr>
              <w:t>11040</w:t>
            </w:r>
            <w:r w:rsidR="00142B78" w:rsidRPr="009149FF">
              <w:rPr>
                <w:b/>
                <w:spacing w:val="-2"/>
                <w:sz w:val="32"/>
                <w:szCs w:val="32"/>
              </w:rPr>
              <w:t>39</w:t>
            </w:r>
            <w:r w:rsidRPr="009149FF">
              <w:rPr>
                <w:b/>
                <w:spacing w:val="-2"/>
                <w:sz w:val="32"/>
                <w:szCs w:val="32"/>
              </w:rPr>
              <w:t>)</w:t>
            </w:r>
          </w:p>
        </w:tc>
      </w:tr>
      <w:tr w:rsidR="006C3158" w:rsidRPr="009149FF" w14:paraId="6D0B3602" w14:textId="77777777" w:rsidTr="009149FF">
        <w:trPr>
          <w:trHeight w:val="420"/>
        </w:trPr>
        <w:tc>
          <w:tcPr>
            <w:tcW w:w="4829" w:type="dxa"/>
          </w:tcPr>
          <w:p w14:paraId="527A8BCF" w14:textId="6D10F161" w:rsidR="006C3158" w:rsidRPr="009149FF" w:rsidRDefault="00142B78">
            <w:pPr>
              <w:pStyle w:val="TableParagraph"/>
              <w:spacing w:before="98" w:line="302" w:lineRule="exact"/>
              <w:ind w:left="50"/>
              <w:rPr>
                <w:b/>
                <w:sz w:val="32"/>
                <w:szCs w:val="32"/>
              </w:rPr>
            </w:pPr>
            <w:r w:rsidRPr="009149FF">
              <w:rPr>
                <w:b/>
                <w:sz w:val="32"/>
                <w:szCs w:val="32"/>
              </w:rPr>
              <w:t>BONUMUKKALA SRINIVASA REDDY</w:t>
            </w:r>
          </w:p>
        </w:tc>
        <w:tc>
          <w:tcPr>
            <w:tcW w:w="2491" w:type="dxa"/>
          </w:tcPr>
          <w:p w14:paraId="42525ECA" w14:textId="129FE8AF" w:rsidR="006C3158" w:rsidRPr="009149FF" w:rsidRDefault="00000000" w:rsidP="009149FF">
            <w:pPr>
              <w:pStyle w:val="TableParagraph"/>
              <w:spacing w:before="98" w:line="302" w:lineRule="exact"/>
              <w:ind w:right="47"/>
              <w:jc w:val="center"/>
              <w:rPr>
                <w:b/>
                <w:sz w:val="32"/>
                <w:szCs w:val="32"/>
              </w:rPr>
            </w:pPr>
            <w:r w:rsidRPr="009149FF">
              <w:rPr>
                <w:b/>
                <w:spacing w:val="-2"/>
                <w:sz w:val="32"/>
                <w:szCs w:val="32"/>
              </w:rPr>
              <w:t>(72112</w:t>
            </w:r>
            <w:r w:rsidR="00BC1C9A" w:rsidRPr="009149FF">
              <w:rPr>
                <w:b/>
                <w:spacing w:val="-2"/>
                <w:sz w:val="32"/>
                <w:szCs w:val="32"/>
              </w:rPr>
              <w:t>11040</w:t>
            </w:r>
            <w:r w:rsidR="00142B78" w:rsidRPr="009149FF">
              <w:rPr>
                <w:b/>
                <w:spacing w:val="-2"/>
                <w:sz w:val="32"/>
                <w:szCs w:val="32"/>
              </w:rPr>
              <w:t>03</w:t>
            </w:r>
            <w:r w:rsidRPr="009149FF">
              <w:rPr>
                <w:b/>
                <w:spacing w:val="-2"/>
                <w:sz w:val="32"/>
                <w:szCs w:val="32"/>
              </w:rPr>
              <w:t>)</w:t>
            </w:r>
          </w:p>
        </w:tc>
      </w:tr>
    </w:tbl>
    <w:p w14:paraId="6223E7A1" w14:textId="77777777" w:rsidR="006C3158" w:rsidRDefault="006C3158">
      <w:pPr>
        <w:pStyle w:val="BodyText"/>
        <w:spacing w:before="275"/>
        <w:ind w:left="0"/>
        <w:rPr>
          <w:b/>
          <w:i/>
          <w:sz w:val="28"/>
        </w:rPr>
      </w:pPr>
    </w:p>
    <w:p w14:paraId="167A03E7" w14:textId="77777777" w:rsidR="006C3158" w:rsidRPr="009149FF" w:rsidRDefault="00000000">
      <w:pPr>
        <w:ind w:left="992" w:right="704"/>
        <w:jc w:val="center"/>
        <w:rPr>
          <w:b/>
          <w:bCs/>
          <w:i/>
          <w:sz w:val="28"/>
          <w:szCs w:val="28"/>
        </w:rPr>
      </w:pPr>
      <w:r w:rsidRPr="009149FF">
        <w:rPr>
          <w:b/>
          <w:bCs/>
          <w:i/>
          <w:spacing w:val="-2"/>
          <w:sz w:val="28"/>
          <w:szCs w:val="28"/>
        </w:rPr>
        <w:t>in</w:t>
      </w:r>
      <w:r w:rsidRPr="009149FF">
        <w:rPr>
          <w:b/>
          <w:bCs/>
          <w:i/>
          <w:spacing w:val="-20"/>
          <w:sz w:val="28"/>
          <w:szCs w:val="28"/>
        </w:rPr>
        <w:t xml:space="preserve"> </w:t>
      </w:r>
      <w:r w:rsidRPr="009149FF">
        <w:rPr>
          <w:b/>
          <w:bCs/>
          <w:i/>
          <w:spacing w:val="-2"/>
          <w:sz w:val="28"/>
          <w:szCs w:val="28"/>
        </w:rPr>
        <w:t>partial</w:t>
      </w:r>
      <w:r w:rsidRPr="009149FF">
        <w:rPr>
          <w:b/>
          <w:bCs/>
          <w:i/>
          <w:spacing w:val="-17"/>
          <w:sz w:val="28"/>
          <w:szCs w:val="28"/>
        </w:rPr>
        <w:t xml:space="preserve"> </w:t>
      </w:r>
      <w:r w:rsidRPr="009149FF">
        <w:rPr>
          <w:b/>
          <w:bCs/>
          <w:i/>
          <w:spacing w:val="-2"/>
          <w:sz w:val="28"/>
          <w:szCs w:val="28"/>
        </w:rPr>
        <w:t>fulfillment</w:t>
      </w:r>
      <w:r w:rsidRPr="009149FF">
        <w:rPr>
          <w:b/>
          <w:bCs/>
          <w:i/>
          <w:spacing w:val="-19"/>
          <w:sz w:val="28"/>
          <w:szCs w:val="28"/>
        </w:rPr>
        <w:t xml:space="preserve"> </w:t>
      </w:r>
      <w:r w:rsidRPr="009149FF">
        <w:rPr>
          <w:b/>
          <w:bCs/>
          <w:i/>
          <w:spacing w:val="-2"/>
          <w:sz w:val="28"/>
          <w:szCs w:val="28"/>
        </w:rPr>
        <w:t>for</w:t>
      </w:r>
      <w:r w:rsidRPr="009149FF">
        <w:rPr>
          <w:b/>
          <w:bCs/>
          <w:i/>
          <w:spacing w:val="-12"/>
          <w:sz w:val="28"/>
          <w:szCs w:val="28"/>
        </w:rPr>
        <w:t xml:space="preserve"> </w:t>
      </w:r>
      <w:r w:rsidRPr="009149FF">
        <w:rPr>
          <w:b/>
          <w:bCs/>
          <w:i/>
          <w:spacing w:val="-2"/>
          <w:sz w:val="28"/>
          <w:szCs w:val="28"/>
        </w:rPr>
        <w:t>the</w:t>
      </w:r>
      <w:r w:rsidRPr="009149FF">
        <w:rPr>
          <w:b/>
          <w:bCs/>
          <w:i/>
          <w:spacing w:val="-18"/>
          <w:sz w:val="28"/>
          <w:szCs w:val="28"/>
        </w:rPr>
        <w:t xml:space="preserve"> </w:t>
      </w:r>
      <w:r w:rsidRPr="009149FF">
        <w:rPr>
          <w:b/>
          <w:bCs/>
          <w:i/>
          <w:spacing w:val="-2"/>
          <w:sz w:val="28"/>
          <w:szCs w:val="28"/>
        </w:rPr>
        <w:t>award</w:t>
      </w:r>
      <w:r w:rsidRPr="009149FF">
        <w:rPr>
          <w:b/>
          <w:bCs/>
          <w:i/>
          <w:spacing w:val="-7"/>
          <w:sz w:val="28"/>
          <w:szCs w:val="28"/>
        </w:rPr>
        <w:t xml:space="preserve"> </w:t>
      </w:r>
      <w:r w:rsidRPr="009149FF">
        <w:rPr>
          <w:b/>
          <w:bCs/>
          <w:i/>
          <w:spacing w:val="-2"/>
          <w:sz w:val="28"/>
          <w:szCs w:val="28"/>
        </w:rPr>
        <w:t>of</w:t>
      </w:r>
      <w:r w:rsidRPr="009149FF">
        <w:rPr>
          <w:b/>
          <w:bCs/>
          <w:i/>
          <w:spacing w:val="-19"/>
          <w:sz w:val="28"/>
          <w:szCs w:val="28"/>
        </w:rPr>
        <w:t xml:space="preserve"> </w:t>
      </w:r>
      <w:r w:rsidRPr="009149FF">
        <w:rPr>
          <w:b/>
          <w:bCs/>
          <w:i/>
          <w:spacing w:val="-2"/>
          <w:sz w:val="28"/>
          <w:szCs w:val="28"/>
        </w:rPr>
        <w:t>the</w:t>
      </w:r>
      <w:r w:rsidRPr="009149FF">
        <w:rPr>
          <w:b/>
          <w:bCs/>
          <w:i/>
          <w:spacing w:val="-18"/>
          <w:sz w:val="28"/>
          <w:szCs w:val="28"/>
        </w:rPr>
        <w:t xml:space="preserve"> </w:t>
      </w:r>
      <w:r w:rsidRPr="009149FF">
        <w:rPr>
          <w:b/>
          <w:bCs/>
          <w:i/>
          <w:spacing w:val="-2"/>
          <w:sz w:val="28"/>
          <w:szCs w:val="28"/>
        </w:rPr>
        <w:t>degree</w:t>
      </w:r>
    </w:p>
    <w:p w14:paraId="61F4646C" w14:textId="77777777" w:rsidR="006C3158" w:rsidRPr="009149FF" w:rsidRDefault="00000000">
      <w:pPr>
        <w:spacing w:before="298"/>
        <w:ind w:left="985" w:right="706"/>
        <w:jc w:val="center"/>
        <w:rPr>
          <w:b/>
          <w:bCs/>
          <w:i/>
          <w:sz w:val="28"/>
          <w:szCs w:val="28"/>
        </w:rPr>
      </w:pPr>
      <w:r w:rsidRPr="009149FF">
        <w:rPr>
          <w:b/>
          <w:bCs/>
          <w:i/>
          <w:spacing w:val="-5"/>
          <w:sz w:val="28"/>
          <w:szCs w:val="28"/>
        </w:rPr>
        <w:t>of</w:t>
      </w:r>
    </w:p>
    <w:p w14:paraId="77BD6337" w14:textId="77777777" w:rsidR="006C3158" w:rsidRPr="009149FF" w:rsidRDefault="00000000">
      <w:pPr>
        <w:spacing w:before="298"/>
        <w:ind w:left="985" w:right="709"/>
        <w:jc w:val="center"/>
        <w:rPr>
          <w:b/>
          <w:sz w:val="32"/>
          <w:szCs w:val="32"/>
        </w:rPr>
      </w:pPr>
      <w:r w:rsidRPr="009149FF">
        <w:rPr>
          <w:b/>
          <w:sz w:val="32"/>
          <w:szCs w:val="32"/>
        </w:rPr>
        <w:t>BACHELOR</w:t>
      </w:r>
      <w:r w:rsidRPr="009149FF">
        <w:rPr>
          <w:b/>
          <w:spacing w:val="35"/>
          <w:sz w:val="32"/>
          <w:szCs w:val="32"/>
        </w:rPr>
        <w:t xml:space="preserve"> </w:t>
      </w:r>
      <w:r w:rsidRPr="009149FF">
        <w:rPr>
          <w:b/>
          <w:sz w:val="32"/>
          <w:szCs w:val="32"/>
        </w:rPr>
        <w:t>OF</w:t>
      </w:r>
      <w:r w:rsidRPr="009149FF">
        <w:rPr>
          <w:b/>
          <w:spacing w:val="19"/>
          <w:sz w:val="32"/>
          <w:szCs w:val="32"/>
        </w:rPr>
        <w:t xml:space="preserve"> </w:t>
      </w:r>
      <w:r w:rsidRPr="009149FF">
        <w:rPr>
          <w:b/>
          <w:spacing w:val="-2"/>
          <w:sz w:val="32"/>
          <w:szCs w:val="32"/>
        </w:rPr>
        <w:t>ENGINEERING</w:t>
      </w:r>
    </w:p>
    <w:p w14:paraId="379428F8" w14:textId="77777777" w:rsidR="006C3158" w:rsidRDefault="006C3158">
      <w:pPr>
        <w:pStyle w:val="BodyText"/>
        <w:spacing w:before="22"/>
        <w:ind w:left="0"/>
        <w:rPr>
          <w:b/>
          <w:sz w:val="31"/>
        </w:rPr>
      </w:pPr>
    </w:p>
    <w:p w14:paraId="49F492D3" w14:textId="534104BC" w:rsidR="006C3158" w:rsidRPr="009149FF" w:rsidRDefault="009149FF" w:rsidP="009149FF">
      <w:pPr>
        <w:spacing w:before="1"/>
        <w:ind w:left="993" w:right="704"/>
        <w:jc w:val="center"/>
        <w:rPr>
          <w:b/>
          <w:iCs/>
          <w:sz w:val="28"/>
          <w:lang w:val="en-IN"/>
        </w:rPr>
      </w:pPr>
      <w:r w:rsidRPr="009149FF">
        <w:rPr>
          <w:b/>
          <w:i/>
          <w:iCs/>
          <w:sz w:val="28"/>
        </w:rPr>
        <w:t>in</w:t>
      </w:r>
      <w:r w:rsidRPr="009149FF">
        <w:rPr>
          <w:b/>
          <w:iCs/>
          <w:sz w:val="28"/>
          <w:lang w:val="en-IN"/>
        </w:rPr>
        <w:t xml:space="preserve"> </w:t>
      </w:r>
    </w:p>
    <w:p w14:paraId="46B19599" w14:textId="77777777" w:rsidR="006C3158" w:rsidRDefault="006C3158">
      <w:pPr>
        <w:pStyle w:val="BodyText"/>
        <w:spacing w:before="16"/>
        <w:ind w:left="0"/>
        <w:rPr>
          <w:b/>
          <w:i/>
          <w:sz w:val="28"/>
        </w:rPr>
      </w:pPr>
    </w:p>
    <w:p w14:paraId="25C4EC78" w14:textId="77777777" w:rsidR="006C3158" w:rsidRDefault="00000000">
      <w:pPr>
        <w:ind w:left="994" w:right="704"/>
        <w:jc w:val="center"/>
        <w:rPr>
          <w:b/>
          <w:sz w:val="28"/>
        </w:rPr>
      </w:pPr>
      <w:r>
        <w:rPr>
          <w:b/>
          <w:spacing w:val="-4"/>
          <w:sz w:val="28"/>
        </w:rPr>
        <w:t>COMPUTER</w:t>
      </w:r>
      <w:r>
        <w:rPr>
          <w:b/>
          <w:spacing w:val="1"/>
          <w:sz w:val="28"/>
        </w:rPr>
        <w:t xml:space="preserve"> </w:t>
      </w:r>
      <w:r>
        <w:rPr>
          <w:b/>
          <w:spacing w:val="-4"/>
          <w:sz w:val="28"/>
        </w:rPr>
        <w:t>SCIENCE</w:t>
      </w:r>
      <w:r>
        <w:rPr>
          <w:b/>
          <w:spacing w:val="-14"/>
          <w:sz w:val="28"/>
        </w:rPr>
        <w:t xml:space="preserve"> </w:t>
      </w:r>
      <w:r>
        <w:rPr>
          <w:b/>
          <w:spacing w:val="-4"/>
          <w:sz w:val="28"/>
        </w:rPr>
        <w:t>AND</w:t>
      </w:r>
      <w:r>
        <w:rPr>
          <w:b/>
          <w:spacing w:val="-9"/>
          <w:sz w:val="28"/>
        </w:rPr>
        <w:t xml:space="preserve"> </w:t>
      </w:r>
      <w:r>
        <w:rPr>
          <w:b/>
          <w:spacing w:val="-4"/>
          <w:sz w:val="28"/>
        </w:rPr>
        <w:t>ENGINEERING</w:t>
      </w:r>
    </w:p>
    <w:p w14:paraId="0EB081ED" w14:textId="77777777" w:rsidR="006C3158" w:rsidRDefault="006C3158">
      <w:pPr>
        <w:pStyle w:val="BodyText"/>
        <w:ind w:left="0"/>
        <w:rPr>
          <w:b/>
          <w:sz w:val="28"/>
        </w:rPr>
      </w:pPr>
    </w:p>
    <w:p w14:paraId="24751BC5" w14:textId="77777777" w:rsidR="006C3158" w:rsidRDefault="006C3158">
      <w:pPr>
        <w:pStyle w:val="BodyText"/>
        <w:spacing w:before="181"/>
        <w:ind w:left="0"/>
        <w:rPr>
          <w:b/>
          <w:sz w:val="28"/>
        </w:rPr>
      </w:pPr>
    </w:p>
    <w:p w14:paraId="3BB710A9" w14:textId="77777777" w:rsidR="006C3158" w:rsidRPr="009149FF" w:rsidRDefault="00000000">
      <w:pPr>
        <w:spacing w:before="1" w:line="362" w:lineRule="auto"/>
        <w:ind w:left="985" w:right="704"/>
        <w:jc w:val="center"/>
        <w:rPr>
          <w:b/>
          <w:sz w:val="28"/>
          <w:szCs w:val="28"/>
        </w:rPr>
      </w:pPr>
      <w:r w:rsidRPr="009149FF">
        <w:rPr>
          <w:b/>
          <w:sz w:val="28"/>
          <w:szCs w:val="28"/>
        </w:rPr>
        <w:t>STUDY</w:t>
      </w:r>
      <w:r w:rsidRPr="009149FF">
        <w:rPr>
          <w:b/>
          <w:spacing w:val="-19"/>
          <w:sz w:val="28"/>
          <w:szCs w:val="28"/>
        </w:rPr>
        <w:t xml:space="preserve"> </w:t>
      </w:r>
      <w:r w:rsidRPr="009149FF">
        <w:rPr>
          <w:b/>
          <w:sz w:val="28"/>
          <w:szCs w:val="28"/>
        </w:rPr>
        <w:t>WORLD</w:t>
      </w:r>
      <w:r w:rsidRPr="009149FF">
        <w:rPr>
          <w:b/>
          <w:spacing w:val="-18"/>
          <w:sz w:val="28"/>
          <w:szCs w:val="28"/>
        </w:rPr>
        <w:t xml:space="preserve"> </w:t>
      </w:r>
      <w:r w:rsidRPr="009149FF">
        <w:rPr>
          <w:b/>
          <w:sz w:val="28"/>
          <w:szCs w:val="28"/>
        </w:rPr>
        <w:t>COLLEGE</w:t>
      </w:r>
      <w:r w:rsidRPr="009149FF">
        <w:rPr>
          <w:b/>
          <w:spacing w:val="-23"/>
          <w:sz w:val="28"/>
          <w:szCs w:val="28"/>
        </w:rPr>
        <w:t xml:space="preserve"> </w:t>
      </w:r>
      <w:r w:rsidRPr="009149FF">
        <w:rPr>
          <w:b/>
          <w:sz w:val="28"/>
          <w:szCs w:val="28"/>
        </w:rPr>
        <w:t>OF</w:t>
      </w:r>
      <w:r w:rsidRPr="009149FF">
        <w:rPr>
          <w:b/>
          <w:spacing w:val="-18"/>
          <w:sz w:val="28"/>
          <w:szCs w:val="28"/>
        </w:rPr>
        <w:t xml:space="preserve"> </w:t>
      </w:r>
      <w:r w:rsidRPr="009149FF">
        <w:rPr>
          <w:b/>
          <w:sz w:val="28"/>
          <w:szCs w:val="28"/>
        </w:rPr>
        <w:t>ENGINEERING COIMBATORE 641 105</w:t>
      </w:r>
    </w:p>
    <w:p w14:paraId="7906F0CB" w14:textId="77777777" w:rsidR="006C3158" w:rsidRDefault="006C3158">
      <w:pPr>
        <w:pStyle w:val="BodyText"/>
        <w:spacing w:before="173"/>
        <w:ind w:left="0"/>
        <w:rPr>
          <w:b/>
          <w:sz w:val="28"/>
        </w:rPr>
      </w:pPr>
    </w:p>
    <w:p w14:paraId="1A508DF0" w14:textId="77777777" w:rsidR="006C3158" w:rsidRDefault="00000000" w:rsidP="009149FF">
      <w:pPr>
        <w:pStyle w:val="Heading3"/>
        <w:spacing w:before="0" w:line="360" w:lineRule="auto"/>
        <w:ind w:left="985" w:right="704"/>
        <w:jc w:val="center"/>
      </w:pPr>
      <w:r>
        <w:t>ANNA</w:t>
      </w:r>
      <w:r>
        <w:rPr>
          <w:spacing w:val="6"/>
        </w:rPr>
        <w:t xml:space="preserve"> </w:t>
      </w:r>
      <w:r>
        <w:t>UNIVERSITY:</w:t>
      </w:r>
      <w:r>
        <w:rPr>
          <w:spacing w:val="27"/>
        </w:rPr>
        <w:t xml:space="preserve"> </w:t>
      </w:r>
      <w:r>
        <w:t>CHENNAI</w:t>
      </w:r>
      <w:r>
        <w:rPr>
          <w:spacing w:val="2"/>
        </w:rPr>
        <w:t xml:space="preserve"> </w:t>
      </w:r>
      <w:r>
        <w:t>600</w:t>
      </w:r>
      <w:r>
        <w:rPr>
          <w:spacing w:val="9"/>
        </w:rPr>
        <w:t xml:space="preserve"> </w:t>
      </w:r>
      <w:r>
        <w:rPr>
          <w:spacing w:val="-5"/>
        </w:rPr>
        <w:t>025</w:t>
      </w:r>
    </w:p>
    <w:p w14:paraId="1C5086D2" w14:textId="77777777" w:rsidR="009149FF" w:rsidRDefault="009149FF" w:rsidP="009149FF">
      <w:pPr>
        <w:ind w:right="704"/>
        <w:rPr>
          <w:b/>
          <w:sz w:val="28"/>
        </w:rPr>
      </w:pPr>
      <w:r>
        <w:rPr>
          <w:b/>
          <w:sz w:val="28"/>
        </w:rPr>
        <w:t xml:space="preserve">                                                             </w:t>
      </w:r>
    </w:p>
    <w:p w14:paraId="0E1F0C1E" w14:textId="3B8CAE40" w:rsidR="006C3158" w:rsidRDefault="009149FF" w:rsidP="009149FF">
      <w:pPr>
        <w:ind w:right="704"/>
        <w:rPr>
          <w:b/>
          <w:sz w:val="28"/>
        </w:rPr>
      </w:pPr>
      <w:r>
        <w:rPr>
          <w:b/>
          <w:sz w:val="28"/>
        </w:rPr>
        <w:t xml:space="preserve">                                                               MAY</w:t>
      </w:r>
      <w:r>
        <w:rPr>
          <w:b/>
          <w:spacing w:val="40"/>
          <w:sz w:val="28"/>
        </w:rPr>
        <w:t xml:space="preserve"> </w:t>
      </w:r>
      <w:r>
        <w:rPr>
          <w:b/>
          <w:spacing w:val="-4"/>
          <w:sz w:val="28"/>
        </w:rPr>
        <w:t>202</w:t>
      </w:r>
      <w:r w:rsidR="00BC1C9A">
        <w:rPr>
          <w:b/>
          <w:spacing w:val="-4"/>
          <w:sz w:val="28"/>
        </w:rPr>
        <w:t>5</w:t>
      </w:r>
    </w:p>
    <w:p w14:paraId="5820896E" w14:textId="77777777" w:rsidR="006C3158" w:rsidRDefault="006C3158">
      <w:pPr>
        <w:jc w:val="center"/>
        <w:rPr>
          <w:b/>
          <w:sz w:val="28"/>
        </w:rPr>
        <w:sectPr w:rsidR="006C3158">
          <w:type w:val="continuous"/>
          <w:pgSz w:w="11930" w:h="16860"/>
          <w:pgMar w:top="1480" w:right="1275" w:bottom="280" w:left="992" w:header="720" w:footer="720" w:gutter="0"/>
          <w:cols w:space="720"/>
        </w:sectPr>
      </w:pPr>
    </w:p>
    <w:p w14:paraId="73451314" w14:textId="77777777" w:rsidR="006C3158" w:rsidRDefault="00000000" w:rsidP="009149FF">
      <w:pPr>
        <w:pStyle w:val="Heading2"/>
        <w:spacing w:before="58" w:line="648" w:lineRule="auto"/>
        <w:ind w:left="2645" w:hanging="935"/>
      </w:pPr>
      <w:r>
        <w:lastRenderedPageBreak/>
        <w:t>ANNA</w:t>
      </w:r>
      <w:r>
        <w:rPr>
          <w:spacing w:val="-23"/>
        </w:rPr>
        <w:t xml:space="preserve"> </w:t>
      </w:r>
      <w:r>
        <w:t>UNIVERSITY</w:t>
      </w:r>
      <w:r>
        <w:rPr>
          <w:spacing w:val="-22"/>
        </w:rPr>
        <w:t xml:space="preserve"> </w:t>
      </w:r>
      <w:r>
        <w:t>:</w:t>
      </w:r>
      <w:r>
        <w:rPr>
          <w:spacing w:val="-23"/>
        </w:rPr>
        <w:t xml:space="preserve"> </w:t>
      </w:r>
      <w:r>
        <w:t>CHENNAI</w:t>
      </w:r>
      <w:r>
        <w:rPr>
          <w:spacing w:val="-24"/>
        </w:rPr>
        <w:t xml:space="preserve"> </w:t>
      </w:r>
      <w:r>
        <w:t>600</w:t>
      </w:r>
      <w:r>
        <w:rPr>
          <w:spacing w:val="-22"/>
        </w:rPr>
        <w:t xml:space="preserve"> </w:t>
      </w:r>
      <w:r>
        <w:t xml:space="preserve">025 </w:t>
      </w:r>
      <w:r w:rsidRPr="009149FF">
        <w:rPr>
          <w:sz w:val="32"/>
          <w:szCs w:val="32"/>
        </w:rPr>
        <w:t>BONAFIDE CERTIFICATE</w:t>
      </w:r>
    </w:p>
    <w:p w14:paraId="7D7E562A" w14:textId="5A609C8E" w:rsidR="006C3158" w:rsidRPr="009149FF" w:rsidRDefault="00000000" w:rsidP="00BC1C9A">
      <w:pPr>
        <w:spacing w:before="28" w:line="360" w:lineRule="auto"/>
        <w:ind w:left="448" w:right="155" w:firstLine="715"/>
        <w:jc w:val="both"/>
        <w:rPr>
          <w:spacing w:val="-2"/>
          <w:sz w:val="28"/>
          <w:szCs w:val="28"/>
        </w:rPr>
      </w:pPr>
      <w:r w:rsidRPr="009149FF">
        <w:rPr>
          <w:sz w:val="28"/>
          <w:szCs w:val="28"/>
        </w:rPr>
        <w:t xml:space="preserve">Certified that this project report </w:t>
      </w:r>
      <w:r w:rsidRPr="009149FF">
        <w:rPr>
          <w:b/>
          <w:sz w:val="28"/>
          <w:szCs w:val="28"/>
        </w:rPr>
        <w:t>“</w:t>
      </w:r>
      <w:r w:rsidR="00DA6A79" w:rsidRPr="009149FF">
        <w:rPr>
          <w:rFonts w:eastAsiaTheme="majorEastAsia"/>
          <w:b/>
          <w:bCs/>
          <w:color w:val="000000" w:themeColor="text1"/>
          <w:kern w:val="24"/>
          <w:sz w:val="28"/>
          <w:szCs w:val="28"/>
        </w:rPr>
        <w:t xml:space="preserve">AGRICONNECT </w:t>
      </w:r>
      <w:r w:rsidR="00142B78" w:rsidRPr="009149FF">
        <w:rPr>
          <w:rFonts w:eastAsiaTheme="majorEastAsia"/>
          <w:b/>
          <w:bCs/>
          <w:color w:val="000000" w:themeColor="text1"/>
          <w:kern w:val="24"/>
          <w:sz w:val="28"/>
          <w:szCs w:val="28"/>
        </w:rPr>
        <w:t>:Maximizing Crop Value Through Direct Consumer Connections</w:t>
      </w:r>
      <w:r w:rsidR="006C5193" w:rsidRPr="009149FF">
        <w:rPr>
          <w:b/>
          <w:sz w:val="28"/>
          <w:szCs w:val="28"/>
        </w:rPr>
        <w:t>”</w:t>
      </w:r>
      <w:r w:rsidRPr="009149FF">
        <w:rPr>
          <w:b/>
          <w:sz w:val="28"/>
          <w:szCs w:val="28"/>
        </w:rPr>
        <w:t xml:space="preserve"> </w:t>
      </w:r>
      <w:r w:rsidRPr="009149FF">
        <w:rPr>
          <w:sz w:val="28"/>
          <w:szCs w:val="28"/>
        </w:rPr>
        <w:t>is the bonafide work of “</w:t>
      </w:r>
      <w:r w:rsidR="00142B78" w:rsidRPr="009149FF">
        <w:rPr>
          <w:b/>
          <w:sz w:val="28"/>
          <w:szCs w:val="28"/>
        </w:rPr>
        <w:t>KOLLI LAKSHMI GAYATHRI</w:t>
      </w:r>
      <w:r w:rsidRPr="009149FF">
        <w:rPr>
          <w:b/>
          <w:sz w:val="28"/>
          <w:szCs w:val="28"/>
        </w:rPr>
        <w:t xml:space="preserve"> (</w:t>
      </w:r>
      <w:r w:rsidR="00142B78" w:rsidRPr="009149FF">
        <w:rPr>
          <w:b/>
          <w:sz w:val="28"/>
          <w:szCs w:val="28"/>
        </w:rPr>
        <w:t>721121104021</w:t>
      </w:r>
      <w:r w:rsidRPr="009149FF">
        <w:rPr>
          <w:b/>
          <w:sz w:val="28"/>
          <w:szCs w:val="28"/>
        </w:rPr>
        <w:t xml:space="preserve">), </w:t>
      </w:r>
      <w:r w:rsidR="00142B78" w:rsidRPr="009149FF">
        <w:rPr>
          <w:b/>
          <w:sz w:val="28"/>
          <w:szCs w:val="28"/>
        </w:rPr>
        <w:t xml:space="preserve">CHOKKA </w:t>
      </w:r>
      <w:r w:rsidR="00BC1C9A" w:rsidRPr="009149FF">
        <w:rPr>
          <w:b/>
          <w:sz w:val="28"/>
          <w:szCs w:val="28"/>
        </w:rPr>
        <w:t>VENKATESH</w:t>
      </w:r>
      <w:r w:rsidR="00142B78" w:rsidRPr="009149FF">
        <w:rPr>
          <w:b/>
          <w:sz w:val="28"/>
          <w:szCs w:val="28"/>
        </w:rPr>
        <w:t>WARULU</w:t>
      </w:r>
      <w:r w:rsidRPr="009149FF">
        <w:rPr>
          <w:b/>
          <w:sz w:val="28"/>
          <w:szCs w:val="28"/>
        </w:rPr>
        <w:t>(72112</w:t>
      </w:r>
      <w:r w:rsidR="00BC1C9A" w:rsidRPr="009149FF">
        <w:rPr>
          <w:b/>
          <w:sz w:val="28"/>
          <w:szCs w:val="28"/>
        </w:rPr>
        <w:t>11040</w:t>
      </w:r>
      <w:r w:rsidR="00142B78" w:rsidRPr="009149FF">
        <w:rPr>
          <w:b/>
          <w:sz w:val="28"/>
          <w:szCs w:val="28"/>
        </w:rPr>
        <w:t>05</w:t>
      </w:r>
      <w:r w:rsidRPr="009149FF">
        <w:rPr>
          <w:b/>
          <w:sz w:val="28"/>
          <w:szCs w:val="28"/>
        </w:rPr>
        <w:t>),</w:t>
      </w:r>
      <w:r w:rsidR="00142B78" w:rsidRPr="009149FF">
        <w:rPr>
          <w:b/>
          <w:sz w:val="28"/>
          <w:szCs w:val="28"/>
        </w:rPr>
        <w:t>PULIBANDLA</w:t>
      </w:r>
      <w:r w:rsidR="005B4BC7" w:rsidRPr="009149FF">
        <w:rPr>
          <w:b/>
          <w:sz w:val="28"/>
          <w:szCs w:val="28"/>
        </w:rPr>
        <w:t xml:space="preserve"> </w:t>
      </w:r>
      <w:r w:rsidR="00142B78" w:rsidRPr="009149FF">
        <w:rPr>
          <w:b/>
          <w:sz w:val="28"/>
          <w:szCs w:val="28"/>
        </w:rPr>
        <w:t>MALLIKARJUNA RAO</w:t>
      </w:r>
      <w:r w:rsidRPr="009149FF">
        <w:rPr>
          <w:b/>
          <w:sz w:val="28"/>
          <w:szCs w:val="28"/>
        </w:rPr>
        <w:t>(72112</w:t>
      </w:r>
      <w:r w:rsidR="00BC1C9A" w:rsidRPr="009149FF">
        <w:rPr>
          <w:b/>
          <w:sz w:val="28"/>
          <w:szCs w:val="28"/>
        </w:rPr>
        <w:t>11040</w:t>
      </w:r>
      <w:r w:rsidR="00142B78" w:rsidRPr="009149FF">
        <w:rPr>
          <w:b/>
          <w:sz w:val="28"/>
          <w:szCs w:val="28"/>
        </w:rPr>
        <w:t>39</w:t>
      </w:r>
      <w:r w:rsidRPr="009149FF">
        <w:rPr>
          <w:b/>
          <w:sz w:val="28"/>
          <w:szCs w:val="28"/>
        </w:rPr>
        <w:t>)</w:t>
      </w:r>
      <w:r w:rsidRPr="009149FF">
        <w:rPr>
          <w:sz w:val="28"/>
          <w:szCs w:val="28"/>
        </w:rPr>
        <w:t>,</w:t>
      </w:r>
      <w:r w:rsidR="00142B78" w:rsidRPr="009149FF">
        <w:rPr>
          <w:b/>
          <w:sz w:val="28"/>
          <w:szCs w:val="28"/>
        </w:rPr>
        <w:t xml:space="preserve"> BONUMUKKALA SRINIVASA</w:t>
      </w:r>
      <w:r w:rsidR="00BC1C9A" w:rsidRPr="009149FF">
        <w:rPr>
          <w:b/>
          <w:sz w:val="28"/>
          <w:szCs w:val="28"/>
        </w:rPr>
        <w:t xml:space="preserve"> REDDY </w:t>
      </w:r>
      <w:r w:rsidRPr="009149FF">
        <w:rPr>
          <w:b/>
          <w:sz w:val="28"/>
          <w:szCs w:val="28"/>
        </w:rPr>
        <w:t>(72112</w:t>
      </w:r>
      <w:r w:rsidR="00BC1C9A" w:rsidRPr="009149FF">
        <w:rPr>
          <w:b/>
          <w:sz w:val="28"/>
          <w:szCs w:val="28"/>
        </w:rPr>
        <w:t>11040</w:t>
      </w:r>
      <w:r w:rsidR="00142B78" w:rsidRPr="009149FF">
        <w:rPr>
          <w:b/>
          <w:sz w:val="28"/>
          <w:szCs w:val="28"/>
        </w:rPr>
        <w:t>03</w:t>
      </w:r>
      <w:r w:rsidRPr="009149FF">
        <w:rPr>
          <w:b/>
          <w:sz w:val="28"/>
          <w:szCs w:val="28"/>
        </w:rPr>
        <w:t>)</w:t>
      </w:r>
      <w:r w:rsidRPr="009149FF">
        <w:rPr>
          <w:b/>
          <w:spacing w:val="-24"/>
          <w:sz w:val="28"/>
          <w:szCs w:val="28"/>
        </w:rPr>
        <w:t xml:space="preserve"> </w:t>
      </w:r>
      <w:r w:rsidRPr="009149FF">
        <w:rPr>
          <w:b/>
          <w:sz w:val="28"/>
          <w:szCs w:val="28"/>
        </w:rPr>
        <w:t>”</w:t>
      </w:r>
      <w:r w:rsidRPr="009149FF">
        <w:rPr>
          <w:sz w:val="28"/>
          <w:szCs w:val="28"/>
        </w:rPr>
        <w:t>Who</w:t>
      </w:r>
      <w:r w:rsidRPr="009149FF">
        <w:rPr>
          <w:spacing w:val="-18"/>
          <w:sz w:val="28"/>
          <w:szCs w:val="28"/>
        </w:rPr>
        <w:t xml:space="preserve"> </w:t>
      </w:r>
      <w:r w:rsidRPr="009149FF">
        <w:rPr>
          <w:sz w:val="28"/>
          <w:szCs w:val="28"/>
        </w:rPr>
        <w:t>carried</w:t>
      </w:r>
      <w:r w:rsidRPr="009149FF">
        <w:rPr>
          <w:spacing w:val="-17"/>
          <w:sz w:val="28"/>
          <w:szCs w:val="28"/>
        </w:rPr>
        <w:t xml:space="preserve"> </w:t>
      </w:r>
      <w:r w:rsidRPr="009149FF">
        <w:rPr>
          <w:sz w:val="28"/>
          <w:szCs w:val="28"/>
        </w:rPr>
        <w:t>out</w:t>
      </w:r>
      <w:r w:rsidRPr="009149FF">
        <w:rPr>
          <w:spacing w:val="-18"/>
          <w:sz w:val="28"/>
          <w:szCs w:val="28"/>
        </w:rPr>
        <w:t xml:space="preserve"> </w:t>
      </w:r>
      <w:r w:rsidRPr="009149FF">
        <w:rPr>
          <w:sz w:val="28"/>
          <w:szCs w:val="28"/>
        </w:rPr>
        <w:t>the</w:t>
      </w:r>
      <w:r w:rsidRPr="009149FF">
        <w:rPr>
          <w:spacing w:val="-11"/>
          <w:sz w:val="28"/>
          <w:szCs w:val="28"/>
        </w:rPr>
        <w:t xml:space="preserve"> </w:t>
      </w:r>
      <w:r w:rsidRPr="009149FF">
        <w:rPr>
          <w:sz w:val="28"/>
          <w:szCs w:val="28"/>
        </w:rPr>
        <w:t>project</w:t>
      </w:r>
      <w:r w:rsidRPr="009149FF">
        <w:rPr>
          <w:spacing w:val="-21"/>
          <w:sz w:val="28"/>
          <w:szCs w:val="28"/>
        </w:rPr>
        <w:t xml:space="preserve"> </w:t>
      </w:r>
      <w:r w:rsidRPr="009149FF">
        <w:rPr>
          <w:sz w:val="28"/>
          <w:szCs w:val="28"/>
        </w:rPr>
        <w:t>work</w:t>
      </w:r>
      <w:r w:rsidRPr="009149FF">
        <w:rPr>
          <w:spacing w:val="-8"/>
          <w:sz w:val="28"/>
          <w:szCs w:val="28"/>
        </w:rPr>
        <w:t xml:space="preserve"> </w:t>
      </w:r>
      <w:r w:rsidRPr="009149FF">
        <w:rPr>
          <w:sz w:val="28"/>
          <w:szCs w:val="28"/>
        </w:rPr>
        <w:t>under</w:t>
      </w:r>
      <w:r w:rsidRPr="009149FF">
        <w:rPr>
          <w:spacing w:val="2"/>
          <w:sz w:val="28"/>
          <w:szCs w:val="28"/>
        </w:rPr>
        <w:t xml:space="preserve"> </w:t>
      </w:r>
      <w:r w:rsidRPr="009149FF">
        <w:rPr>
          <w:sz w:val="28"/>
          <w:szCs w:val="28"/>
        </w:rPr>
        <w:t>my</w:t>
      </w:r>
      <w:r w:rsidRPr="009149FF">
        <w:rPr>
          <w:spacing w:val="-17"/>
          <w:sz w:val="28"/>
          <w:szCs w:val="28"/>
        </w:rPr>
        <w:t xml:space="preserve"> </w:t>
      </w:r>
      <w:r w:rsidRPr="009149FF">
        <w:rPr>
          <w:spacing w:val="-2"/>
          <w:sz w:val="28"/>
          <w:szCs w:val="28"/>
        </w:rPr>
        <w:t>supervision.</w:t>
      </w:r>
    </w:p>
    <w:p w14:paraId="36FF02C9" w14:textId="77777777" w:rsidR="005B4BC7" w:rsidRPr="009149FF" w:rsidRDefault="005B4BC7" w:rsidP="00BC1C9A">
      <w:pPr>
        <w:spacing w:before="28" w:line="360" w:lineRule="auto"/>
        <w:ind w:left="448" w:right="155" w:firstLine="715"/>
        <w:jc w:val="both"/>
        <w:rPr>
          <w:b/>
          <w:bCs/>
          <w:sz w:val="28"/>
          <w:szCs w:val="28"/>
        </w:rPr>
      </w:pPr>
    </w:p>
    <w:p w14:paraId="72BC8496" w14:textId="03DBDCB1" w:rsidR="006C3158" w:rsidRPr="009149FF" w:rsidRDefault="005B4BC7">
      <w:pPr>
        <w:pStyle w:val="BodyText"/>
        <w:ind w:left="0"/>
        <w:rPr>
          <w:b/>
          <w:bCs/>
          <w:sz w:val="28"/>
          <w:szCs w:val="28"/>
        </w:rPr>
      </w:pPr>
      <w:r w:rsidRPr="009149FF">
        <w:rPr>
          <w:sz w:val="28"/>
          <w:szCs w:val="28"/>
        </w:rPr>
        <w:t xml:space="preserve">                                      </w:t>
      </w:r>
      <w:r w:rsidRPr="009149FF">
        <w:rPr>
          <w:b/>
          <w:bCs/>
          <w:sz w:val="28"/>
          <w:szCs w:val="28"/>
        </w:rPr>
        <w:t>CS3811 PROJECT WORK</w:t>
      </w:r>
    </w:p>
    <w:p w14:paraId="45376E18" w14:textId="77777777" w:rsidR="006C3158" w:rsidRPr="009149FF" w:rsidRDefault="006C3158">
      <w:pPr>
        <w:pStyle w:val="BodyText"/>
        <w:ind w:left="0"/>
        <w:rPr>
          <w:sz w:val="28"/>
          <w:szCs w:val="28"/>
        </w:rPr>
      </w:pPr>
    </w:p>
    <w:p w14:paraId="7A877571" w14:textId="77777777" w:rsidR="006C3158" w:rsidRDefault="006C3158">
      <w:pPr>
        <w:pStyle w:val="BodyText"/>
        <w:ind w:left="0"/>
        <w:rPr>
          <w:sz w:val="28"/>
        </w:rPr>
      </w:pPr>
    </w:p>
    <w:p w14:paraId="1798B0CB" w14:textId="77777777" w:rsidR="005B4BC7" w:rsidRDefault="005B4BC7">
      <w:pPr>
        <w:pStyle w:val="BodyText"/>
        <w:ind w:left="0"/>
        <w:rPr>
          <w:sz w:val="28"/>
        </w:rPr>
      </w:pPr>
    </w:p>
    <w:p w14:paraId="67575D7E" w14:textId="77777777" w:rsidR="006C3158" w:rsidRDefault="006C3158">
      <w:pPr>
        <w:pStyle w:val="BodyText"/>
        <w:ind w:left="0"/>
        <w:rPr>
          <w:sz w:val="28"/>
        </w:rPr>
      </w:pPr>
    </w:p>
    <w:p w14:paraId="35EFBBB2" w14:textId="77777777" w:rsidR="006C3158" w:rsidRDefault="006C3158">
      <w:pPr>
        <w:pStyle w:val="BodyText"/>
        <w:spacing w:before="318"/>
        <w:ind w:left="0"/>
        <w:rPr>
          <w:sz w:val="28"/>
        </w:rPr>
      </w:pPr>
    </w:p>
    <w:p w14:paraId="490059B4" w14:textId="01F47303" w:rsidR="006C3158" w:rsidRDefault="00000000">
      <w:pPr>
        <w:tabs>
          <w:tab w:val="left" w:pos="5201"/>
        </w:tabs>
        <w:ind w:left="448"/>
        <w:rPr>
          <w:b/>
          <w:sz w:val="23"/>
        </w:rPr>
      </w:pPr>
      <w:r>
        <w:rPr>
          <w:b/>
          <w:spacing w:val="-2"/>
          <w:w w:val="105"/>
          <w:sz w:val="23"/>
        </w:rPr>
        <w:t>SIGNATURE</w:t>
      </w:r>
      <w:r>
        <w:rPr>
          <w:b/>
          <w:sz w:val="23"/>
        </w:rPr>
        <w:tab/>
      </w:r>
      <w:r w:rsidR="006C5193">
        <w:rPr>
          <w:b/>
          <w:sz w:val="23"/>
        </w:rPr>
        <w:t xml:space="preserve">               </w:t>
      </w:r>
      <w:r>
        <w:rPr>
          <w:b/>
          <w:spacing w:val="-2"/>
          <w:w w:val="105"/>
          <w:sz w:val="23"/>
        </w:rPr>
        <w:t>SIGNATURE</w:t>
      </w:r>
    </w:p>
    <w:p w14:paraId="2D7E3784" w14:textId="381B6354" w:rsidR="006C3158" w:rsidRDefault="009149FF">
      <w:pPr>
        <w:tabs>
          <w:tab w:val="left" w:pos="5189"/>
        </w:tabs>
        <w:spacing w:before="132"/>
        <w:ind w:left="448"/>
        <w:rPr>
          <w:b/>
          <w:sz w:val="24"/>
        </w:rPr>
      </w:pPr>
      <w:r>
        <w:rPr>
          <w:b/>
          <w:sz w:val="24"/>
        </w:rPr>
        <w:t>Mr.</w:t>
      </w:r>
      <w:r>
        <w:rPr>
          <w:b/>
          <w:spacing w:val="-5"/>
          <w:sz w:val="24"/>
        </w:rPr>
        <w:t xml:space="preserve"> </w:t>
      </w:r>
      <w:r>
        <w:rPr>
          <w:b/>
          <w:sz w:val="24"/>
        </w:rPr>
        <w:t>S.GANESH,</w:t>
      </w:r>
      <w:r>
        <w:rPr>
          <w:b/>
          <w:spacing w:val="-3"/>
          <w:sz w:val="24"/>
        </w:rPr>
        <w:t xml:space="preserve"> </w:t>
      </w:r>
      <w:r>
        <w:rPr>
          <w:b/>
          <w:sz w:val="24"/>
        </w:rPr>
        <w:t>M.E.,</w:t>
      </w:r>
      <w:r>
        <w:rPr>
          <w:b/>
          <w:spacing w:val="-7"/>
          <w:sz w:val="24"/>
        </w:rPr>
        <w:t xml:space="preserve"> </w:t>
      </w:r>
      <w:r>
        <w:rPr>
          <w:b/>
          <w:spacing w:val="-2"/>
          <w:sz w:val="24"/>
        </w:rPr>
        <w:t>(Ph.D)</w:t>
      </w:r>
      <w:r>
        <w:rPr>
          <w:b/>
          <w:sz w:val="24"/>
        </w:rPr>
        <w:tab/>
      </w:r>
      <w:r w:rsidR="006C5193">
        <w:rPr>
          <w:b/>
          <w:sz w:val="24"/>
        </w:rPr>
        <w:t xml:space="preserve">              </w:t>
      </w:r>
      <w:r w:rsidRPr="009149FF">
        <w:rPr>
          <w:b/>
          <w:sz w:val="24"/>
        </w:rPr>
        <w:t>Mr.S. PADMANABAN</w:t>
      </w:r>
      <w:r w:rsidR="005B4BC7">
        <w:rPr>
          <w:b/>
          <w:sz w:val="24"/>
        </w:rPr>
        <w:tab/>
      </w:r>
    </w:p>
    <w:p w14:paraId="5E2496B9" w14:textId="56EBFBB4" w:rsidR="006C3158" w:rsidRPr="003673B6" w:rsidRDefault="009149FF" w:rsidP="003673B6">
      <w:pPr>
        <w:tabs>
          <w:tab w:val="left" w:pos="5189"/>
        </w:tabs>
        <w:spacing w:before="137"/>
        <w:ind w:left="448"/>
        <w:rPr>
          <w:b/>
          <w:sz w:val="24"/>
        </w:rPr>
      </w:pPr>
      <w:r w:rsidRPr="009149FF">
        <w:rPr>
          <w:b/>
          <w:bCs/>
        </w:rPr>
        <w:t xml:space="preserve">HEAD OF THE DEPARTMENT   </w:t>
      </w:r>
      <w:r w:rsidR="006C5193">
        <w:t xml:space="preserve">              </w:t>
      </w:r>
      <w:r w:rsidR="003673B6" w:rsidRPr="003673B6">
        <w:rPr>
          <w:b/>
          <w:sz w:val="24"/>
        </w:rPr>
        <w:t xml:space="preserve"> </w:t>
      </w:r>
      <w:r>
        <w:rPr>
          <w:b/>
          <w:sz w:val="24"/>
        </w:rPr>
        <w:t xml:space="preserve">           </w:t>
      </w:r>
      <w:r w:rsidR="000C7CCF">
        <w:rPr>
          <w:b/>
          <w:sz w:val="24"/>
        </w:rPr>
        <w:t xml:space="preserve">  </w:t>
      </w:r>
      <w:r>
        <w:rPr>
          <w:b/>
          <w:sz w:val="24"/>
        </w:rPr>
        <w:t xml:space="preserve"> </w:t>
      </w:r>
      <w:r w:rsidRPr="005B4BC7">
        <w:rPr>
          <w:b/>
          <w:bCs/>
        </w:rPr>
        <w:t>FACULTY INCHARGE</w:t>
      </w:r>
      <w:r w:rsidR="000C7CCF">
        <w:rPr>
          <w:b/>
          <w:bCs/>
        </w:rPr>
        <w:t>-</w:t>
      </w:r>
      <w:r w:rsidRPr="005B4BC7">
        <w:rPr>
          <w:b/>
          <w:bCs/>
        </w:rPr>
        <w:t>PROJECT</w:t>
      </w:r>
      <w:r>
        <w:rPr>
          <w:b/>
          <w:bCs/>
        </w:rPr>
        <w:t xml:space="preserve"> </w:t>
      </w:r>
      <w:r w:rsidRPr="005B4BC7">
        <w:rPr>
          <w:b/>
          <w:bCs/>
        </w:rPr>
        <w:t>WORK</w:t>
      </w:r>
    </w:p>
    <w:p w14:paraId="3CB713E5" w14:textId="4E7E2B66" w:rsidR="006C3158" w:rsidRDefault="00000000" w:rsidP="003673B6">
      <w:pPr>
        <w:tabs>
          <w:tab w:val="left" w:pos="5189"/>
        </w:tabs>
        <w:spacing w:before="137"/>
        <w:ind w:left="448" w:right="-237"/>
        <w:rPr>
          <w:b/>
          <w:sz w:val="24"/>
        </w:rPr>
      </w:pPr>
      <w:r>
        <w:rPr>
          <w:sz w:val="24"/>
        </w:rPr>
        <w:t>Dept.</w:t>
      </w:r>
      <w:r>
        <w:rPr>
          <w:spacing w:val="-6"/>
          <w:sz w:val="24"/>
        </w:rPr>
        <w:t xml:space="preserve"> </w:t>
      </w:r>
      <w:r>
        <w:rPr>
          <w:sz w:val="24"/>
        </w:rPr>
        <w:t>of</w:t>
      </w:r>
      <w:r>
        <w:rPr>
          <w:spacing w:val="-7"/>
          <w:sz w:val="24"/>
        </w:rPr>
        <w:t xml:space="preserve"> </w:t>
      </w:r>
      <w:r>
        <w:rPr>
          <w:sz w:val="24"/>
        </w:rPr>
        <w:t>Computer</w:t>
      </w:r>
      <w:r>
        <w:rPr>
          <w:spacing w:val="-8"/>
          <w:sz w:val="24"/>
        </w:rPr>
        <w:t xml:space="preserve"> </w:t>
      </w:r>
      <w:r>
        <w:rPr>
          <w:sz w:val="24"/>
        </w:rPr>
        <w:t>Science</w:t>
      </w:r>
      <w:r>
        <w:rPr>
          <w:spacing w:val="-6"/>
          <w:sz w:val="24"/>
        </w:rPr>
        <w:t xml:space="preserve"> </w:t>
      </w:r>
      <w:r>
        <w:rPr>
          <w:sz w:val="24"/>
        </w:rPr>
        <w:t xml:space="preserve">and </w:t>
      </w:r>
      <w:r>
        <w:rPr>
          <w:spacing w:val="-4"/>
          <w:sz w:val="24"/>
        </w:rPr>
        <w:t>Engg</w:t>
      </w:r>
      <w:r>
        <w:rPr>
          <w:sz w:val="24"/>
        </w:rPr>
        <w:tab/>
      </w:r>
      <w:r w:rsidR="006C5193">
        <w:rPr>
          <w:sz w:val="24"/>
        </w:rPr>
        <w:t xml:space="preserve">             </w:t>
      </w:r>
      <w:r w:rsidR="003673B6">
        <w:t>Dept.</w:t>
      </w:r>
      <w:r w:rsidR="003673B6">
        <w:rPr>
          <w:spacing w:val="-15"/>
        </w:rPr>
        <w:t xml:space="preserve"> </w:t>
      </w:r>
      <w:r w:rsidR="003673B6">
        <w:t>of</w:t>
      </w:r>
      <w:r w:rsidR="003673B6">
        <w:rPr>
          <w:spacing w:val="-15"/>
        </w:rPr>
        <w:t xml:space="preserve"> </w:t>
      </w:r>
      <w:r w:rsidR="003673B6">
        <w:t>Computer</w:t>
      </w:r>
      <w:r w:rsidR="003673B6">
        <w:rPr>
          <w:spacing w:val="-15"/>
        </w:rPr>
        <w:t xml:space="preserve"> </w:t>
      </w:r>
      <w:r w:rsidR="003673B6">
        <w:t>Science</w:t>
      </w:r>
      <w:r w:rsidR="003673B6">
        <w:rPr>
          <w:spacing w:val="-15"/>
        </w:rPr>
        <w:t xml:space="preserve"> </w:t>
      </w:r>
      <w:r w:rsidR="003673B6">
        <w:t>and</w:t>
      </w:r>
      <w:r w:rsidR="003673B6" w:rsidRPr="006C5193">
        <w:t xml:space="preserve"> </w:t>
      </w:r>
      <w:r w:rsidR="003673B6">
        <w:t>Engineering</w:t>
      </w:r>
      <w:r w:rsidR="005D490D">
        <w:t>,</w:t>
      </w:r>
    </w:p>
    <w:p w14:paraId="36EA0250" w14:textId="09BA633F" w:rsidR="005D490D" w:rsidRDefault="005D490D" w:rsidP="006C5193">
      <w:pPr>
        <w:pStyle w:val="BodyText"/>
        <w:tabs>
          <w:tab w:val="left" w:pos="5165"/>
        </w:tabs>
        <w:spacing w:before="139" w:line="364" w:lineRule="auto"/>
        <w:ind w:right="-777"/>
        <w:rPr>
          <w:sz w:val="26"/>
        </w:rPr>
      </w:pPr>
      <w:r>
        <w:t>Study World College Of Engineering,</w:t>
      </w:r>
      <w:r>
        <w:tab/>
      </w:r>
      <w:r w:rsidR="006C5193">
        <w:t xml:space="preserve">             </w:t>
      </w:r>
      <w:r>
        <w:t xml:space="preserve">Study World College Of Engineering,   Coimbatore </w:t>
      </w:r>
      <w:r>
        <w:rPr>
          <w:b/>
          <w:sz w:val="26"/>
        </w:rPr>
        <w:t xml:space="preserve">- </w:t>
      </w:r>
      <w:r>
        <w:rPr>
          <w:sz w:val="26"/>
        </w:rPr>
        <w:t>641 105</w:t>
      </w:r>
      <w:r>
        <w:rPr>
          <w:sz w:val="26"/>
        </w:rPr>
        <w:tab/>
      </w:r>
      <w:r w:rsidR="006C5193">
        <w:rPr>
          <w:sz w:val="26"/>
        </w:rPr>
        <w:t xml:space="preserve">           </w:t>
      </w:r>
      <w:r>
        <w:rPr>
          <w:sz w:val="26"/>
        </w:rPr>
        <w:t xml:space="preserve"> </w:t>
      </w:r>
      <w:r>
        <w:t xml:space="preserve">Coimbatore </w:t>
      </w:r>
      <w:r>
        <w:rPr>
          <w:b/>
          <w:sz w:val="26"/>
        </w:rPr>
        <w:t xml:space="preserve">- </w:t>
      </w:r>
      <w:r>
        <w:rPr>
          <w:sz w:val="26"/>
        </w:rPr>
        <w:t>641 105</w:t>
      </w:r>
    </w:p>
    <w:p w14:paraId="5683061E" w14:textId="3C9F554F" w:rsidR="006C3158" w:rsidRDefault="006C5193" w:rsidP="006C5193">
      <w:pPr>
        <w:pStyle w:val="BodyText"/>
        <w:tabs>
          <w:tab w:val="left" w:pos="5165"/>
        </w:tabs>
        <w:spacing w:before="139" w:line="364" w:lineRule="auto"/>
        <w:ind w:right="-777"/>
      </w:pPr>
      <w:r>
        <w:rPr>
          <w:sz w:val="26"/>
        </w:rPr>
        <w:t xml:space="preserve"> </w:t>
      </w:r>
    </w:p>
    <w:p w14:paraId="1D0505AB" w14:textId="77777777" w:rsidR="006C3158" w:rsidRDefault="006C3158">
      <w:pPr>
        <w:pStyle w:val="BodyText"/>
        <w:ind w:left="0"/>
      </w:pPr>
    </w:p>
    <w:p w14:paraId="64B73B4C" w14:textId="77777777" w:rsidR="006C3158" w:rsidRDefault="006C3158">
      <w:pPr>
        <w:pStyle w:val="BodyText"/>
        <w:ind w:left="0"/>
      </w:pPr>
    </w:p>
    <w:p w14:paraId="702392DF" w14:textId="5655AAFF" w:rsidR="006C3158" w:rsidRDefault="00F42337" w:rsidP="00F42337">
      <w:pPr>
        <w:pStyle w:val="BodyText"/>
        <w:ind w:left="0"/>
      </w:pPr>
      <w:r>
        <w:t xml:space="preserve">   Submitted</w:t>
      </w:r>
      <w:r>
        <w:rPr>
          <w:spacing w:val="-17"/>
        </w:rPr>
        <w:t xml:space="preserve"> </w:t>
      </w:r>
      <w:r>
        <w:t>for</w:t>
      </w:r>
      <w:r>
        <w:rPr>
          <w:spacing w:val="-16"/>
        </w:rPr>
        <w:t xml:space="preserve"> </w:t>
      </w:r>
      <w:r>
        <w:t>the</w:t>
      </w:r>
      <w:r>
        <w:rPr>
          <w:spacing w:val="-8"/>
        </w:rPr>
        <w:t xml:space="preserve"> </w:t>
      </w:r>
      <w:r>
        <w:t>university</w:t>
      </w:r>
      <w:r>
        <w:rPr>
          <w:spacing w:val="-14"/>
        </w:rPr>
        <w:t xml:space="preserve"> </w:t>
      </w:r>
      <w:r>
        <w:t>project</w:t>
      </w:r>
      <w:r>
        <w:rPr>
          <w:spacing w:val="1"/>
        </w:rPr>
        <w:t xml:space="preserve"> </w:t>
      </w:r>
      <w:r>
        <w:t>viva</w:t>
      </w:r>
      <w:r>
        <w:rPr>
          <w:spacing w:val="-11"/>
        </w:rPr>
        <w:t xml:space="preserve"> </w:t>
      </w:r>
      <w:r>
        <w:t>voce</w:t>
      </w:r>
      <w:r>
        <w:rPr>
          <w:spacing w:val="-16"/>
        </w:rPr>
        <w:t xml:space="preserve"> </w:t>
      </w:r>
      <w:r>
        <w:t>examination</w:t>
      </w:r>
      <w:r>
        <w:rPr>
          <w:spacing w:val="-4"/>
        </w:rPr>
        <w:t xml:space="preserve"> </w:t>
      </w:r>
      <w:r>
        <w:t>held</w:t>
      </w:r>
      <w:r>
        <w:rPr>
          <w:spacing w:val="-4"/>
        </w:rPr>
        <w:t xml:space="preserve"> </w:t>
      </w:r>
      <w:r>
        <w:t>on</w:t>
      </w:r>
      <w:r>
        <w:rPr>
          <w:spacing w:val="31"/>
        </w:rPr>
        <w:t xml:space="preserve"> </w:t>
      </w:r>
      <w:r>
        <w:rPr>
          <w:spacing w:val="-2"/>
        </w:rPr>
        <w:t>…………………………</w:t>
      </w:r>
    </w:p>
    <w:p w14:paraId="1FC66807" w14:textId="77777777" w:rsidR="006C3158" w:rsidRDefault="006C3158">
      <w:pPr>
        <w:pStyle w:val="BodyText"/>
        <w:ind w:left="0"/>
      </w:pPr>
    </w:p>
    <w:p w14:paraId="1991A77E" w14:textId="77777777" w:rsidR="006C3158" w:rsidRDefault="006C3158">
      <w:pPr>
        <w:pStyle w:val="BodyText"/>
        <w:ind w:left="0"/>
      </w:pPr>
    </w:p>
    <w:p w14:paraId="5AC4C3E0" w14:textId="77777777" w:rsidR="006C3158" w:rsidRDefault="006C3158">
      <w:pPr>
        <w:pStyle w:val="BodyText"/>
        <w:spacing w:before="265"/>
        <w:ind w:left="0"/>
      </w:pPr>
    </w:p>
    <w:p w14:paraId="499B60DC" w14:textId="77777777" w:rsidR="006C3158" w:rsidRDefault="00000000">
      <w:pPr>
        <w:tabs>
          <w:tab w:val="left" w:pos="6252"/>
        </w:tabs>
        <w:ind w:left="448"/>
        <w:rPr>
          <w:b/>
          <w:sz w:val="28"/>
        </w:rPr>
      </w:pPr>
      <w:r>
        <w:rPr>
          <w:b/>
          <w:spacing w:val="-2"/>
          <w:sz w:val="28"/>
        </w:rPr>
        <w:t>INTERNAL</w:t>
      </w:r>
      <w:r>
        <w:rPr>
          <w:b/>
          <w:spacing w:val="-18"/>
          <w:sz w:val="28"/>
        </w:rPr>
        <w:t xml:space="preserve"> </w:t>
      </w:r>
      <w:r>
        <w:rPr>
          <w:b/>
          <w:spacing w:val="-2"/>
          <w:sz w:val="28"/>
        </w:rPr>
        <w:t>EXAMINER</w:t>
      </w:r>
      <w:r>
        <w:rPr>
          <w:b/>
          <w:sz w:val="28"/>
        </w:rPr>
        <w:tab/>
      </w:r>
      <w:r>
        <w:rPr>
          <w:b/>
          <w:spacing w:val="-2"/>
          <w:sz w:val="28"/>
        </w:rPr>
        <w:t>EXTERNAL</w:t>
      </w:r>
      <w:r>
        <w:rPr>
          <w:b/>
          <w:spacing w:val="-15"/>
          <w:sz w:val="28"/>
        </w:rPr>
        <w:t xml:space="preserve"> </w:t>
      </w:r>
      <w:r>
        <w:rPr>
          <w:b/>
          <w:spacing w:val="-2"/>
          <w:sz w:val="28"/>
        </w:rPr>
        <w:t>EXAMINER</w:t>
      </w:r>
    </w:p>
    <w:p w14:paraId="68DFB4C2" w14:textId="77777777" w:rsidR="006C3158" w:rsidRDefault="006C3158">
      <w:pPr>
        <w:rPr>
          <w:b/>
          <w:sz w:val="28"/>
        </w:rPr>
        <w:sectPr w:rsidR="006C3158">
          <w:footerReference w:type="default" r:id="rId10"/>
          <w:pgSz w:w="11930" w:h="16860"/>
          <w:pgMar w:top="1420" w:right="1275" w:bottom="1220" w:left="992" w:header="0" w:footer="1022" w:gutter="0"/>
          <w:pgNumType w:start="1"/>
          <w:cols w:space="720"/>
        </w:sectPr>
      </w:pPr>
    </w:p>
    <w:p w14:paraId="69265256" w14:textId="77777777" w:rsidR="006C3158" w:rsidRDefault="00000000">
      <w:pPr>
        <w:spacing w:before="71"/>
        <w:ind w:left="580"/>
        <w:jc w:val="center"/>
        <w:rPr>
          <w:b/>
          <w:spacing w:val="-2"/>
          <w:sz w:val="30"/>
        </w:rPr>
      </w:pPr>
      <w:r>
        <w:rPr>
          <w:b/>
          <w:spacing w:val="-2"/>
          <w:sz w:val="30"/>
        </w:rPr>
        <w:lastRenderedPageBreak/>
        <w:t>ACKNOWLEDGEMENT</w:t>
      </w:r>
    </w:p>
    <w:p w14:paraId="147BC546" w14:textId="77777777" w:rsidR="005B4BC7" w:rsidRDefault="005B4BC7">
      <w:pPr>
        <w:spacing w:before="71"/>
        <w:ind w:left="580"/>
        <w:jc w:val="center"/>
        <w:rPr>
          <w:b/>
          <w:sz w:val="30"/>
        </w:rPr>
      </w:pPr>
    </w:p>
    <w:p w14:paraId="7E31A19A" w14:textId="77777777" w:rsidR="006C3158" w:rsidRDefault="006C3158">
      <w:pPr>
        <w:pStyle w:val="BodyText"/>
        <w:spacing w:before="61"/>
        <w:ind w:left="0"/>
        <w:rPr>
          <w:b/>
          <w:sz w:val="30"/>
        </w:rPr>
      </w:pPr>
    </w:p>
    <w:p w14:paraId="1CF369E8" w14:textId="77777777" w:rsidR="005B4BC7" w:rsidRPr="000C7CCF" w:rsidRDefault="005B4BC7" w:rsidP="005B4BC7">
      <w:pPr>
        <w:spacing w:line="360" w:lineRule="auto"/>
        <w:ind w:left="835" w:right="602" w:firstLine="672"/>
        <w:rPr>
          <w:sz w:val="28"/>
          <w:szCs w:val="28"/>
        </w:rPr>
      </w:pPr>
      <w:r w:rsidRPr="000C7CCF">
        <w:rPr>
          <w:sz w:val="28"/>
          <w:szCs w:val="28"/>
        </w:rPr>
        <w:t xml:space="preserve">We would like to praise and thank our lord almighty without whose blessings this work would not have been done. </w:t>
      </w:r>
    </w:p>
    <w:p w14:paraId="4132A839" w14:textId="77777777" w:rsidR="005B4BC7" w:rsidRPr="000C7CCF" w:rsidRDefault="005B4BC7" w:rsidP="005B4BC7">
      <w:pPr>
        <w:spacing w:line="360" w:lineRule="auto"/>
        <w:ind w:left="835" w:right="602" w:firstLine="672"/>
        <w:rPr>
          <w:sz w:val="28"/>
          <w:szCs w:val="28"/>
        </w:rPr>
      </w:pPr>
      <w:r w:rsidRPr="000C7CCF">
        <w:rPr>
          <w:sz w:val="28"/>
          <w:szCs w:val="28"/>
        </w:rPr>
        <w:t xml:space="preserve">We wish to express our earnest great fulfillness to our beloved Chairperson, </w:t>
      </w:r>
      <w:r w:rsidRPr="000C7CCF">
        <w:rPr>
          <w:b/>
          <w:sz w:val="28"/>
          <w:szCs w:val="28"/>
        </w:rPr>
        <w:t xml:space="preserve">Dr. VIDYA VINOD </w:t>
      </w:r>
      <w:r w:rsidRPr="000C7CCF">
        <w:rPr>
          <w:sz w:val="28"/>
          <w:szCs w:val="28"/>
        </w:rPr>
        <w:t>for</w:t>
      </w:r>
      <w:r w:rsidRPr="000C7CCF">
        <w:rPr>
          <w:b/>
          <w:sz w:val="28"/>
          <w:szCs w:val="28"/>
        </w:rPr>
        <w:t xml:space="preserve"> </w:t>
      </w:r>
      <w:r w:rsidRPr="000C7CCF">
        <w:rPr>
          <w:sz w:val="28"/>
          <w:szCs w:val="28"/>
        </w:rPr>
        <w:t xml:space="preserve">her encouragement extended to us to complete this project work. </w:t>
      </w:r>
    </w:p>
    <w:p w14:paraId="4F6C5C5C" w14:textId="77777777" w:rsidR="005B4BC7" w:rsidRPr="000C7CCF" w:rsidRDefault="005B4BC7" w:rsidP="005B4BC7">
      <w:pPr>
        <w:spacing w:line="360" w:lineRule="auto"/>
        <w:ind w:left="835" w:right="602" w:firstLine="672"/>
        <w:rPr>
          <w:sz w:val="28"/>
          <w:szCs w:val="28"/>
        </w:rPr>
      </w:pPr>
      <w:r w:rsidRPr="000C7CCF">
        <w:rPr>
          <w:sz w:val="28"/>
          <w:szCs w:val="28"/>
        </w:rPr>
        <w:t xml:space="preserve">We express our sincere gratitude to our respected Principal and Chief Operating Officer </w:t>
      </w:r>
      <w:r w:rsidRPr="000C7CCF">
        <w:rPr>
          <w:b/>
          <w:sz w:val="28"/>
          <w:szCs w:val="28"/>
        </w:rPr>
        <w:t xml:space="preserve">Dr. P. GOMATHI, M.E., Ph.D., </w:t>
      </w:r>
      <w:r w:rsidRPr="000C7CCF">
        <w:rPr>
          <w:sz w:val="28"/>
          <w:szCs w:val="28"/>
        </w:rPr>
        <w:t xml:space="preserve">for her valuable guidance to carry out this project successfully. </w:t>
      </w:r>
    </w:p>
    <w:p w14:paraId="0B202478" w14:textId="77777777" w:rsidR="005B4BC7" w:rsidRPr="000C7CCF" w:rsidRDefault="005B4BC7" w:rsidP="005B4BC7">
      <w:pPr>
        <w:spacing w:after="131" w:line="360" w:lineRule="auto"/>
        <w:ind w:left="502" w:right="602"/>
        <w:rPr>
          <w:sz w:val="28"/>
          <w:szCs w:val="28"/>
        </w:rPr>
      </w:pPr>
      <w:r w:rsidRPr="000C7CCF">
        <w:rPr>
          <w:sz w:val="28"/>
          <w:szCs w:val="28"/>
        </w:rPr>
        <w:t xml:space="preserve">     We express our sincere thanks to our beloved Administrative Officer </w:t>
      </w:r>
    </w:p>
    <w:p w14:paraId="6B23CA69" w14:textId="77777777" w:rsidR="005B4BC7" w:rsidRPr="000C7CCF" w:rsidRDefault="005B4BC7" w:rsidP="005B4BC7">
      <w:pPr>
        <w:spacing w:line="360" w:lineRule="auto"/>
        <w:ind w:left="845" w:right="602"/>
        <w:rPr>
          <w:sz w:val="28"/>
          <w:szCs w:val="28"/>
        </w:rPr>
      </w:pPr>
      <w:r w:rsidRPr="000C7CCF">
        <w:rPr>
          <w:b/>
          <w:sz w:val="28"/>
          <w:szCs w:val="28"/>
        </w:rPr>
        <w:t>Mr. M. M. MANOHARAN</w:t>
      </w:r>
      <w:r w:rsidRPr="000C7CCF">
        <w:rPr>
          <w:sz w:val="28"/>
          <w:szCs w:val="28"/>
        </w:rPr>
        <w:t xml:space="preserve">, for his continuous encouragement and support to us to complete this project work. </w:t>
      </w:r>
    </w:p>
    <w:p w14:paraId="57190E89" w14:textId="77777777" w:rsidR="005B4BC7" w:rsidRPr="000C7CCF" w:rsidRDefault="005B4BC7" w:rsidP="005B4BC7">
      <w:pPr>
        <w:spacing w:after="3" w:line="360" w:lineRule="auto"/>
        <w:ind w:left="835" w:right="512" w:firstLine="763"/>
        <w:rPr>
          <w:sz w:val="28"/>
          <w:szCs w:val="28"/>
        </w:rPr>
      </w:pPr>
      <w:r w:rsidRPr="000C7CCF">
        <w:rPr>
          <w:sz w:val="28"/>
          <w:szCs w:val="28"/>
        </w:rPr>
        <w:t xml:space="preserve">We   express </w:t>
      </w:r>
      <w:r w:rsidRPr="000C7CCF">
        <w:rPr>
          <w:sz w:val="28"/>
          <w:szCs w:val="28"/>
        </w:rPr>
        <w:tab/>
        <w:t xml:space="preserve">our sincere thanks to our Head of the Department, </w:t>
      </w:r>
      <w:r w:rsidRPr="000C7CCF">
        <w:rPr>
          <w:b/>
          <w:sz w:val="28"/>
          <w:szCs w:val="28"/>
        </w:rPr>
        <w:t xml:space="preserve">Mr. S. GANESH, M.E., (Ph.D.) </w:t>
      </w:r>
      <w:r w:rsidRPr="000C7CCF">
        <w:rPr>
          <w:sz w:val="28"/>
          <w:szCs w:val="28"/>
        </w:rPr>
        <w:t xml:space="preserve">for his enthusiastic encouragement and involvement. </w:t>
      </w:r>
    </w:p>
    <w:p w14:paraId="774F894A" w14:textId="77777777" w:rsidR="005B4BC7" w:rsidRPr="000C7CCF" w:rsidRDefault="005B4BC7" w:rsidP="005B4BC7">
      <w:pPr>
        <w:spacing w:line="360" w:lineRule="auto"/>
        <w:ind w:left="835" w:right="602" w:firstLine="658"/>
        <w:rPr>
          <w:sz w:val="28"/>
          <w:szCs w:val="28"/>
        </w:rPr>
      </w:pPr>
      <w:r w:rsidRPr="000C7CCF">
        <w:rPr>
          <w:sz w:val="28"/>
          <w:szCs w:val="28"/>
        </w:rPr>
        <w:t xml:space="preserve">We express deep sense of gratitude to </w:t>
      </w:r>
      <w:r w:rsidRPr="000C7CCF">
        <w:rPr>
          <w:b/>
          <w:sz w:val="28"/>
          <w:szCs w:val="28"/>
        </w:rPr>
        <w:t xml:space="preserve">Mr. S. PADMANABHAN, </w:t>
      </w:r>
      <w:r w:rsidRPr="000C7CCF">
        <w:rPr>
          <w:sz w:val="28"/>
          <w:szCs w:val="28"/>
        </w:rPr>
        <w:t xml:space="preserve">Assistant Professor of Computer Science and Engineering Department for his initiative suggestions, valuable advice, and everlasting encouragement for the progress and successful completion of the project. </w:t>
      </w:r>
    </w:p>
    <w:p w14:paraId="4152CED3" w14:textId="77777777" w:rsidR="005B4BC7" w:rsidRPr="000C7CCF" w:rsidRDefault="005B4BC7" w:rsidP="005B4BC7">
      <w:pPr>
        <w:spacing w:line="360" w:lineRule="auto"/>
        <w:ind w:left="835" w:right="602" w:firstLine="758"/>
        <w:rPr>
          <w:sz w:val="28"/>
          <w:szCs w:val="28"/>
        </w:rPr>
      </w:pPr>
      <w:r w:rsidRPr="000C7CCF">
        <w:rPr>
          <w:sz w:val="28"/>
          <w:szCs w:val="28"/>
        </w:rPr>
        <w:t xml:space="preserve">We extend our special thanks to our staff members and technicians of Computer Science and Engineering Department for their consistent help in successfully completing the project work. </w:t>
      </w:r>
    </w:p>
    <w:p w14:paraId="20D540B5" w14:textId="77777777" w:rsidR="005B4BC7" w:rsidRPr="000C7CCF" w:rsidRDefault="005B4BC7" w:rsidP="005B4BC7">
      <w:pPr>
        <w:spacing w:line="360" w:lineRule="auto"/>
        <w:ind w:left="835" w:right="602" w:firstLine="763"/>
        <w:rPr>
          <w:sz w:val="28"/>
          <w:szCs w:val="28"/>
        </w:rPr>
      </w:pPr>
      <w:r w:rsidRPr="000C7CCF">
        <w:rPr>
          <w:sz w:val="28"/>
          <w:szCs w:val="28"/>
        </w:rPr>
        <w:t xml:space="preserve">Last but not least we thank our friends who enabled us to complete this project successfully. </w:t>
      </w:r>
    </w:p>
    <w:p w14:paraId="46ED3510" w14:textId="77777777" w:rsidR="006C3158" w:rsidRDefault="006C3158">
      <w:pPr>
        <w:spacing w:line="357" w:lineRule="auto"/>
        <w:jc w:val="both"/>
        <w:rPr>
          <w:sz w:val="28"/>
        </w:rPr>
        <w:sectPr w:rsidR="006C3158">
          <w:pgSz w:w="11930" w:h="16860"/>
          <w:pgMar w:top="1340" w:right="1275" w:bottom="1220" w:left="992" w:header="0" w:footer="1022" w:gutter="0"/>
          <w:cols w:space="720"/>
        </w:sectPr>
      </w:pPr>
    </w:p>
    <w:p w14:paraId="1519823A" w14:textId="77777777" w:rsidR="006C3158" w:rsidRDefault="00000000">
      <w:pPr>
        <w:spacing w:before="73"/>
        <w:ind w:left="990" w:right="704"/>
        <w:jc w:val="center"/>
        <w:rPr>
          <w:b/>
          <w:sz w:val="28"/>
        </w:rPr>
      </w:pPr>
      <w:r>
        <w:rPr>
          <w:b/>
          <w:spacing w:val="-2"/>
          <w:sz w:val="28"/>
        </w:rPr>
        <w:lastRenderedPageBreak/>
        <w:t>ABSTRACT</w:t>
      </w:r>
    </w:p>
    <w:p w14:paraId="4DFC740C" w14:textId="77777777" w:rsidR="00A016DB" w:rsidRDefault="00A016DB" w:rsidP="00F42337">
      <w:pPr>
        <w:spacing w:line="357" w:lineRule="auto"/>
        <w:jc w:val="both"/>
        <w:rPr>
          <w:sz w:val="28"/>
          <w:szCs w:val="28"/>
        </w:rPr>
      </w:pPr>
    </w:p>
    <w:p w14:paraId="36957205" w14:textId="77777777" w:rsidR="00B750B6" w:rsidRDefault="00B750B6" w:rsidP="00F42337">
      <w:pPr>
        <w:spacing w:line="357" w:lineRule="auto"/>
        <w:jc w:val="both"/>
        <w:rPr>
          <w:sz w:val="28"/>
          <w:szCs w:val="28"/>
        </w:rPr>
      </w:pPr>
    </w:p>
    <w:p w14:paraId="368DE09E" w14:textId="3DEAFABD" w:rsidR="00F42337" w:rsidRDefault="00A016DB" w:rsidP="005B4BC7">
      <w:pPr>
        <w:spacing w:line="360" w:lineRule="auto"/>
        <w:jc w:val="both"/>
        <w:rPr>
          <w:sz w:val="28"/>
          <w:szCs w:val="28"/>
        </w:rPr>
      </w:pPr>
      <w:r>
        <w:rPr>
          <w:sz w:val="28"/>
          <w:szCs w:val="28"/>
        </w:rPr>
        <w:t xml:space="preserve">                     </w:t>
      </w:r>
      <w:r w:rsidR="00F42337" w:rsidRPr="009006F9">
        <w:rPr>
          <w:sz w:val="28"/>
          <w:szCs w:val="28"/>
        </w:rPr>
        <w:t>Agriculture continues to play a pivotal role in the Indian economy, yet its supply chain is marred by inefficiencies caused primarily by the presence of intermediaries. These middlemen significantly diminish the income received by farmers while inflating the prices paid by consumers. In response to this persistent issue, the present project proposes the development of a web- and mobile-based application that facilitates direct interaction between farmers and consumers. The primary objective is to eliminate unnecessary intermediaries, thereby improving market transparency, ensuring fair pricing, and promoting inclusive digital agriculture.</w:t>
      </w:r>
    </w:p>
    <w:p w14:paraId="6A44F09E" w14:textId="77777777" w:rsidR="00A016DB" w:rsidRPr="009006F9" w:rsidRDefault="00A016DB" w:rsidP="005B4BC7">
      <w:pPr>
        <w:spacing w:line="360" w:lineRule="auto"/>
        <w:jc w:val="both"/>
        <w:rPr>
          <w:sz w:val="28"/>
          <w:szCs w:val="28"/>
        </w:rPr>
      </w:pPr>
    </w:p>
    <w:p w14:paraId="134FED32" w14:textId="384E7CF9" w:rsidR="00F42337" w:rsidRDefault="00F42337" w:rsidP="005B4BC7">
      <w:pPr>
        <w:spacing w:line="360" w:lineRule="auto"/>
        <w:jc w:val="both"/>
        <w:rPr>
          <w:sz w:val="28"/>
          <w:szCs w:val="28"/>
        </w:rPr>
      </w:pPr>
      <w:r w:rsidRPr="009006F9">
        <w:rPr>
          <w:sz w:val="28"/>
          <w:szCs w:val="28"/>
        </w:rPr>
        <w:t>The proposed system incorporates a modular architecture encompassing secure user registration and authentication, dynamic crop listing and management, geolocation-based crop search functionality, real-time crop hold/unhold operations, a messaging and notification subsystem, and optional payment integration. The application is developed using a modern full-stack approach: frontend technologies (HTML5, CSS3, JavaScript), backend logic implemented via Node.js or PHP, and a MySQL-based relational database. Emphasis is placed on data security, scalability, and intuitive user experience through the implementation of role-based access control, input validation, and RESTful APIs.</w:t>
      </w:r>
    </w:p>
    <w:p w14:paraId="37D71759" w14:textId="77777777" w:rsidR="00A016DB" w:rsidRPr="009006F9" w:rsidRDefault="00A016DB" w:rsidP="005B4BC7">
      <w:pPr>
        <w:spacing w:line="360" w:lineRule="auto"/>
        <w:jc w:val="both"/>
        <w:rPr>
          <w:sz w:val="28"/>
          <w:szCs w:val="28"/>
        </w:rPr>
      </w:pPr>
    </w:p>
    <w:p w14:paraId="70EBEE0E" w14:textId="7C4B4458" w:rsidR="00066E13" w:rsidRPr="009006F9" w:rsidRDefault="00F42337" w:rsidP="005B4BC7">
      <w:pPr>
        <w:spacing w:line="360" w:lineRule="auto"/>
        <w:jc w:val="both"/>
        <w:rPr>
          <w:sz w:val="28"/>
          <w:szCs w:val="28"/>
        </w:rPr>
      </w:pPr>
      <w:r w:rsidRPr="009006F9">
        <w:rPr>
          <w:sz w:val="28"/>
          <w:szCs w:val="28"/>
        </w:rPr>
        <w:t>Through rigorous black-box and user testing, the system demonstrates its ability to bridge the gap between rural producers and urban consumers efficiently. The platform promotes economic equity, minimizes food supply delays, and enhances the traceability of agricultural goods. This initiative not only exemplifies the application of modern web technologies in solving real-world socio-economic problems but also contributes to the broader vision of digital empowerment and sustainable rural development.</w:t>
      </w:r>
    </w:p>
    <w:p w14:paraId="572AB0B7" w14:textId="77777777" w:rsidR="00F42337" w:rsidRPr="009006F9" w:rsidRDefault="00F42337" w:rsidP="00F42337">
      <w:pPr>
        <w:spacing w:line="357" w:lineRule="auto"/>
        <w:jc w:val="both"/>
        <w:rPr>
          <w:sz w:val="28"/>
          <w:szCs w:val="28"/>
        </w:rPr>
      </w:pPr>
    </w:p>
    <w:p w14:paraId="0AF92BB0" w14:textId="77777777" w:rsidR="00DB6919" w:rsidRDefault="0060064F" w:rsidP="005B4BC7">
      <w:pPr>
        <w:spacing w:line="360" w:lineRule="auto"/>
        <w:rPr>
          <w:sz w:val="28"/>
          <w:szCs w:val="28"/>
        </w:rPr>
      </w:pPr>
      <w:r w:rsidRPr="009006F9">
        <w:rPr>
          <w:b/>
          <w:bCs/>
          <w:sz w:val="28"/>
          <w:szCs w:val="28"/>
        </w:rPr>
        <w:lastRenderedPageBreak/>
        <w:t>Keywords:</w:t>
      </w:r>
      <w:r w:rsidRPr="009006F9">
        <w:rPr>
          <w:sz w:val="28"/>
          <w:szCs w:val="28"/>
        </w:rPr>
        <w:t xml:space="preserve"> </w:t>
      </w:r>
    </w:p>
    <w:p w14:paraId="22900A87" w14:textId="77777777" w:rsidR="005B4BC7" w:rsidRDefault="005B4BC7" w:rsidP="005B4BC7">
      <w:pPr>
        <w:spacing w:line="360" w:lineRule="auto"/>
        <w:rPr>
          <w:sz w:val="28"/>
          <w:szCs w:val="28"/>
        </w:rPr>
      </w:pPr>
    </w:p>
    <w:p w14:paraId="54F5BE99" w14:textId="720E68C1" w:rsidR="00DB6919" w:rsidRPr="00DB6919" w:rsidRDefault="00DB6919" w:rsidP="005B4BC7">
      <w:pPr>
        <w:pStyle w:val="ListParagraph"/>
        <w:numPr>
          <w:ilvl w:val="0"/>
          <w:numId w:val="168"/>
        </w:numPr>
        <w:spacing w:line="360" w:lineRule="auto"/>
        <w:rPr>
          <w:sz w:val="28"/>
          <w:szCs w:val="28"/>
          <w:lang w:val="en-IN"/>
        </w:rPr>
      </w:pPr>
      <w:r w:rsidRPr="00DB6919">
        <w:rPr>
          <w:sz w:val="28"/>
          <w:szCs w:val="28"/>
          <w:lang w:val="en-IN"/>
        </w:rPr>
        <w:t>Farmer-to-Consumer</w:t>
      </w:r>
    </w:p>
    <w:p w14:paraId="729DE76B" w14:textId="6A93C428" w:rsidR="00DB6919" w:rsidRPr="00DB6919" w:rsidRDefault="00DB6919" w:rsidP="005B4BC7">
      <w:pPr>
        <w:pStyle w:val="ListParagraph"/>
        <w:numPr>
          <w:ilvl w:val="0"/>
          <w:numId w:val="168"/>
        </w:numPr>
        <w:spacing w:line="360" w:lineRule="auto"/>
        <w:rPr>
          <w:sz w:val="28"/>
          <w:szCs w:val="28"/>
          <w:lang w:val="en-IN"/>
        </w:rPr>
      </w:pPr>
      <w:r w:rsidRPr="00DB6919">
        <w:rPr>
          <w:sz w:val="28"/>
          <w:szCs w:val="28"/>
          <w:lang w:val="en-IN"/>
        </w:rPr>
        <w:t>Direct Market Access</w:t>
      </w:r>
    </w:p>
    <w:p w14:paraId="2EC3ED08" w14:textId="55FB8722" w:rsidR="00DB6919" w:rsidRPr="00DB6919" w:rsidRDefault="00DB6919" w:rsidP="005B4BC7">
      <w:pPr>
        <w:pStyle w:val="ListParagraph"/>
        <w:numPr>
          <w:ilvl w:val="0"/>
          <w:numId w:val="168"/>
        </w:numPr>
        <w:spacing w:line="360" w:lineRule="auto"/>
        <w:rPr>
          <w:sz w:val="28"/>
          <w:szCs w:val="28"/>
          <w:lang w:val="en-IN"/>
        </w:rPr>
      </w:pPr>
      <w:r w:rsidRPr="00DB6919">
        <w:rPr>
          <w:sz w:val="28"/>
          <w:szCs w:val="28"/>
          <w:lang w:val="en-IN"/>
        </w:rPr>
        <w:t>Agricultural eCommerce</w:t>
      </w:r>
    </w:p>
    <w:p w14:paraId="2D691ACF" w14:textId="70D5C03E" w:rsidR="00DB6919" w:rsidRPr="00DB6919" w:rsidRDefault="00DB6919" w:rsidP="005B4BC7">
      <w:pPr>
        <w:pStyle w:val="ListParagraph"/>
        <w:numPr>
          <w:ilvl w:val="0"/>
          <w:numId w:val="168"/>
        </w:numPr>
        <w:spacing w:line="360" w:lineRule="auto"/>
        <w:rPr>
          <w:sz w:val="28"/>
          <w:szCs w:val="28"/>
          <w:lang w:val="en-IN"/>
        </w:rPr>
      </w:pPr>
      <w:r w:rsidRPr="00DB6919">
        <w:rPr>
          <w:sz w:val="28"/>
          <w:szCs w:val="28"/>
          <w:lang w:val="en-IN"/>
        </w:rPr>
        <w:t>Crop Management System</w:t>
      </w:r>
    </w:p>
    <w:p w14:paraId="343634F1" w14:textId="509C4DC1" w:rsidR="00DB6919" w:rsidRPr="00DB6919" w:rsidRDefault="00DB6919" w:rsidP="005B4BC7">
      <w:pPr>
        <w:pStyle w:val="ListParagraph"/>
        <w:numPr>
          <w:ilvl w:val="0"/>
          <w:numId w:val="168"/>
        </w:numPr>
        <w:spacing w:line="360" w:lineRule="auto"/>
        <w:rPr>
          <w:sz w:val="28"/>
          <w:szCs w:val="28"/>
          <w:lang w:val="en-IN"/>
        </w:rPr>
      </w:pPr>
      <w:r w:rsidRPr="00DB6919">
        <w:rPr>
          <w:sz w:val="28"/>
          <w:szCs w:val="28"/>
          <w:lang w:val="en-IN"/>
        </w:rPr>
        <w:t>Online Agri-Platform</w:t>
      </w:r>
    </w:p>
    <w:p w14:paraId="1E99CECE" w14:textId="79939857" w:rsidR="00DB6919" w:rsidRPr="00DB6919" w:rsidRDefault="00DB6919" w:rsidP="005B4BC7">
      <w:pPr>
        <w:pStyle w:val="ListParagraph"/>
        <w:numPr>
          <w:ilvl w:val="0"/>
          <w:numId w:val="168"/>
        </w:numPr>
        <w:spacing w:line="360" w:lineRule="auto"/>
        <w:rPr>
          <w:sz w:val="28"/>
          <w:szCs w:val="28"/>
          <w:lang w:val="en-IN"/>
        </w:rPr>
      </w:pPr>
      <w:r w:rsidRPr="00DB6919">
        <w:rPr>
          <w:sz w:val="28"/>
          <w:szCs w:val="28"/>
          <w:lang w:val="en-IN"/>
        </w:rPr>
        <w:t>PHP Web Application</w:t>
      </w:r>
    </w:p>
    <w:p w14:paraId="0D9F72BB" w14:textId="537D5ACA" w:rsidR="00DB6919" w:rsidRPr="00DB6919" w:rsidRDefault="00DB6919" w:rsidP="005B4BC7">
      <w:pPr>
        <w:pStyle w:val="ListParagraph"/>
        <w:numPr>
          <w:ilvl w:val="0"/>
          <w:numId w:val="168"/>
        </w:numPr>
        <w:spacing w:line="360" w:lineRule="auto"/>
        <w:rPr>
          <w:sz w:val="28"/>
          <w:szCs w:val="28"/>
          <w:lang w:val="en-IN"/>
        </w:rPr>
      </w:pPr>
      <w:r w:rsidRPr="00DB6919">
        <w:rPr>
          <w:sz w:val="28"/>
          <w:szCs w:val="28"/>
          <w:lang w:val="en-IN"/>
        </w:rPr>
        <w:t>MySQL Database</w:t>
      </w:r>
    </w:p>
    <w:p w14:paraId="390124C2" w14:textId="07435537" w:rsidR="00DB6919" w:rsidRPr="00DB6919" w:rsidRDefault="00DB6919" w:rsidP="005B4BC7">
      <w:pPr>
        <w:pStyle w:val="ListParagraph"/>
        <w:numPr>
          <w:ilvl w:val="0"/>
          <w:numId w:val="168"/>
        </w:numPr>
        <w:spacing w:line="360" w:lineRule="auto"/>
        <w:rPr>
          <w:sz w:val="28"/>
          <w:szCs w:val="28"/>
          <w:lang w:val="en-IN"/>
        </w:rPr>
      </w:pPr>
      <w:r w:rsidRPr="00DB6919">
        <w:rPr>
          <w:sz w:val="28"/>
          <w:szCs w:val="28"/>
          <w:lang w:val="en-IN"/>
        </w:rPr>
        <w:t>Bootstrap UI</w:t>
      </w:r>
    </w:p>
    <w:p w14:paraId="7BEC027C" w14:textId="196D123C" w:rsidR="00DB6919" w:rsidRPr="00DB6919" w:rsidRDefault="00DB6919" w:rsidP="005B4BC7">
      <w:pPr>
        <w:pStyle w:val="ListParagraph"/>
        <w:numPr>
          <w:ilvl w:val="0"/>
          <w:numId w:val="168"/>
        </w:numPr>
        <w:spacing w:line="360" w:lineRule="auto"/>
        <w:rPr>
          <w:sz w:val="28"/>
          <w:szCs w:val="28"/>
          <w:lang w:val="en-IN"/>
        </w:rPr>
      </w:pPr>
      <w:r w:rsidRPr="00DB6919">
        <w:rPr>
          <w:sz w:val="28"/>
          <w:szCs w:val="28"/>
          <w:lang w:val="en-IN"/>
        </w:rPr>
        <w:t>Rural Digitalization</w:t>
      </w:r>
    </w:p>
    <w:p w14:paraId="28285159" w14:textId="772AD032" w:rsidR="00DB6919" w:rsidRPr="00DB6919" w:rsidRDefault="00DB6919" w:rsidP="005B4BC7">
      <w:pPr>
        <w:pStyle w:val="ListParagraph"/>
        <w:numPr>
          <w:ilvl w:val="0"/>
          <w:numId w:val="168"/>
        </w:numPr>
        <w:spacing w:line="360" w:lineRule="auto"/>
        <w:rPr>
          <w:sz w:val="28"/>
          <w:szCs w:val="28"/>
          <w:lang w:val="en-IN"/>
        </w:rPr>
      </w:pPr>
      <w:r w:rsidRPr="00DB6919">
        <w:rPr>
          <w:sz w:val="28"/>
          <w:szCs w:val="28"/>
          <w:lang w:val="en-IN"/>
        </w:rPr>
        <w:t>Farmer Empowerment</w:t>
      </w:r>
    </w:p>
    <w:p w14:paraId="2DC59861" w14:textId="65E56858" w:rsidR="00DB6919" w:rsidRPr="00DB6919" w:rsidRDefault="00DB6919" w:rsidP="005B4BC7">
      <w:pPr>
        <w:pStyle w:val="ListParagraph"/>
        <w:numPr>
          <w:ilvl w:val="0"/>
          <w:numId w:val="168"/>
        </w:numPr>
        <w:spacing w:line="360" w:lineRule="auto"/>
        <w:rPr>
          <w:sz w:val="28"/>
          <w:szCs w:val="28"/>
          <w:lang w:val="en-IN"/>
        </w:rPr>
      </w:pPr>
      <w:r w:rsidRPr="00DB6919">
        <w:rPr>
          <w:sz w:val="28"/>
          <w:szCs w:val="28"/>
          <w:lang w:val="en-IN"/>
        </w:rPr>
        <w:t>Online Crop Selling</w:t>
      </w:r>
    </w:p>
    <w:p w14:paraId="10737AF0" w14:textId="6EDA128B" w:rsidR="00DB6919" w:rsidRPr="00DB6919" w:rsidRDefault="00DB6919" w:rsidP="005B4BC7">
      <w:pPr>
        <w:pStyle w:val="ListParagraph"/>
        <w:numPr>
          <w:ilvl w:val="0"/>
          <w:numId w:val="168"/>
        </w:numPr>
        <w:spacing w:line="360" w:lineRule="auto"/>
        <w:rPr>
          <w:sz w:val="28"/>
          <w:szCs w:val="28"/>
          <w:lang w:val="en-IN"/>
        </w:rPr>
      </w:pPr>
      <w:r w:rsidRPr="00DB6919">
        <w:rPr>
          <w:sz w:val="28"/>
          <w:szCs w:val="28"/>
          <w:lang w:val="en-IN"/>
        </w:rPr>
        <w:t>Order Management</w:t>
      </w:r>
    </w:p>
    <w:p w14:paraId="393FF76B" w14:textId="68A01192" w:rsidR="00DB6919" w:rsidRPr="00DB6919" w:rsidRDefault="00DB6919" w:rsidP="005B4BC7">
      <w:pPr>
        <w:pStyle w:val="ListParagraph"/>
        <w:numPr>
          <w:ilvl w:val="0"/>
          <w:numId w:val="168"/>
        </w:numPr>
        <w:spacing w:line="360" w:lineRule="auto"/>
        <w:rPr>
          <w:sz w:val="28"/>
          <w:szCs w:val="28"/>
          <w:lang w:val="en-IN"/>
        </w:rPr>
      </w:pPr>
      <w:r w:rsidRPr="00DB6919">
        <w:rPr>
          <w:sz w:val="28"/>
          <w:szCs w:val="28"/>
          <w:lang w:val="en-IN"/>
        </w:rPr>
        <w:t>User Authentication</w:t>
      </w:r>
    </w:p>
    <w:p w14:paraId="6603A07B" w14:textId="4B46DCAF" w:rsidR="00DB6919" w:rsidRPr="00DB6919" w:rsidRDefault="00DB6919" w:rsidP="005B4BC7">
      <w:pPr>
        <w:pStyle w:val="ListParagraph"/>
        <w:numPr>
          <w:ilvl w:val="0"/>
          <w:numId w:val="168"/>
        </w:numPr>
        <w:spacing w:line="360" w:lineRule="auto"/>
        <w:rPr>
          <w:sz w:val="28"/>
          <w:szCs w:val="28"/>
          <w:lang w:val="en-IN"/>
        </w:rPr>
      </w:pPr>
      <w:r w:rsidRPr="00DB6919">
        <w:rPr>
          <w:sz w:val="28"/>
          <w:szCs w:val="28"/>
          <w:lang w:val="en-IN"/>
        </w:rPr>
        <w:t>Feedback and Rating System</w:t>
      </w:r>
    </w:p>
    <w:p w14:paraId="34307C01" w14:textId="151F1D57" w:rsidR="00DB6919" w:rsidRPr="00DB6919" w:rsidRDefault="00DB6919" w:rsidP="005B4BC7">
      <w:pPr>
        <w:pStyle w:val="ListParagraph"/>
        <w:numPr>
          <w:ilvl w:val="0"/>
          <w:numId w:val="168"/>
        </w:numPr>
        <w:spacing w:line="360" w:lineRule="auto"/>
        <w:rPr>
          <w:sz w:val="28"/>
          <w:szCs w:val="28"/>
          <w:lang w:val="en-IN"/>
        </w:rPr>
      </w:pPr>
      <w:r w:rsidRPr="00DB6919">
        <w:rPr>
          <w:sz w:val="28"/>
          <w:szCs w:val="28"/>
          <w:lang w:val="en-IN"/>
        </w:rPr>
        <w:t>Admin Dashboard</w:t>
      </w:r>
    </w:p>
    <w:p w14:paraId="43120CBA" w14:textId="3D3DFB35" w:rsidR="00DB6919" w:rsidRPr="00DB6919" w:rsidRDefault="00DB6919" w:rsidP="005B4BC7">
      <w:pPr>
        <w:pStyle w:val="ListParagraph"/>
        <w:numPr>
          <w:ilvl w:val="0"/>
          <w:numId w:val="168"/>
        </w:numPr>
        <w:spacing w:line="360" w:lineRule="auto"/>
        <w:rPr>
          <w:sz w:val="28"/>
          <w:szCs w:val="28"/>
          <w:lang w:val="en-IN"/>
        </w:rPr>
      </w:pPr>
      <w:r w:rsidRPr="00DB6919">
        <w:rPr>
          <w:sz w:val="28"/>
          <w:szCs w:val="28"/>
          <w:lang w:val="en-IN"/>
        </w:rPr>
        <w:t>Rural E-Market</w:t>
      </w:r>
    </w:p>
    <w:p w14:paraId="267F17A9" w14:textId="61D5B160" w:rsidR="00DB6919" w:rsidRPr="00DB6919" w:rsidRDefault="00DB6919" w:rsidP="005B4BC7">
      <w:pPr>
        <w:pStyle w:val="ListParagraph"/>
        <w:numPr>
          <w:ilvl w:val="0"/>
          <w:numId w:val="168"/>
        </w:numPr>
        <w:spacing w:line="360" w:lineRule="auto"/>
        <w:rPr>
          <w:sz w:val="28"/>
          <w:szCs w:val="28"/>
          <w:lang w:val="en-IN"/>
        </w:rPr>
      </w:pPr>
      <w:r w:rsidRPr="00DB6919">
        <w:rPr>
          <w:sz w:val="28"/>
          <w:szCs w:val="28"/>
          <w:lang w:val="en-IN"/>
        </w:rPr>
        <w:t>Food Supply Chain</w:t>
      </w:r>
    </w:p>
    <w:p w14:paraId="74BB6AEF" w14:textId="3E588BAE" w:rsidR="00DB6919" w:rsidRPr="00DB6919" w:rsidRDefault="00DB6919" w:rsidP="005B4BC7">
      <w:pPr>
        <w:pStyle w:val="ListParagraph"/>
        <w:numPr>
          <w:ilvl w:val="0"/>
          <w:numId w:val="168"/>
        </w:numPr>
        <w:spacing w:line="360" w:lineRule="auto"/>
        <w:rPr>
          <w:sz w:val="28"/>
          <w:szCs w:val="28"/>
          <w:lang w:val="en-IN"/>
        </w:rPr>
      </w:pPr>
      <w:r w:rsidRPr="00DB6919">
        <w:rPr>
          <w:sz w:val="28"/>
          <w:szCs w:val="28"/>
          <w:lang w:val="en-IN"/>
        </w:rPr>
        <w:t>Payment Gateway Integration</w:t>
      </w:r>
    </w:p>
    <w:p w14:paraId="55024A09" w14:textId="5C5C5BB6" w:rsidR="00DB6919" w:rsidRPr="00DB6919" w:rsidRDefault="00DB6919" w:rsidP="005B4BC7">
      <w:pPr>
        <w:pStyle w:val="ListParagraph"/>
        <w:numPr>
          <w:ilvl w:val="0"/>
          <w:numId w:val="168"/>
        </w:numPr>
        <w:spacing w:line="360" w:lineRule="auto"/>
        <w:rPr>
          <w:sz w:val="28"/>
          <w:szCs w:val="28"/>
          <w:lang w:val="en-IN"/>
        </w:rPr>
      </w:pPr>
      <w:r w:rsidRPr="00DB6919">
        <w:rPr>
          <w:sz w:val="28"/>
          <w:szCs w:val="28"/>
          <w:lang w:val="en-IN"/>
        </w:rPr>
        <w:t>Real-time Notification</w:t>
      </w:r>
    </w:p>
    <w:p w14:paraId="2F7771C4" w14:textId="6558EE79" w:rsidR="00F42337" w:rsidRPr="00DB6919" w:rsidRDefault="00DB6919" w:rsidP="005B4BC7">
      <w:pPr>
        <w:pStyle w:val="ListParagraph"/>
        <w:numPr>
          <w:ilvl w:val="0"/>
          <w:numId w:val="168"/>
        </w:numPr>
        <w:spacing w:line="360" w:lineRule="auto"/>
        <w:rPr>
          <w:sz w:val="28"/>
          <w:szCs w:val="28"/>
          <w:lang w:val="en-IN"/>
        </w:rPr>
      </w:pPr>
      <w:r w:rsidRPr="00DB6919">
        <w:rPr>
          <w:sz w:val="28"/>
          <w:szCs w:val="28"/>
          <w:lang w:val="en-IN"/>
        </w:rPr>
        <w:t>Agricultural Technology (AgriTech)</w:t>
      </w:r>
    </w:p>
    <w:p w14:paraId="21AA3AB3" w14:textId="145428D3" w:rsidR="0060064F" w:rsidRPr="009006F9" w:rsidRDefault="0060064F" w:rsidP="0060064F">
      <w:pPr>
        <w:spacing w:line="357" w:lineRule="auto"/>
        <w:jc w:val="both"/>
        <w:rPr>
          <w:sz w:val="28"/>
          <w:szCs w:val="28"/>
        </w:rPr>
      </w:pPr>
    </w:p>
    <w:p w14:paraId="387B32CA" w14:textId="77777777" w:rsidR="006C3158" w:rsidRDefault="006C3158">
      <w:pPr>
        <w:spacing w:line="357" w:lineRule="auto"/>
        <w:jc w:val="both"/>
        <w:rPr>
          <w:sz w:val="26"/>
        </w:rPr>
        <w:sectPr w:rsidR="006C3158">
          <w:pgSz w:w="11930" w:h="16860"/>
          <w:pgMar w:top="1340" w:right="1275" w:bottom="1220" w:left="992" w:header="0" w:footer="1022" w:gutter="0"/>
          <w:cols w:space="720"/>
        </w:sectPr>
      </w:pPr>
    </w:p>
    <w:p w14:paraId="695830A5" w14:textId="6D4AB845" w:rsidR="006C3158" w:rsidRPr="007B3E1E" w:rsidRDefault="00CA3E77" w:rsidP="00CA3E77">
      <w:pPr>
        <w:spacing w:before="73"/>
        <w:rPr>
          <w:b/>
          <w:sz w:val="24"/>
          <w:szCs w:val="24"/>
        </w:rPr>
      </w:pPr>
      <w:r>
        <w:rPr>
          <w:b/>
          <w:sz w:val="28"/>
        </w:rPr>
        <w:lastRenderedPageBreak/>
        <w:t xml:space="preserve">                                          </w:t>
      </w:r>
      <w:r w:rsidRPr="007B3E1E">
        <w:rPr>
          <w:b/>
          <w:sz w:val="24"/>
          <w:szCs w:val="24"/>
        </w:rPr>
        <w:t xml:space="preserve">       TABLE</w:t>
      </w:r>
      <w:r w:rsidRPr="007B3E1E">
        <w:rPr>
          <w:b/>
          <w:spacing w:val="-12"/>
          <w:sz w:val="24"/>
          <w:szCs w:val="24"/>
        </w:rPr>
        <w:t xml:space="preserve"> </w:t>
      </w:r>
      <w:r w:rsidRPr="007B3E1E">
        <w:rPr>
          <w:b/>
          <w:sz w:val="24"/>
          <w:szCs w:val="24"/>
        </w:rPr>
        <w:t>OF</w:t>
      </w:r>
      <w:r w:rsidRPr="007B3E1E">
        <w:rPr>
          <w:b/>
          <w:spacing w:val="-8"/>
          <w:sz w:val="24"/>
          <w:szCs w:val="24"/>
        </w:rPr>
        <w:t xml:space="preserve"> </w:t>
      </w:r>
      <w:r w:rsidRPr="007B3E1E">
        <w:rPr>
          <w:b/>
          <w:spacing w:val="-2"/>
          <w:sz w:val="24"/>
          <w:szCs w:val="24"/>
        </w:rPr>
        <w:t>CONTENTS</w:t>
      </w:r>
    </w:p>
    <w:p w14:paraId="774F0BCB" w14:textId="77777777" w:rsidR="006C3158" w:rsidRPr="007B3E1E" w:rsidRDefault="006C3158">
      <w:pPr>
        <w:pStyle w:val="BodyText"/>
        <w:spacing w:before="8"/>
        <w:ind w:left="0"/>
        <w:rPr>
          <w:b/>
        </w:rPr>
      </w:pPr>
    </w:p>
    <w:tbl>
      <w:tblPr>
        <w:tblW w:w="9634" w:type="dxa"/>
        <w:tblLayout w:type="fixed"/>
        <w:tblCellMar>
          <w:left w:w="0" w:type="dxa"/>
          <w:right w:w="0" w:type="dxa"/>
        </w:tblCellMar>
        <w:tblLook w:val="01E0" w:firstRow="1" w:lastRow="1" w:firstColumn="1" w:lastColumn="1" w:noHBand="0" w:noVBand="0"/>
      </w:tblPr>
      <w:tblGrid>
        <w:gridCol w:w="1492"/>
        <w:gridCol w:w="6068"/>
        <w:gridCol w:w="2074"/>
      </w:tblGrid>
      <w:tr w:rsidR="005B4BC7" w:rsidRPr="007B3E1E" w14:paraId="54D20EAC" w14:textId="46918949" w:rsidTr="00B750B6">
        <w:trPr>
          <w:trHeight w:val="820"/>
        </w:trPr>
        <w:tc>
          <w:tcPr>
            <w:tcW w:w="1492" w:type="dxa"/>
          </w:tcPr>
          <w:p w14:paraId="2E84737E" w14:textId="77777777" w:rsidR="005B4BC7" w:rsidRPr="003673B6" w:rsidRDefault="005B4BC7">
            <w:pPr>
              <w:pStyle w:val="TableParagraph"/>
              <w:spacing w:before="0" w:line="287" w:lineRule="exact"/>
              <w:ind w:left="2" w:right="122"/>
              <w:jc w:val="center"/>
              <w:rPr>
                <w:b/>
              </w:rPr>
            </w:pPr>
            <w:r w:rsidRPr="003673B6">
              <w:rPr>
                <w:b/>
                <w:spacing w:val="-2"/>
              </w:rPr>
              <w:t>CHAPTER</w:t>
            </w:r>
          </w:p>
          <w:p w14:paraId="2A4F6F48" w14:textId="77777777" w:rsidR="005B4BC7" w:rsidRPr="003673B6" w:rsidRDefault="005B4BC7">
            <w:pPr>
              <w:pStyle w:val="TableParagraph"/>
              <w:spacing w:before="154"/>
              <w:ind w:right="122"/>
              <w:jc w:val="center"/>
              <w:rPr>
                <w:b/>
              </w:rPr>
            </w:pPr>
            <w:r w:rsidRPr="003673B6">
              <w:rPr>
                <w:b/>
                <w:spacing w:val="-5"/>
              </w:rPr>
              <w:t>NO</w:t>
            </w:r>
          </w:p>
        </w:tc>
        <w:tc>
          <w:tcPr>
            <w:tcW w:w="6068" w:type="dxa"/>
          </w:tcPr>
          <w:p w14:paraId="446CF413" w14:textId="77777777" w:rsidR="005B4BC7" w:rsidRPr="003673B6" w:rsidRDefault="005B4BC7">
            <w:pPr>
              <w:pStyle w:val="TableParagraph"/>
              <w:spacing w:before="218"/>
              <w:ind w:left="381"/>
              <w:jc w:val="center"/>
              <w:rPr>
                <w:b/>
              </w:rPr>
            </w:pPr>
            <w:r w:rsidRPr="003673B6">
              <w:rPr>
                <w:b/>
                <w:spacing w:val="-2"/>
              </w:rPr>
              <w:t>TITLE</w:t>
            </w:r>
          </w:p>
        </w:tc>
        <w:tc>
          <w:tcPr>
            <w:tcW w:w="2074" w:type="dxa"/>
          </w:tcPr>
          <w:p w14:paraId="4FB5DD96" w14:textId="6D27C873" w:rsidR="00B750B6" w:rsidRDefault="00B750B6" w:rsidP="00B750B6">
            <w:pPr>
              <w:pStyle w:val="TableParagraph"/>
              <w:spacing w:before="0" w:line="287" w:lineRule="exact"/>
              <w:ind w:right="-354"/>
              <w:rPr>
                <w:b/>
                <w:spacing w:val="-4"/>
              </w:rPr>
            </w:pPr>
            <w:r>
              <w:rPr>
                <w:b/>
                <w:spacing w:val="-4"/>
              </w:rPr>
              <w:t xml:space="preserve">           </w:t>
            </w:r>
            <w:r w:rsidR="005B4BC7" w:rsidRPr="003673B6">
              <w:rPr>
                <w:b/>
                <w:spacing w:val="-4"/>
              </w:rPr>
              <w:t>PAGE</w:t>
            </w:r>
          </w:p>
          <w:p w14:paraId="78439C5A" w14:textId="5A4A3C5D" w:rsidR="005B4BC7" w:rsidRPr="003673B6" w:rsidRDefault="00B750B6" w:rsidP="00B750B6">
            <w:pPr>
              <w:pStyle w:val="TableParagraph"/>
              <w:spacing w:before="0" w:line="287" w:lineRule="exact"/>
              <w:ind w:right="-354"/>
              <w:rPr>
                <w:b/>
              </w:rPr>
            </w:pPr>
            <w:r>
              <w:rPr>
                <w:b/>
                <w:spacing w:val="-4"/>
              </w:rPr>
              <w:t xml:space="preserve">           </w:t>
            </w:r>
            <w:r w:rsidR="000C7CCF">
              <w:rPr>
                <w:b/>
                <w:spacing w:val="-4"/>
              </w:rPr>
              <w:t xml:space="preserve">   </w:t>
            </w:r>
            <w:r w:rsidR="005B4BC7" w:rsidRPr="003673B6">
              <w:rPr>
                <w:b/>
                <w:spacing w:val="-5"/>
              </w:rPr>
              <w:t>NO</w:t>
            </w:r>
          </w:p>
        </w:tc>
      </w:tr>
      <w:tr w:rsidR="005B4BC7" w:rsidRPr="007B3E1E" w14:paraId="01821988" w14:textId="0DDC5A4F" w:rsidTr="00B750B6">
        <w:trPr>
          <w:trHeight w:val="446"/>
        </w:trPr>
        <w:tc>
          <w:tcPr>
            <w:tcW w:w="1492" w:type="dxa"/>
          </w:tcPr>
          <w:p w14:paraId="1989BE91" w14:textId="31DAFD11" w:rsidR="005B4BC7" w:rsidRPr="003673B6" w:rsidRDefault="005B4BC7" w:rsidP="005B4BC7">
            <w:pPr>
              <w:pStyle w:val="TableParagraph"/>
              <w:spacing w:before="0"/>
            </w:pPr>
          </w:p>
        </w:tc>
        <w:tc>
          <w:tcPr>
            <w:tcW w:w="6068" w:type="dxa"/>
          </w:tcPr>
          <w:p w14:paraId="54609199" w14:textId="77777777" w:rsidR="005B4BC7" w:rsidRPr="00F06B83" w:rsidRDefault="005B4BC7">
            <w:pPr>
              <w:pStyle w:val="TableParagraph"/>
              <w:ind w:left="173"/>
              <w:rPr>
                <w:b/>
                <w:sz w:val="28"/>
                <w:szCs w:val="28"/>
              </w:rPr>
            </w:pPr>
            <w:r w:rsidRPr="00F06B83">
              <w:rPr>
                <w:b/>
                <w:spacing w:val="-2"/>
                <w:sz w:val="28"/>
                <w:szCs w:val="28"/>
              </w:rPr>
              <w:t>ABSTRACT</w:t>
            </w:r>
          </w:p>
        </w:tc>
        <w:tc>
          <w:tcPr>
            <w:tcW w:w="2074" w:type="dxa"/>
          </w:tcPr>
          <w:p w14:paraId="17BE7B04" w14:textId="2A60C58F" w:rsidR="005B4BC7" w:rsidRPr="003673B6" w:rsidRDefault="00286944" w:rsidP="00286944">
            <w:pPr>
              <w:pStyle w:val="TableParagraph"/>
              <w:ind w:right="247"/>
              <w:rPr>
                <w:b/>
              </w:rPr>
            </w:pPr>
            <w:r>
              <w:rPr>
                <w:b/>
              </w:rPr>
              <w:t xml:space="preserve">             </w:t>
            </w:r>
            <w:r w:rsidRPr="00286944">
              <w:rPr>
                <w:b/>
              </w:rPr>
              <w:t>III</w:t>
            </w:r>
          </w:p>
        </w:tc>
      </w:tr>
      <w:tr w:rsidR="005B4BC7" w:rsidRPr="007B3E1E" w14:paraId="2876B8D7" w14:textId="511BD76B" w:rsidTr="00B750B6">
        <w:trPr>
          <w:trHeight w:val="446"/>
        </w:trPr>
        <w:tc>
          <w:tcPr>
            <w:tcW w:w="1492" w:type="dxa"/>
          </w:tcPr>
          <w:p w14:paraId="771A180C" w14:textId="4D7A7E83" w:rsidR="005B4BC7" w:rsidRPr="003673B6" w:rsidRDefault="005B4BC7">
            <w:pPr>
              <w:pStyle w:val="TableParagraph"/>
              <w:spacing w:before="0"/>
            </w:pPr>
          </w:p>
        </w:tc>
        <w:tc>
          <w:tcPr>
            <w:tcW w:w="6068" w:type="dxa"/>
          </w:tcPr>
          <w:p w14:paraId="3F19738E" w14:textId="28D7849A" w:rsidR="005B4BC7" w:rsidRPr="005B4BC7" w:rsidRDefault="005B4BC7" w:rsidP="005B4BC7">
            <w:pPr>
              <w:pStyle w:val="TableParagraph"/>
              <w:ind w:left="173"/>
              <w:rPr>
                <w:b/>
                <w:spacing w:val="-2"/>
                <w:sz w:val="28"/>
                <w:szCs w:val="28"/>
              </w:rPr>
            </w:pPr>
            <w:r w:rsidRPr="00F06B83">
              <w:rPr>
                <w:b/>
                <w:spacing w:val="-2"/>
                <w:sz w:val="28"/>
                <w:szCs w:val="28"/>
              </w:rPr>
              <w:t>LIST</w:t>
            </w:r>
            <w:r w:rsidRPr="00F06B83">
              <w:rPr>
                <w:b/>
                <w:spacing w:val="-13"/>
                <w:sz w:val="28"/>
                <w:szCs w:val="28"/>
              </w:rPr>
              <w:t xml:space="preserve"> </w:t>
            </w:r>
            <w:r w:rsidRPr="00F06B83">
              <w:rPr>
                <w:b/>
                <w:spacing w:val="-2"/>
                <w:sz w:val="28"/>
                <w:szCs w:val="28"/>
              </w:rPr>
              <w:t>OF</w:t>
            </w:r>
            <w:r w:rsidRPr="00F06B83">
              <w:rPr>
                <w:b/>
                <w:spacing w:val="-9"/>
                <w:sz w:val="28"/>
                <w:szCs w:val="28"/>
              </w:rPr>
              <w:t xml:space="preserve"> </w:t>
            </w:r>
            <w:r w:rsidR="000C7CCF">
              <w:rPr>
                <w:b/>
                <w:spacing w:val="-2"/>
                <w:sz w:val="28"/>
                <w:szCs w:val="28"/>
              </w:rPr>
              <w:t>TABLES</w:t>
            </w:r>
          </w:p>
        </w:tc>
        <w:tc>
          <w:tcPr>
            <w:tcW w:w="2074" w:type="dxa"/>
          </w:tcPr>
          <w:p w14:paraId="4E72E2E1" w14:textId="6F3B193F" w:rsidR="005B4BC7" w:rsidRPr="003673B6" w:rsidRDefault="00286944" w:rsidP="00286944">
            <w:pPr>
              <w:pStyle w:val="TableParagraph"/>
              <w:ind w:right="297"/>
              <w:rPr>
                <w:b/>
              </w:rPr>
            </w:pPr>
            <w:r>
              <w:rPr>
                <w:b/>
              </w:rPr>
              <w:t xml:space="preserve">            </w:t>
            </w:r>
            <w:r w:rsidRPr="00286944">
              <w:rPr>
                <w:b/>
              </w:rPr>
              <w:t>VII</w:t>
            </w:r>
          </w:p>
        </w:tc>
      </w:tr>
      <w:tr w:rsidR="005B4BC7" w:rsidRPr="007B3E1E" w14:paraId="19F99695" w14:textId="672A39DC" w:rsidTr="00B750B6">
        <w:trPr>
          <w:trHeight w:val="446"/>
        </w:trPr>
        <w:tc>
          <w:tcPr>
            <w:tcW w:w="1492" w:type="dxa"/>
          </w:tcPr>
          <w:p w14:paraId="6D9DE78B" w14:textId="77777777" w:rsidR="005B4BC7" w:rsidRPr="003673B6" w:rsidRDefault="005B4BC7">
            <w:pPr>
              <w:pStyle w:val="TableParagraph"/>
              <w:spacing w:before="0"/>
            </w:pPr>
          </w:p>
        </w:tc>
        <w:tc>
          <w:tcPr>
            <w:tcW w:w="6068" w:type="dxa"/>
          </w:tcPr>
          <w:p w14:paraId="5DC8BEB9" w14:textId="2CB6914E" w:rsidR="005B4BC7" w:rsidRPr="00F06B83" w:rsidRDefault="005B4BC7">
            <w:pPr>
              <w:pStyle w:val="TableParagraph"/>
              <w:ind w:left="173"/>
              <w:rPr>
                <w:b/>
                <w:sz w:val="28"/>
                <w:szCs w:val="28"/>
              </w:rPr>
            </w:pPr>
            <w:r w:rsidRPr="00F06B83">
              <w:rPr>
                <w:b/>
                <w:spacing w:val="-4"/>
                <w:sz w:val="28"/>
                <w:szCs w:val="28"/>
              </w:rPr>
              <w:t>LIST</w:t>
            </w:r>
            <w:r w:rsidRPr="00F06B83">
              <w:rPr>
                <w:b/>
                <w:spacing w:val="-10"/>
                <w:sz w:val="28"/>
                <w:szCs w:val="28"/>
              </w:rPr>
              <w:t xml:space="preserve"> </w:t>
            </w:r>
            <w:r w:rsidRPr="00F06B83">
              <w:rPr>
                <w:b/>
                <w:spacing w:val="-4"/>
                <w:sz w:val="28"/>
                <w:szCs w:val="28"/>
              </w:rPr>
              <w:t xml:space="preserve">OF </w:t>
            </w:r>
            <w:r>
              <w:rPr>
                <w:b/>
                <w:spacing w:val="-4"/>
                <w:sz w:val="28"/>
                <w:szCs w:val="28"/>
              </w:rPr>
              <w:t xml:space="preserve"> </w:t>
            </w:r>
            <w:r w:rsidR="000C7CCF">
              <w:rPr>
                <w:b/>
                <w:spacing w:val="-4"/>
                <w:sz w:val="28"/>
                <w:szCs w:val="28"/>
              </w:rPr>
              <w:t>FIGURES</w:t>
            </w:r>
          </w:p>
        </w:tc>
        <w:tc>
          <w:tcPr>
            <w:tcW w:w="2074" w:type="dxa"/>
          </w:tcPr>
          <w:p w14:paraId="7949A987" w14:textId="23D2129D" w:rsidR="005B4BC7" w:rsidRPr="003673B6" w:rsidRDefault="00286944" w:rsidP="00286944">
            <w:pPr>
              <w:pStyle w:val="TableParagraph"/>
              <w:ind w:right="254"/>
              <w:rPr>
                <w:b/>
              </w:rPr>
            </w:pPr>
            <w:r>
              <w:rPr>
                <w:b/>
              </w:rPr>
              <w:t xml:space="preserve">           </w:t>
            </w:r>
            <w:r w:rsidRPr="00286944">
              <w:rPr>
                <w:b/>
              </w:rPr>
              <w:t>VIII</w:t>
            </w:r>
          </w:p>
        </w:tc>
      </w:tr>
      <w:tr w:rsidR="005B4BC7" w:rsidRPr="007B3E1E" w14:paraId="3A8E84D1" w14:textId="77777777" w:rsidTr="00B750B6">
        <w:trPr>
          <w:trHeight w:val="447"/>
        </w:trPr>
        <w:tc>
          <w:tcPr>
            <w:tcW w:w="1492" w:type="dxa"/>
          </w:tcPr>
          <w:p w14:paraId="2B5D2911" w14:textId="77777777" w:rsidR="005B4BC7" w:rsidRPr="003673B6" w:rsidRDefault="005B4BC7">
            <w:pPr>
              <w:pStyle w:val="TableParagraph"/>
              <w:ind w:left="623"/>
              <w:rPr>
                <w:b/>
                <w:spacing w:val="-10"/>
              </w:rPr>
            </w:pPr>
          </w:p>
        </w:tc>
        <w:tc>
          <w:tcPr>
            <w:tcW w:w="6068" w:type="dxa"/>
          </w:tcPr>
          <w:p w14:paraId="2FFD2E3E" w14:textId="279D50E9" w:rsidR="005B4BC7" w:rsidRPr="00F06B83" w:rsidRDefault="005B4BC7">
            <w:pPr>
              <w:pStyle w:val="TableParagraph"/>
              <w:ind w:left="173"/>
              <w:rPr>
                <w:b/>
                <w:spacing w:val="-2"/>
                <w:sz w:val="28"/>
                <w:szCs w:val="28"/>
              </w:rPr>
            </w:pPr>
            <w:r>
              <w:rPr>
                <w:b/>
                <w:spacing w:val="-2"/>
                <w:sz w:val="28"/>
                <w:szCs w:val="28"/>
              </w:rPr>
              <w:t>LIST OF ABBREVATIONS</w:t>
            </w:r>
          </w:p>
        </w:tc>
        <w:tc>
          <w:tcPr>
            <w:tcW w:w="2074" w:type="dxa"/>
          </w:tcPr>
          <w:p w14:paraId="1EE3DBCA" w14:textId="179C7CA5" w:rsidR="005B4BC7" w:rsidRPr="003673B6" w:rsidRDefault="00286944" w:rsidP="00286944">
            <w:pPr>
              <w:pStyle w:val="TableParagraph"/>
              <w:ind w:right="327"/>
              <w:rPr>
                <w:b/>
                <w:spacing w:val="-10"/>
              </w:rPr>
            </w:pPr>
            <w:r>
              <w:rPr>
                <w:b/>
                <w:spacing w:val="-10"/>
              </w:rPr>
              <w:t xml:space="preserve">                </w:t>
            </w:r>
            <w:r w:rsidRPr="00286944">
              <w:rPr>
                <w:b/>
                <w:spacing w:val="-10"/>
              </w:rPr>
              <w:t>IX</w:t>
            </w:r>
          </w:p>
        </w:tc>
      </w:tr>
      <w:tr w:rsidR="005B4BC7" w:rsidRPr="007B3E1E" w14:paraId="038594F1" w14:textId="7ED3AD2F" w:rsidTr="00B750B6">
        <w:trPr>
          <w:trHeight w:val="447"/>
        </w:trPr>
        <w:tc>
          <w:tcPr>
            <w:tcW w:w="1492" w:type="dxa"/>
          </w:tcPr>
          <w:p w14:paraId="17129365" w14:textId="77777777" w:rsidR="005B4BC7" w:rsidRPr="003673B6" w:rsidRDefault="005B4BC7">
            <w:pPr>
              <w:pStyle w:val="TableParagraph"/>
              <w:ind w:left="623"/>
              <w:rPr>
                <w:b/>
              </w:rPr>
            </w:pPr>
            <w:r w:rsidRPr="003673B6">
              <w:rPr>
                <w:b/>
                <w:spacing w:val="-10"/>
              </w:rPr>
              <w:t>1</w:t>
            </w:r>
          </w:p>
        </w:tc>
        <w:tc>
          <w:tcPr>
            <w:tcW w:w="6068" w:type="dxa"/>
          </w:tcPr>
          <w:p w14:paraId="3EAD452F" w14:textId="77777777" w:rsidR="005B4BC7" w:rsidRPr="00F06B83" w:rsidRDefault="005B4BC7">
            <w:pPr>
              <w:pStyle w:val="TableParagraph"/>
              <w:ind w:left="173"/>
              <w:rPr>
                <w:b/>
                <w:sz w:val="28"/>
                <w:szCs w:val="28"/>
              </w:rPr>
            </w:pPr>
            <w:r w:rsidRPr="00F06B83">
              <w:rPr>
                <w:b/>
                <w:spacing w:val="-2"/>
                <w:sz w:val="28"/>
                <w:szCs w:val="28"/>
              </w:rPr>
              <w:t>INTRODUCTION</w:t>
            </w:r>
          </w:p>
        </w:tc>
        <w:tc>
          <w:tcPr>
            <w:tcW w:w="2074" w:type="dxa"/>
          </w:tcPr>
          <w:p w14:paraId="1843FE75" w14:textId="696674EB" w:rsidR="005B4BC7" w:rsidRPr="003673B6" w:rsidRDefault="005B4BC7" w:rsidP="005B4BC7">
            <w:pPr>
              <w:pStyle w:val="TableParagraph"/>
              <w:ind w:right="327"/>
              <w:jc w:val="center"/>
              <w:rPr>
                <w:b/>
              </w:rPr>
            </w:pPr>
          </w:p>
        </w:tc>
      </w:tr>
      <w:tr w:rsidR="005B4BC7" w:rsidRPr="007B3E1E" w14:paraId="7A4C5238" w14:textId="77777777" w:rsidTr="00B750B6">
        <w:trPr>
          <w:trHeight w:val="447"/>
        </w:trPr>
        <w:tc>
          <w:tcPr>
            <w:tcW w:w="1492" w:type="dxa"/>
          </w:tcPr>
          <w:p w14:paraId="33B5BF6E" w14:textId="77777777" w:rsidR="005B4BC7" w:rsidRPr="003673B6" w:rsidRDefault="005B4BC7">
            <w:pPr>
              <w:pStyle w:val="TableParagraph"/>
              <w:spacing w:before="0"/>
            </w:pPr>
          </w:p>
        </w:tc>
        <w:tc>
          <w:tcPr>
            <w:tcW w:w="6068" w:type="dxa"/>
          </w:tcPr>
          <w:p w14:paraId="5E7DB3DA" w14:textId="162323C4" w:rsidR="005B4BC7" w:rsidRPr="009149FF" w:rsidRDefault="005B4BC7" w:rsidP="005B4BC7">
            <w:pPr>
              <w:pStyle w:val="TableParagraph"/>
              <w:numPr>
                <w:ilvl w:val="1"/>
                <w:numId w:val="60"/>
              </w:numPr>
              <w:spacing w:before="69"/>
              <w:rPr>
                <w:b/>
                <w:sz w:val="28"/>
                <w:szCs w:val="28"/>
              </w:rPr>
            </w:pPr>
            <w:r w:rsidRPr="009149FF">
              <w:rPr>
                <w:b/>
                <w:sz w:val="28"/>
                <w:szCs w:val="28"/>
              </w:rPr>
              <w:t>BACKGROUND OF AGRICULTURE PROBLEMS IN INDIA</w:t>
            </w:r>
          </w:p>
        </w:tc>
        <w:tc>
          <w:tcPr>
            <w:tcW w:w="2074" w:type="dxa"/>
          </w:tcPr>
          <w:p w14:paraId="1769AAAF" w14:textId="76E78408" w:rsidR="005B4BC7" w:rsidRPr="003673B6" w:rsidRDefault="005B4BC7" w:rsidP="005B4BC7">
            <w:pPr>
              <w:pStyle w:val="TableParagraph"/>
              <w:spacing w:before="69"/>
              <w:ind w:right="327"/>
              <w:jc w:val="center"/>
              <w:rPr>
                <w:b/>
                <w:spacing w:val="-10"/>
              </w:rPr>
            </w:pPr>
            <w:r>
              <w:rPr>
                <w:b/>
                <w:spacing w:val="-10"/>
              </w:rPr>
              <w:t>2</w:t>
            </w:r>
          </w:p>
        </w:tc>
      </w:tr>
      <w:tr w:rsidR="005B4BC7" w:rsidRPr="007B3E1E" w14:paraId="713ACB42" w14:textId="77777777" w:rsidTr="00B750B6">
        <w:trPr>
          <w:trHeight w:val="447"/>
        </w:trPr>
        <w:tc>
          <w:tcPr>
            <w:tcW w:w="1492" w:type="dxa"/>
          </w:tcPr>
          <w:p w14:paraId="3E1E14A2" w14:textId="77777777" w:rsidR="005B4BC7" w:rsidRPr="003673B6" w:rsidRDefault="005B4BC7">
            <w:pPr>
              <w:pStyle w:val="TableParagraph"/>
              <w:spacing w:before="0"/>
            </w:pPr>
          </w:p>
        </w:tc>
        <w:tc>
          <w:tcPr>
            <w:tcW w:w="6068" w:type="dxa"/>
          </w:tcPr>
          <w:p w14:paraId="230A64C5" w14:textId="11B00922" w:rsidR="005B4BC7" w:rsidRPr="009149FF" w:rsidRDefault="005B4BC7" w:rsidP="005B4BC7">
            <w:pPr>
              <w:pStyle w:val="TableParagraph"/>
              <w:numPr>
                <w:ilvl w:val="1"/>
                <w:numId w:val="60"/>
              </w:numPr>
              <w:spacing w:before="69"/>
              <w:rPr>
                <w:b/>
                <w:sz w:val="28"/>
                <w:szCs w:val="28"/>
              </w:rPr>
            </w:pPr>
            <w:r w:rsidRPr="009149FF">
              <w:rPr>
                <w:b/>
                <w:sz w:val="28"/>
                <w:szCs w:val="28"/>
              </w:rPr>
              <w:t>NEED FOR A DIRECT FARMER TO CONSUMER PLATFORM</w:t>
            </w:r>
          </w:p>
        </w:tc>
        <w:tc>
          <w:tcPr>
            <w:tcW w:w="2074" w:type="dxa"/>
          </w:tcPr>
          <w:p w14:paraId="60C88BD7" w14:textId="797B8724" w:rsidR="005B4BC7" w:rsidRPr="003673B6" w:rsidRDefault="005B4BC7" w:rsidP="005B4BC7">
            <w:pPr>
              <w:pStyle w:val="TableParagraph"/>
              <w:spacing w:before="69"/>
              <w:ind w:right="327"/>
              <w:jc w:val="center"/>
              <w:rPr>
                <w:b/>
                <w:spacing w:val="-10"/>
              </w:rPr>
            </w:pPr>
            <w:r>
              <w:rPr>
                <w:b/>
                <w:spacing w:val="-10"/>
              </w:rPr>
              <w:t>3</w:t>
            </w:r>
          </w:p>
        </w:tc>
      </w:tr>
      <w:tr w:rsidR="005B4BC7" w:rsidRPr="007B3E1E" w14:paraId="37E9DA5B" w14:textId="77777777" w:rsidTr="00B750B6">
        <w:trPr>
          <w:trHeight w:val="447"/>
        </w:trPr>
        <w:tc>
          <w:tcPr>
            <w:tcW w:w="1492" w:type="dxa"/>
          </w:tcPr>
          <w:p w14:paraId="11D73889" w14:textId="77777777" w:rsidR="005B4BC7" w:rsidRPr="003673B6" w:rsidRDefault="005B4BC7">
            <w:pPr>
              <w:pStyle w:val="TableParagraph"/>
              <w:spacing w:before="0"/>
            </w:pPr>
          </w:p>
        </w:tc>
        <w:tc>
          <w:tcPr>
            <w:tcW w:w="6068" w:type="dxa"/>
          </w:tcPr>
          <w:p w14:paraId="08A0A17C" w14:textId="49F335AC" w:rsidR="005B4BC7" w:rsidRPr="009149FF" w:rsidRDefault="005B4BC7" w:rsidP="005B4BC7">
            <w:pPr>
              <w:pStyle w:val="TableParagraph"/>
              <w:numPr>
                <w:ilvl w:val="1"/>
                <w:numId w:val="60"/>
              </w:numPr>
              <w:spacing w:before="69"/>
              <w:rPr>
                <w:b/>
                <w:sz w:val="28"/>
                <w:szCs w:val="28"/>
              </w:rPr>
            </w:pPr>
            <w:r w:rsidRPr="009149FF">
              <w:rPr>
                <w:b/>
                <w:sz w:val="28"/>
                <w:szCs w:val="28"/>
              </w:rPr>
              <w:t>PROBLEM STATEMENT</w:t>
            </w:r>
          </w:p>
        </w:tc>
        <w:tc>
          <w:tcPr>
            <w:tcW w:w="2074" w:type="dxa"/>
          </w:tcPr>
          <w:p w14:paraId="155FD0FD" w14:textId="12FC7B5F" w:rsidR="005B4BC7" w:rsidRPr="003673B6" w:rsidRDefault="005B4BC7" w:rsidP="005B4BC7">
            <w:pPr>
              <w:pStyle w:val="TableParagraph"/>
              <w:spacing w:before="69"/>
              <w:ind w:right="327"/>
              <w:jc w:val="center"/>
              <w:rPr>
                <w:b/>
                <w:spacing w:val="-10"/>
              </w:rPr>
            </w:pPr>
            <w:r>
              <w:rPr>
                <w:b/>
                <w:spacing w:val="-10"/>
              </w:rPr>
              <w:t>3</w:t>
            </w:r>
          </w:p>
        </w:tc>
      </w:tr>
      <w:tr w:rsidR="005B4BC7" w:rsidRPr="007B3E1E" w14:paraId="055C2D6E" w14:textId="77777777" w:rsidTr="00B750B6">
        <w:trPr>
          <w:trHeight w:val="447"/>
        </w:trPr>
        <w:tc>
          <w:tcPr>
            <w:tcW w:w="1492" w:type="dxa"/>
          </w:tcPr>
          <w:p w14:paraId="424E19F5" w14:textId="77777777" w:rsidR="005B4BC7" w:rsidRPr="003673B6" w:rsidRDefault="005B4BC7">
            <w:pPr>
              <w:pStyle w:val="TableParagraph"/>
              <w:spacing w:before="0"/>
            </w:pPr>
          </w:p>
        </w:tc>
        <w:tc>
          <w:tcPr>
            <w:tcW w:w="6068" w:type="dxa"/>
          </w:tcPr>
          <w:p w14:paraId="494695CF" w14:textId="5E11AABA" w:rsidR="005B4BC7" w:rsidRPr="009149FF" w:rsidRDefault="005B4BC7" w:rsidP="005B4BC7">
            <w:pPr>
              <w:pStyle w:val="TableParagraph"/>
              <w:numPr>
                <w:ilvl w:val="1"/>
                <w:numId w:val="60"/>
              </w:numPr>
              <w:spacing w:before="69"/>
              <w:rPr>
                <w:b/>
                <w:sz w:val="28"/>
                <w:szCs w:val="28"/>
              </w:rPr>
            </w:pPr>
            <w:r w:rsidRPr="009149FF">
              <w:rPr>
                <w:b/>
                <w:sz w:val="28"/>
                <w:szCs w:val="28"/>
              </w:rPr>
              <w:t>OBJECTIVES OF THE PROJECT</w:t>
            </w:r>
          </w:p>
        </w:tc>
        <w:tc>
          <w:tcPr>
            <w:tcW w:w="2074" w:type="dxa"/>
          </w:tcPr>
          <w:p w14:paraId="33EDFCD1" w14:textId="7B15B8C2" w:rsidR="005B4BC7" w:rsidRPr="003673B6" w:rsidRDefault="005B4BC7" w:rsidP="005B4BC7">
            <w:pPr>
              <w:pStyle w:val="TableParagraph"/>
              <w:spacing w:before="69"/>
              <w:ind w:right="327"/>
              <w:jc w:val="center"/>
              <w:rPr>
                <w:b/>
                <w:spacing w:val="-10"/>
              </w:rPr>
            </w:pPr>
            <w:r>
              <w:rPr>
                <w:b/>
                <w:spacing w:val="-10"/>
              </w:rPr>
              <w:t>4</w:t>
            </w:r>
          </w:p>
        </w:tc>
      </w:tr>
      <w:tr w:rsidR="005B4BC7" w:rsidRPr="007B3E1E" w14:paraId="097441FA" w14:textId="58F02956" w:rsidTr="00B750B6">
        <w:trPr>
          <w:trHeight w:val="447"/>
        </w:trPr>
        <w:tc>
          <w:tcPr>
            <w:tcW w:w="1492" w:type="dxa"/>
          </w:tcPr>
          <w:p w14:paraId="36AF8B23" w14:textId="77777777" w:rsidR="005B4BC7" w:rsidRPr="003673B6" w:rsidRDefault="005B4BC7">
            <w:pPr>
              <w:pStyle w:val="TableParagraph"/>
              <w:spacing w:before="0"/>
            </w:pPr>
          </w:p>
        </w:tc>
        <w:tc>
          <w:tcPr>
            <w:tcW w:w="6068" w:type="dxa"/>
          </w:tcPr>
          <w:p w14:paraId="0779904A" w14:textId="0C773356" w:rsidR="005B4BC7" w:rsidRPr="009149FF" w:rsidRDefault="005B4BC7" w:rsidP="00D275B5">
            <w:pPr>
              <w:pStyle w:val="TableParagraph"/>
              <w:numPr>
                <w:ilvl w:val="1"/>
                <w:numId w:val="60"/>
              </w:numPr>
              <w:spacing w:before="69"/>
              <w:rPr>
                <w:b/>
                <w:sz w:val="28"/>
                <w:szCs w:val="28"/>
              </w:rPr>
            </w:pPr>
            <w:r w:rsidRPr="009149FF">
              <w:rPr>
                <w:b/>
                <w:sz w:val="28"/>
                <w:szCs w:val="28"/>
              </w:rPr>
              <w:t>SCOPE OF THE PROJECT</w:t>
            </w:r>
          </w:p>
        </w:tc>
        <w:tc>
          <w:tcPr>
            <w:tcW w:w="2074" w:type="dxa"/>
          </w:tcPr>
          <w:p w14:paraId="5DA120CD" w14:textId="2AC120F7" w:rsidR="005B4BC7" w:rsidRPr="005B4BC7" w:rsidRDefault="005B4BC7" w:rsidP="005B4BC7">
            <w:pPr>
              <w:pStyle w:val="TableParagraph"/>
              <w:spacing w:before="69"/>
              <w:ind w:right="327"/>
              <w:jc w:val="center"/>
              <w:rPr>
                <w:b/>
                <w:spacing w:val="-10"/>
              </w:rPr>
            </w:pPr>
            <w:r>
              <w:rPr>
                <w:b/>
                <w:spacing w:val="-10"/>
              </w:rPr>
              <w:t>5</w:t>
            </w:r>
          </w:p>
        </w:tc>
      </w:tr>
      <w:tr w:rsidR="005B4BC7" w:rsidRPr="007B3E1E" w14:paraId="20D09CE2" w14:textId="11BA5D07" w:rsidTr="00B750B6">
        <w:trPr>
          <w:trHeight w:val="447"/>
        </w:trPr>
        <w:tc>
          <w:tcPr>
            <w:tcW w:w="1492" w:type="dxa"/>
          </w:tcPr>
          <w:p w14:paraId="48E8A54D" w14:textId="77777777" w:rsidR="005B4BC7" w:rsidRPr="003673B6" w:rsidRDefault="005B4BC7">
            <w:pPr>
              <w:pStyle w:val="TableParagraph"/>
              <w:ind w:left="623"/>
              <w:rPr>
                <w:b/>
              </w:rPr>
            </w:pPr>
            <w:r w:rsidRPr="003673B6">
              <w:rPr>
                <w:b/>
                <w:spacing w:val="-10"/>
              </w:rPr>
              <w:t>2</w:t>
            </w:r>
          </w:p>
        </w:tc>
        <w:tc>
          <w:tcPr>
            <w:tcW w:w="6068" w:type="dxa"/>
          </w:tcPr>
          <w:p w14:paraId="201A5F4E" w14:textId="77777777" w:rsidR="005B4BC7" w:rsidRPr="009149FF" w:rsidRDefault="005B4BC7">
            <w:pPr>
              <w:pStyle w:val="TableParagraph"/>
              <w:ind w:left="173"/>
              <w:rPr>
                <w:b/>
                <w:sz w:val="28"/>
                <w:szCs w:val="28"/>
              </w:rPr>
            </w:pPr>
            <w:r w:rsidRPr="009149FF">
              <w:rPr>
                <w:b/>
                <w:spacing w:val="-4"/>
                <w:sz w:val="28"/>
                <w:szCs w:val="28"/>
              </w:rPr>
              <w:t>LITERATURE</w:t>
            </w:r>
            <w:r w:rsidRPr="009149FF">
              <w:rPr>
                <w:b/>
                <w:spacing w:val="-3"/>
                <w:sz w:val="28"/>
                <w:szCs w:val="28"/>
              </w:rPr>
              <w:t xml:space="preserve"> </w:t>
            </w:r>
            <w:r w:rsidRPr="009149FF">
              <w:rPr>
                <w:b/>
                <w:spacing w:val="-2"/>
                <w:sz w:val="28"/>
                <w:szCs w:val="28"/>
              </w:rPr>
              <w:t>REVIEW</w:t>
            </w:r>
          </w:p>
        </w:tc>
        <w:tc>
          <w:tcPr>
            <w:tcW w:w="2074" w:type="dxa"/>
          </w:tcPr>
          <w:p w14:paraId="2EC6EF21" w14:textId="03C05530" w:rsidR="005B4BC7" w:rsidRPr="003673B6" w:rsidRDefault="005B4BC7" w:rsidP="005B4BC7">
            <w:pPr>
              <w:pStyle w:val="TableParagraph"/>
              <w:ind w:right="327"/>
              <w:jc w:val="center"/>
              <w:rPr>
                <w:b/>
              </w:rPr>
            </w:pPr>
            <w:r>
              <w:rPr>
                <w:b/>
                <w:spacing w:val="-10"/>
              </w:rPr>
              <w:t>7</w:t>
            </w:r>
          </w:p>
        </w:tc>
      </w:tr>
      <w:tr w:rsidR="005B4BC7" w:rsidRPr="007B3E1E" w14:paraId="52BA460D" w14:textId="5F181005" w:rsidTr="00B750B6">
        <w:trPr>
          <w:trHeight w:val="447"/>
        </w:trPr>
        <w:tc>
          <w:tcPr>
            <w:tcW w:w="1492" w:type="dxa"/>
          </w:tcPr>
          <w:p w14:paraId="7E1F400C" w14:textId="77777777" w:rsidR="005B4BC7" w:rsidRPr="003673B6" w:rsidRDefault="005B4BC7">
            <w:pPr>
              <w:pStyle w:val="TableParagraph"/>
              <w:spacing w:before="0"/>
            </w:pPr>
          </w:p>
        </w:tc>
        <w:tc>
          <w:tcPr>
            <w:tcW w:w="6068" w:type="dxa"/>
          </w:tcPr>
          <w:p w14:paraId="0FE9042C" w14:textId="72DD1343" w:rsidR="005B4BC7" w:rsidRPr="009149FF" w:rsidRDefault="005B4BC7">
            <w:pPr>
              <w:pStyle w:val="TableParagraph"/>
              <w:spacing w:before="69"/>
              <w:ind w:left="173"/>
              <w:rPr>
                <w:b/>
                <w:sz w:val="28"/>
                <w:szCs w:val="28"/>
              </w:rPr>
            </w:pPr>
            <w:r w:rsidRPr="009149FF">
              <w:rPr>
                <w:b/>
                <w:spacing w:val="-2"/>
                <w:sz w:val="28"/>
                <w:szCs w:val="28"/>
              </w:rPr>
              <w:t>2.1</w:t>
            </w:r>
            <w:r w:rsidRPr="009149FF">
              <w:rPr>
                <w:b/>
                <w:spacing w:val="-10"/>
                <w:sz w:val="28"/>
                <w:szCs w:val="28"/>
              </w:rPr>
              <w:t xml:space="preserve"> </w:t>
            </w:r>
            <w:r w:rsidRPr="009149FF">
              <w:rPr>
                <w:b/>
                <w:spacing w:val="-2"/>
                <w:sz w:val="28"/>
                <w:szCs w:val="28"/>
              </w:rPr>
              <w:t>EXISTING E-COMMERCE PLATFORMS &amp; DRAWBACKS</w:t>
            </w:r>
          </w:p>
        </w:tc>
        <w:tc>
          <w:tcPr>
            <w:tcW w:w="2074" w:type="dxa"/>
          </w:tcPr>
          <w:p w14:paraId="7951D08A" w14:textId="6111409A" w:rsidR="005B4BC7" w:rsidRPr="003673B6" w:rsidRDefault="005B4BC7" w:rsidP="005B4BC7">
            <w:pPr>
              <w:pStyle w:val="TableParagraph"/>
              <w:spacing w:before="69"/>
              <w:ind w:right="327"/>
              <w:jc w:val="center"/>
              <w:rPr>
                <w:b/>
              </w:rPr>
            </w:pPr>
            <w:r>
              <w:rPr>
                <w:b/>
                <w:spacing w:val="-10"/>
              </w:rPr>
              <w:t>12</w:t>
            </w:r>
          </w:p>
        </w:tc>
      </w:tr>
      <w:tr w:rsidR="005B4BC7" w:rsidRPr="007B3E1E" w14:paraId="50851452" w14:textId="550D7AD6" w:rsidTr="00B750B6">
        <w:trPr>
          <w:trHeight w:val="446"/>
        </w:trPr>
        <w:tc>
          <w:tcPr>
            <w:tcW w:w="1492" w:type="dxa"/>
          </w:tcPr>
          <w:p w14:paraId="4F1E4DBE" w14:textId="77777777" w:rsidR="005B4BC7" w:rsidRPr="003673B6" w:rsidRDefault="005B4BC7">
            <w:pPr>
              <w:pStyle w:val="TableParagraph"/>
              <w:spacing w:before="0"/>
            </w:pPr>
          </w:p>
        </w:tc>
        <w:tc>
          <w:tcPr>
            <w:tcW w:w="6068" w:type="dxa"/>
          </w:tcPr>
          <w:p w14:paraId="589956E0" w14:textId="110B16A8" w:rsidR="005B4BC7" w:rsidRPr="009149FF" w:rsidRDefault="005B4BC7">
            <w:pPr>
              <w:pStyle w:val="TableParagraph"/>
              <w:ind w:left="173"/>
              <w:rPr>
                <w:b/>
                <w:sz w:val="28"/>
                <w:szCs w:val="28"/>
              </w:rPr>
            </w:pPr>
            <w:r w:rsidRPr="009149FF">
              <w:rPr>
                <w:b/>
                <w:spacing w:val="-2"/>
                <w:sz w:val="28"/>
                <w:szCs w:val="28"/>
              </w:rPr>
              <w:t>2.2</w:t>
            </w:r>
            <w:r w:rsidRPr="009149FF">
              <w:rPr>
                <w:b/>
                <w:spacing w:val="-10"/>
                <w:sz w:val="28"/>
                <w:szCs w:val="28"/>
              </w:rPr>
              <w:t xml:space="preserve"> </w:t>
            </w:r>
            <w:r w:rsidRPr="009149FF">
              <w:rPr>
                <w:b/>
                <w:spacing w:val="-2"/>
                <w:sz w:val="28"/>
                <w:szCs w:val="28"/>
              </w:rPr>
              <w:t>PROPOSED AGRICONNECT SYSTEM &amp; ADVANTAGES</w:t>
            </w:r>
          </w:p>
        </w:tc>
        <w:tc>
          <w:tcPr>
            <w:tcW w:w="2074" w:type="dxa"/>
          </w:tcPr>
          <w:p w14:paraId="0DA6BBF3" w14:textId="432D5AD9" w:rsidR="005B4BC7" w:rsidRPr="003673B6" w:rsidRDefault="005B4BC7" w:rsidP="005B4BC7">
            <w:pPr>
              <w:pStyle w:val="TableParagraph"/>
              <w:ind w:right="269"/>
              <w:jc w:val="center"/>
              <w:rPr>
                <w:b/>
              </w:rPr>
            </w:pPr>
            <w:r w:rsidRPr="003673B6">
              <w:rPr>
                <w:b/>
                <w:spacing w:val="-5"/>
              </w:rPr>
              <w:t>1</w:t>
            </w:r>
            <w:r>
              <w:rPr>
                <w:b/>
                <w:spacing w:val="-5"/>
              </w:rPr>
              <w:t>4</w:t>
            </w:r>
          </w:p>
        </w:tc>
      </w:tr>
      <w:tr w:rsidR="005B4BC7" w:rsidRPr="007B3E1E" w14:paraId="132A5789" w14:textId="663C8BF4" w:rsidTr="00B750B6">
        <w:trPr>
          <w:trHeight w:val="447"/>
        </w:trPr>
        <w:tc>
          <w:tcPr>
            <w:tcW w:w="1492" w:type="dxa"/>
          </w:tcPr>
          <w:p w14:paraId="1C696CBA" w14:textId="77777777" w:rsidR="005B4BC7" w:rsidRPr="003673B6" w:rsidRDefault="005B4BC7">
            <w:pPr>
              <w:pStyle w:val="TableParagraph"/>
              <w:ind w:left="623"/>
              <w:rPr>
                <w:b/>
              </w:rPr>
            </w:pPr>
            <w:r w:rsidRPr="003673B6">
              <w:rPr>
                <w:b/>
                <w:spacing w:val="-10"/>
              </w:rPr>
              <w:t>3</w:t>
            </w:r>
          </w:p>
        </w:tc>
        <w:tc>
          <w:tcPr>
            <w:tcW w:w="6068" w:type="dxa"/>
          </w:tcPr>
          <w:p w14:paraId="137CD45E" w14:textId="77777777" w:rsidR="005B4BC7" w:rsidRPr="00F06B83" w:rsidRDefault="005B4BC7">
            <w:pPr>
              <w:pStyle w:val="TableParagraph"/>
              <w:ind w:left="173"/>
              <w:rPr>
                <w:b/>
                <w:sz w:val="28"/>
                <w:szCs w:val="28"/>
              </w:rPr>
            </w:pPr>
            <w:r w:rsidRPr="00F06B83">
              <w:rPr>
                <w:b/>
                <w:spacing w:val="-7"/>
                <w:sz w:val="28"/>
                <w:szCs w:val="28"/>
              </w:rPr>
              <w:t>SYSTEM</w:t>
            </w:r>
            <w:r w:rsidRPr="00F06B83">
              <w:rPr>
                <w:b/>
                <w:spacing w:val="-1"/>
                <w:sz w:val="28"/>
                <w:szCs w:val="28"/>
              </w:rPr>
              <w:t xml:space="preserve"> </w:t>
            </w:r>
            <w:r w:rsidRPr="00F06B83">
              <w:rPr>
                <w:b/>
                <w:spacing w:val="-2"/>
                <w:sz w:val="28"/>
                <w:szCs w:val="28"/>
              </w:rPr>
              <w:t>ANALYSIS</w:t>
            </w:r>
          </w:p>
        </w:tc>
        <w:tc>
          <w:tcPr>
            <w:tcW w:w="2074" w:type="dxa"/>
          </w:tcPr>
          <w:p w14:paraId="36EBE7DA" w14:textId="36DB6EA2" w:rsidR="005B4BC7" w:rsidRPr="003673B6" w:rsidRDefault="005B4BC7" w:rsidP="005B4BC7">
            <w:pPr>
              <w:pStyle w:val="TableParagraph"/>
              <w:ind w:right="269"/>
              <w:jc w:val="center"/>
              <w:rPr>
                <w:b/>
              </w:rPr>
            </w:pPr>
            <w:r w:rsidRPr="003673B6">
              <w:rPr>
                <w:b/>
                <w:spacing w:val="-5"/>
              </w:rPr>
              <w:t>1</w:t>
            </w:r>
            <w:r>
              <w:rPr>
                <w:b/>
                <w:spacing w:val="-5"/>
              </w:rPr>
              <w:t>8</w:t>
            </w:r>
          </w:p>
        </w:tc>
      </w:tr>
      <w:tr w:rsidR="005B4BC7" w:rsidRPr="007B3E1E" w14:paraId="3F3A4B62" w14:textId="028EC770" w:rsidTr="00B750B6">
        <w:trPr>
          <w:trHeight w:val="447"/>
        </w:trPr>
        <w:tc>
          <w:tcPr>
            <w:tcW w:w="1492" w:type="dxa"/>
          </w:tcPr>
          <w:p w14:paraId="5A6CE53B" w14:textId="77777777" w:rsidR="005B4BC7" w:rsidRPr="003673B6" w:rsidRDefault="005B4BC7">
            <w:pPr>
              <w:pStyle w:val="TableParagraph"/>
              <w:spacing w:before="0"/>
            </w:pPr>
          </w:p>
        </w:tc>
        <w:tc>
          <w:tcPr>
            <w:tcW w:w="6068" w:type="dxa"/>
          </w:tcPr>
          <w:p w14:paraId="1EA2E6B2" w14:textId="77777777" w:rsidR="005B4BC7" w:rsidRPr="00F06B83" w:rsidRDefault="005B4BC7">
            <w:pPr>
              <w:pStyle w:val="TableParagraph"/>
              <w:spacing w:before="69"/>
              <w:ind w:left="173"/>
              <w:rPr>
                <w:b/>
                <w:sz w:val="28"/>
                <w:szCs w:val="28"/>
              </w:rPr>
            </w:pPr>
            <w:r w:rsidRPr="00F06B83">
              <w:rPr>
                <w:b/>
                <w:spacing w:val="-2"/>
                <w:sz w:val="28"/>
                <w:szCs w:val="28"/>
              </w:rPr>
              <w:t>3.1</w:t>
            </w:r>
            <w:r w:rsidRPr="00F06B83">
              <w:rPr>
                <w:b/>
                <w:spacing w:val="-15"/>
                <w:sz w:val="28"/>
                <w:szCs w:val="28"/>
              </w:rPr>
              <w:t xml:space="preserve"> </w:t>
            </w:r>
            <w:r w:rsidRPr="00F06B83">
              <w:rPr>
                <w:b/>
                <w:spacing w:val="-2"/>
                <w:sz w:val="28"/>
                <w:szCs w:val="28"/>
              </w:rPr>
              <w:t>OVERVIEW</w:t>
            </w:r>
            <w:r w:rsidRPr="00F06B83">
              <w:rPr>
                <w:b/>
                <w:spacing w:val="-15"/>
                <w:sz w:val="28"/>
                <w:szCs w:val="28"/>
              </w:rPr>
              <w:t xml:space="preserve"> </w:t>
            </w:r>
            <w:r w:rsidRPr="00F06B83">
              <w:rPr>
                <w:b/>
                <w:spacing w:val="-2"/>
                <w:sz w:val="28"/>
                <w:szCs w:val="28"/>
              </w:rPr>
              <w:t>OF</w:t>
            </w:r>
            <w:r w:rsidRPr="00F06B83">
              <w:rPr>
                <w:b/>
                <w:spacing w:val="-13"/>
                <w:sz w:val="28"/>
                <w:szCs w:val="28"/>
              </w:rPr>
              <w:t xml:space="preserve"> </w:t>
            </w:r>
            <w:r w:rsidRPr="00F06B83">
              <w:rPr>
                <w:b/>
                <w:spacing w:val="-2"/>
                <w:sz w:val="28"/>
                <w:szCs w:val="28"/>
              </w:rPr>
              <w:t>SYSTEM</w:t>
            </w:r>
            <w:r w:rsidRPr="00F06B83">
              <w:rPr>
                <w:b/>
                <w:spacing w:val="-13"/>
                <w:sz w:val="28"/>
                <w:szCs w:val="28"/>
              </w:rPr>
              <w:t xml:space="preserve"> </w:t>
            </w:r>
            <w:r w:rsidRPr="00F06B83">
              <w:rPr>
                <w:b/>
                <w:spacing w:val="-2"/>
                <w:sz w:val="28"/>
                <w:szCs w:val="28"/>
              </w:rPr>
              <w:t>ANALYSIS</w:t>
            </w:r>
          </w:p>
        </w:tc>
        <w:tc>
          <w:tcPr>
            <w:tcW w:w="2074" w:type="dxa"/>
          </w:tcPr>
          <w:p w14:paraId="6A790178" w14:textId="575456FE" w:rsidR="005B4BC7" w:rsidRPr="003673B6" w:rsidRDefault="005B4BC7" w:rsidP="005B4BC7">
            <w:pPr>
              <w:pStyle w:val="TableParagraph"/>
              <w:spacing w:before="69"/>
              <w:ind w:right="269"/>
              <w:jc w:val="center"/>
              <w:rPr>
                <w:b/>
              </w:rPr>
            </w:pPr>
            <w:r w:rsidRPr="003673B6">
              <w:rPr>
                <w:b/>
                <w:spacing w:val="-5"/>
              </w:rPr>
              <w:t>1</w:t>
            </w:r>
            <w:r>
              <w:rPr>
                <w:b/>
                <w:spacing w:val="-5"/>
              </w:rPr>
              <w:t>9</w:t>
            </w:r>
          </w:p>
        </w:tc>
      </w:tr>
      <w:tr w:rsidR="005B4BC7" w:rsidRPr="007B3E1E" w14:paraId="35BA4A32" w14:textId="3B896D2A" w:rsidTr="00B750B6">
        <w:trPr>
          <w:trHeight w:val="446"/>
        </w:trPr>
        <w:tc>
          <w:tcPr>
            <w:tcW w:w="1492" w:type="dxa"/>
          </w:tcPr>
          <w:p w14:paraId="3A6AD2EE" w14:textId="77777777" w:rsidR="005B4BC7" w:rsidRPr="003673B6" w:rsidRDefault="005B4BC7">
            <w:pPr>
              <w:pStyle w:val="TableParagraph"/>
              <w:spacing w:before="0"/>
            </w:pPr>
          </w:p>
        </w:tc>
        <w:tc>
          <w:tcPr>
            <w:tcW w:w="6068" w:type="dxa"/>
          </w:tcPr>
          <w:p w14:paraId="2F2AD69E" w14:textId="6A765C22" w:rsidR="005B4BC7" w:rsidRPr="00F06B83" w:rsidRDefault="005B4BC7">
            <w:pPr>
              <w:pStyle w:val="TableParagraph"/>
              <w:ind w:left="173"/>
              <w:rPr>
                <w:b/>
                <w:sz w:val="28"/>
                <w:szCs w:val="28"/>
              </w:rPr>
            </w:pPr>
            <w:r w:rsidRPr="00F06B83">
              <w:rPr>
                <w:b/>
                <w:spacing w:val="-4"/>
                <w:sz w:val="28"/>
                <w:szCs w:val="28"/>
              </w:rPr>
              <w:t>3.2</w:t>
            </w:r>
            <w:r w:rsidRPr="00F06B83">
              <w:rPr>
                <w:b/>
                <w:sz w:val="28"/>
                <w:szCs w:val="28"/>
              </w:rPr>
              <w:t xml:space="preserve"> TECHNOLOGIES AND TOOLS USED</w:t>
            </w:r>
          </w:p>
        </w:tc>
        <w:tc>
          <w:tcPr>
            <w:tcW w:w="2074" w:type="dxa"/>
          </w:tcPr>
          <w:p w14:paraId="1978434B" w14:textId="5E1B05C5" w:rsidR="005B4BC7" w:rsidRPr="003673B6" w:rsidRDefault="005B4BC7" w:rsidP="005B4BC7">
            <w:pPr>
              <w:pStyle w:val="TableParagraph"/>
              <w:ind w:right="269"/>
              <w:jc w:val="center"/>
              <w:rPr>
                <w:b/>
              </w:rPr>
            </w:pPr>
            <w:r>
              <w:rPr>
                <w:b/>
                <w:spacing w:val="-5"/>
              </w:rPr>
              <w:t>25</w:t>
            </w:r>
          </w:p>
        </w:tc>
      </w:tr>
      <w:tr w:rsidR="005B4BC7" w:rsidRPr="007B3E1E" w14:paraId="76A00EE8" w14:textId="4C2841B1" w:rsidTr="00B750B6">
        <w:trPr>
          <w:trHeight w:val="447"/>
        </w:trPr>
        <w:tc>
          <w:tcPr>
            <w:tcW w:w="1492" w:type="dxa"/>
          </w:tcPr>
          <w:p w14:paraId="46BD319C" w14:textId="77777777" w:rsidR="005B4BC7" w:rsidRPr="003673B6" w:rsidRDefault="005B4BC7">
            <w:pPr>
              <w:pStyle w:val="TableParagraph"/>
              <w:spacing w:before="0"/>
            </w:pPr>
          </w:p>
        </w:tc>
        <w:tc>
          <w:tcPr>
            <w:tcW w:w="6068" w:type="dxa"/>
          </w:tcPr>
          <w:p w14:paraId="63251885" w14:textId="3D6C9D75" w:rsidR="005B4BC7" w:rsidRPr="00F06B83" w:rsidRDefault="005B4BC7">
            <w:pPr>
              <w:pStyle w:val="TableParagraph"/>
              <w:ind w:left="173"/>
              <w:rPr>
                <w:b/>
                <w:sz w:val="28"/>
                <w:szCs w:val="28"/>
              </w:rPr>
            </w:pPr>
            <w:r w:rsidRPr="00F06B83">
              <w:rPr>
                <w:b/>
                <w:sz w:val="28"/>
                <w:szCs w:val="28"/>
              </w:rPr>
              <w:t>3.3</w:t>
            </w:r>
            <w:r w:rsidRPr="00F06B83">
              <w:rPr>
                <w:b/>
                <w:spacing w:val="-16"/>
                <w:sz w:val="28"/>
                <w:szCs w:val="28"/>
              </w:rPr>
              <w:t xml:space="preserve"> MODULES OF THE PROJECT</w:t>
            </w:r>
          </w:p>
        </w:tc>
        <w:tc>
          <w:tcPr>
            <w:tcW w:w="2074" w:type="dxa"/>
          </w:tcPr>
          <w:p w14:paraId="212A80E8" w14:textId="1C4DBECE" w:rsidR="005B4BC7" w:rsidRPr="003673B6" w:rsidRDefault="005B4BC7" w:rsidP="005B4BC7">
            <w:pPr>
              <w:pStyle w:val="TableParagraph"/>
              <w:ind w:right="269"/>
              <w:jc w:val="center"/>
              <w:rPr>
                <w:b/>
              </w:rPr>
            </w:pPr>
            <w:r>
              <w:rPr>
                <w:b/>
                <w:spacing w:val="-5"/>
              </w:rPr>
              <w:t>27</w:t>
            </w:r>
          </w:p>
        </w:tc>
      </w:tr>
      <w:tr w:rsidR="005B4BC7" w:rsidRPr="007B3E1E" w14:paraId="4D49E0DC" w14:textId="513876C5" w:rsidTr="00B750B6">
        <w:trPr>
          <w:trHeight w:val="447"/>
        </w:trPr>
        <w:tc>
          <w:tcPr>
            <w:tcW w:w="1492" w:type="dxa"/>
          </w:tcPr>
          <w:p w14:paraId="7568D72F" w14:textId="77777777" w:rsidR="005B4BC7" w:rsidRPr="003673B6" w:rsidRDefault="005B4BC7">
            <w:pPr>
              <w:pStyle w:val="TableParagraph"/>
              <w:spacing w:before="0"/>
            </w:pPr>
          </w:p>
        </w:tc>
        <w:tc>
          <w:tcPr>
            <w:tcW w:w="6068" w:type="dxa"/>
          </w:tcPr>
          <w:p w14:paraId="52141E7C" w14:textId="77777777" w:rsidR="005B4BC7" w:rsidRPr="00F06B83" w:rsidRDefault="005B4BC7">
            <w:pPr>
              <w:pStyle w:val="TableParagraph"/>
              <w:spacing w:before="69"/>
              <w:ind w:left="173"/>
              <w:rPr>
                <w:b/>
                <w:sz w:val="28"/>
                <w:szCs w:val="28"/>
              </w:rPr>
            </w:pPr>
            <w:r w:rsidRPr="00F06B83">
              <w:rPr>
                <w:b/>
                <w:spacing w:val="-4"/>
                <w:sz w:val="28"/>
                <w:szCs w:val="28"/>
              </w:rPr>
              <w:t>3.4</w:t>
            </w:r>
            <w:r w:rsidRPr="00F06B83">
              <w:rPr>
                <w:b/>
                <w:spacing w:val="12"/>
                <w:sz w:val="28"/>
                <w:szCs w:val="28"/>
              </w:rPr>
              <w:t xml:space="preserve"> </w:t>
            </w:r>
            <w:r w:rsidRPr="00F06B83">
              <w:rPr>
                <w:b/>
                <w:spacing w:val="-4"/>
                <w:sz w:val="28"/>
                <w:szCs w:val="28"/>
              </w:rPr>
              <w:t>SYSTEM</w:t>
            </w:r>
            <w:r w:rsidRPr="00F06B83">
              <w:rPr>
                <w:b/>
                <w:spacing w:val="-3"/>
                <w:sz w:val="28"/>
                <w:szCs w:val="28"/>
              </w:rPr>
              <w:t xml:space="preserve"> </w:t>
            </w:r>
            <w:r w:rsidRPr="00F06B83">
              <w:rPr>
                <w:b/>
                <w:spacing w:val="-4"/>
                <w:sz w:val="28"/>
                <w:szCs w:val="28"/>
              </w:rPr>
              <w:t>REQUIREMENTS</w:t>
            </w:r>
          </w:p>
        </w:tc>
        <w:tc>
          <w:tcPr>
            <w:tcW w:w="2074" w:type="dxa"/>
          </w:tcPr>
          <w:p w14:paraId="68E250FD" w14:textId="494512A8" w:rsidR="005B4BC7" w:rsidRPr="003673B6" w:rsidRDefault="005B4BC7" w:rsidP="005B4BC7">
            <w:pPr>
              <w:pStyle w:val="TableParagraph"/>
              <w:spacing w:before="69"/>
              <w:ind w:right="269"/>
              <w:jc w:val="center"/>
              <w:rPr>
                <w:b/>
              </w:rPr>
            </w:pPr>
            <w:r>
              <w:rPr>
                <w:b/>
                <w:spacing w:val="-5"/>
              </w:rPr>
              <w:t>29</w:t>
            </w:r>
          </w:p>
        </w:tc>
      </w:tr>
      <w:tr w:rsidR="005B4BC7" w:rsidRPr="007B3E1E" w14:paraId="4DBFA806" w14:textId="42AE8936" w:rsidTr="00B750B6">
        <w:trPr>
          <w:trHeight w:val="446"/>
        </w:trPr>
        <w:tc>
          <w:tcPr>
            <w:tcW w:w="1492" w:type="dxa"/>
          </w:tcPr>
          <w:p w14:paraId="264447CB" w14:textId="77777777" w:rsidR="005B4BC7" w:rsidRPr="003673B6" w:rsidRDefault="005B4BC7">
            <w:pPr>
              <w:pStyle w:val="TableParagraph"/>
              <w:ind w:left="623"/>
              <w:rPr>
                <w:b/>
              </w:rPr>
            </w:pPr>
            <w:r w:rsidRPr="003673B6">
              <w:rPr>
                <w:b/>
                <w:spacing w:val="-10"/>
              </w:rPr>
              <w:t>4</w:t>
            </w:r>
          </w:p>
        </w:tc>
        <w:tc>
          <w:tcPr>
            <w:tcW w:w="6068" w:type="dxa"/>
          </w:tcPr>
          <w:p w14:paraId="2482F17E" w14:textId="77777777" w:rsidR="005B4BC7" w:rsidRPr="00F06B83" w:rsidRDefault="005B4BC7">
            <w:pPr>
              <w:pStyle w:val="TableParagraph"/>
              <w:ind w:left="173"/>
              <w:rPr>
                <w:b/>
                <w:sz w:val="28"/>
                <w:szCs w:val="28"/>
              </w:rPr>
            </w:pPr>
            <w:r w:rsidRPr="00F06B83">
              <w:rPr>
                <w:b/>
                <w:spacing w:val="-4"/>
                <w:sz w:val="28"/>
                <w:szCs w:val="28"/>
              </w:rPr>
              <w:t>SYSTEM</w:t>
            </w:r>
            <w:r w:rsidRPr="00F06B83">
              <w:rPr>
                <w:b/>
                <w:spacing w:val="-10"/>
                <w:sz w:val="28"/>
                <w:szCs w:val="28"/>
              </w:rPr>
              <w:t xml:space="preserve"> </w:t>
            </w:r>
            <w:r w:rsidRPr="00F06B83">
              <w:rPr>
                <w:b/>
                <w:spacing w:val="-2"/>
                <w:sz w:val="28"/>
                <w:szCs w:val="28"/>
              </w:rPr>
              <w:t>DESIGN</w:t>
            </w:r>
          </w:p>
        </w:tc>
        <w:tc>
          <w:tcPr>
            <w:tcW w:w="2074" w:type="dxa"/>
          </w:tcPr>
          <w:p w14:paraId="4E7731D5" w14:textId="1259E705" w:rsidR="005B4BC7" w:rsidRPr="003673B6" w:rsidRDefault="005B4BC7" w:rsidP="005B4BC7">
            <w:pPr>
              <w:pStyle w:val="TableParagraph"/>
              <w:ind w:right="269"/>
              <w:jc w:val="center"/>
              <w:rPr>
                <w:b/>
              </w:rPr>
            </w:pPr>
            <w:r>
              <w:rPr>
                <w:b/>
                <w:spacing w:val="-5"/>
              </w:rPr>
              <w:t>3</w:t>
            </w:r>
            <w:r w:rsidR="00F65795">
              <w:rPr>
                <w:b/>
                <w:spacing w:val="-5"/>
              </w:rPr>
              <w:t>1</w:t>
            </w:r>
          </w:p>
        </w:tc>
      </w:tr>
      <w:tr w:rsidR="005B4BC7" w:rsidRPr="007B3E1E" w14:paraId="596406CB" w14:textId="7A8BF9B9" w:rsidTr="00B750B6">
        <w:trPr>
          <w:trHeight w:val="447"/>
        </w:trPr>
        <w:tc>
          <w:tcPr>
            <w:tcW w:w="1492" w:type="dxa"/>
          </w:tcPr>
          <w:p w14:paraId="4C9DBA62" w14:textId="77777777" w:rsidR="005B4BC7" w:rsidRPr="003673B6" w:rsidRDefault="005B4BC7">
            <w:pPr>
              <w:pStyle w:val="TableParagraph"/>
              <w:spacing w:before="0"/>
            </w:pPr>
          </w:p>
        </w:tc>
        <w:tc>
          <w:tcPr>
            <w:tcW w:w="6068" w:type="dxa"/>
          </w:tcPr>
          <w:p w14:paraId="5A041106" w14:textId="77777777" w:rsidR="005B4BC7" w:rsidRPr="00F06B83" w:rsidRDefault="005B4BC7">
            <w:pPr>
              <w:pStyle w:val="TableParagraph"/>
              <w:ind w:left="173"/>
              <w:rPr>
                <w:b/>
                <w:sz w:val="28"/>
                <w:szCs w:val="28"/>
              </w:rPr>
            </w:pPr>
            <w:r w:rsidRPr="00F06B83">
              <w:rPr>
                <w:b/>
                <w:spacing w:val="-4"/>
                <w:sz w:val="28"/>
                <w:szCs w:val="28"/>
              </w:rPr>
              <w:t>4.1 OVERVIEW</w:t>
            </w:r>
            <w:r w:rsidRPr="00F06B83">
              <w:rPr>
                <w:b/>
                <w:spacing w:val="-10"/>
                <w:sz w:val="28"/>
                <w:szCs w:val="28"/>
              </w:rPr>
              <w:t xml:space="preserve"> </w:t>
            </w:r>
            <w:r w:rsidRPr="00F06B83">
              <w:rPr>
                <w:b/>
                <w:spacing w:val="-4"/>
                <w:sz w:val="28"/>
                <w:szCs w:val="28"/>
              </w:rPr>
              <w:t>OF</w:t>
            </w:r>
            <w:r w:rsidRPr="00F06B83">
              <w:rPr>
                <w:b/>
                <w:spacing w:val="-6"/>
                <w:sz w:val="28"/>
                <w:szCs w:val="28"/>
              </w:rPr>
              <w:t xml:space="preserve"> </w:t>
            </w:r>
            <w:r w:rsidRPr="00F06B83">
              <w:rPr>
                <w:b/>
                <w:spacing w:val="-4"/>
                <w:sz w:val="28"/>
                <w:szCs w:val="28"/>
              </w:rPr>
              <w:t>SYSTEM</w:t>
            </w:r>
            <w:r w:rsidRPr="00F06B83">
              <w:rPr>
                <w:b/>
                <w:spacing w:val="-1"/>
                <w:sz w:val="28"/>
                <w:szCs w:val="28"/>
              </w:rPr>
              <w:t xml:space="preserve"> </w:t>
            </w:r>
            <w:r w:rsidRPr="00F06B83">
              <w:rPr>
                <w:b/>
                <w:spacing w:val="-4"/>
                <w:sz w:val="28"/>
                <w:szCs w:val="28"/>
              </w:rPr>
              <w:t>DESIGN</w:t>
            </w:r>
          </w:p>
        </w:tc>
        <w:tc>
          <w:tcPr>
            <w:tcW w:w="2074" w:type="dxa"/>
          </w:tcPr>
          <w:p w14:paraId="690E01B2" w14:textId="79492980" w:rsidR="005B4BC7" w:rsidRPr="003673B6" w:rsidRDefault="005B4BC7" w:rsidP="005B4BC7">
            <w:pPr>
              <w:pStyle w:val="TableParagraph"/>
              <w:ind w:right="269"/>
              <w:jc w:val="center"/>
              <w:rPr>
                <w:b/>
              </w:rPr>
            </w:pPr>
            <w:r>
              <w:rPr>
                <w:b/>
                <w:spacing w:val="-5"/>
              </w:rPr>
              <w:t>3</w:t>
            </w:r>
            <w:r w:rsidR="00F65795">
              <w:rPr>
                <w:b/>
                <w:spacing w:val="-5"/>
              </w:rPr>
              <w:t>2</w:t>
            </w:r>
          </w:p>
        </w:tc>
      </w:tr>
      <w:tr w:rsidR="005B4BC7" w:rsidRPr="007B3E1E" w14:paraId="45F630D0" w14:textId="5BB17187" w:rsidTr="00B750B6">
        <w:trPr>
          <w:trHeight w:val="447"/>
        </w:trPr>
        <w:tc>
          <w:tcPr>
            <w:tcW w:w="1492" w:type="dxa"/>
          </w:tcPr>
          <w:p w14:paraId="6D65809F" w14:textId="77777777" w:rsidR="005B4BC7" w:rsidRPr="003673B6" w:rsidRDefault="005B4BC7">
            <w:pPr>
              <w:pStyle w:val="TableParagraph"/>
              <w:spacing w:before="0"/>
            </w:pPr>
          </w:p>
        </w:tc>
        <w:tc>
          <w:tcPr>
            <w:tcW w:w="6068" w:type="dxa"/>
          </w:tcPr>
          <w:p w14:paraId="6A043CA9" w14:textId="1587904C" w:rsidR="005B4BC7" w:rsidRPr="00F06B83" w:rsidRDefault="005B4BC7">
            <w:pPr>
              <w:pStyle w:val="TableParagraph"/>
              <w:spacing w:before="69"/>
              <w:ind w:left="173"/>
              <w:rPr>
                <w:b/>
                <w:sz w:val="28"/>
                <w:szCs w:val="28"/>
              </w:rPr>
            </w:pPr>
            <w:r w:rsidRPr="00F06B83">
              <w:rPr>
                <w:b/>
                <w:spacing w:val="-4"/>
                <w:sz w:val="28"/>
                <w:szCs w:val="28"/>
              </w:rPr>
              <w:t>4.2</w:t>
            </w:r>
            <w:r w:rsidRPr="00F06B83">
              <w:rPr>
                <w:b/>
                <w:spacing w:val="-10"/>
                <w:sz w:val="28"/>
                <w:szCs w:val="28"/>
              </w:rPr>
              <w:t xml:space="preserve"> </w:t>
            </w:r>
            <w:r w:rsidRPr="00F06B83">
              <w:rPr>
                <w:b/>
                <w:spacing w:val="-4"/>
                <w:sz w:val="28"/>
                <w:szCs w:val="28"/>
              </w:rPr>
              <w:t>UML</w:t>
            </w:r>
            <w:r w:rsidRPr="00F06B83">
              <w:rPr>
                <w:b/>
                <w:spacing w:val="-14"/>
                <w:sz w:val="28"/>
                <w:szCs w:val="28"/>
              </w:rPr>
              <w:t xml:space="preserve"> </w:t>
            </w:r>
            <w:r w:rsidRPr="00F06B83">
              <w:rPr>
                <w:b/>
                <w:spacing w:val="-4"/>
                <w:sz w:val="28"/>
                <w:szCs w:val="28"/>
              </w:rPr>
              <w:t xml:space="preserve">DIAGRAMS </w:t>
            </w:r>
          </w:p>
        </w:tc>
        <w:tc>
          <w:tcPr>
            <w:tcW w:w="2074" w:type="dxa"/>
          </w:tcPr>
          <w:p w14:paraId="3F98049F" w14:textId="2532BACD" w:rsidR="005B4BC7" w:rsidRPr="003673B6" w:rsidRDefault="005B4BC7" w:rsidP="005B4BC7">
            <w:pPr>
              <w:pStyle w:val="TableParagraph"/>
              <w:spacing w:before="69"/>
              <w:ind w:right="269"/>
              <w:jc w:val="center"/>
              <w:rPr>
                <w:b/>
              </w:rPr>
            </w:pPr>
            <w:r>
              <w:rPr>
                <w:b/>
                <w:spacing w:val="-5"/>
              </w:rPr>
              <w:t>3</w:t>
            </w:r>
            <w:r w:rsidR="00F65795">
              <w:rPr>
                <w:b/>
                <w:spacing w:val="-5"/>
              </w:rPr>
              <w:t>4</w:t>
            </w:r>
          </w:p>
        </w:tc>
      </w:tr>
      <w:tr w:rsidR="005B4BC7" w:rsidRPr="007B3E1E" w14:paraId="77957B54" w14:textId="2C6E1256" w:rsidTr="00B750B6">
        <w:trPr>
          <w:trHeight w:val="446"/>
        </w:trPr>
        <w:tc>
          <w:tcPr>
            <w:tcW w:w="1492" w:type="dxa"/>
          </w:tcPr>
          <w:p w14:paraId="10BB685E" w14:textId="77777777" w:rsidR="005B4BC7" w:rsidRPr="003673B6" w:rsidRDefault="005B4BC7">
            <w:pPr>
              <w:pStyle w:val="TableParagraph"/>
              <w:ind w:left="623"/>
              <w:rPr>
                <w:b/>
              </w:rPr>
            </w:pPr>
            <w:r w:rsidRPr="003673B6">
              <w:rPr>
                <w:b/>
                <w:spacing w:val="-10"/>
              </w:rPr>
              <w:t>5</w:t>
            </w:r>
          </w:p>
        </w:tc>
        <w:tc>
          <w:tcPr>
            <w:tcW w:w="6068" w:type="dxa"/>
          </w:tcPr>
          <w:p w14:paraId="009F9899" w14:textId="77777777" w:rsidR="005B4BC7" w:rsidRPr="00F06B83" w:rsidRDefault="005B4BC7">
            <w:pPr>
              <w:pStyle w:val="TableParagraph"/>
              <w:ind w:left="173"/>
              <w:rPr>
                <w:b/>
                <w:sz w:val="28"/>
                <w:szCs w:val="28"/>
              </w:rPr>
            </w:pPr>
            <w:r w:rsidRPr="00F06B83">
              <w:rPr>
                <w:b/>
                <w:spacing w:val="-4"/>
                <w:sz w:val="28"/>
                <w:szCs w:val="28"/>
              </w:rPr>
              <w:t>CODING</w:t>
            </w:r>
            <w:r w:rsidRPr="00F06B83">
              <w:rPr>
                <w:b/>
                <w:spacing w:val="-1"/>
                <w:sz w:val="28"/>
                <w:szCs w:val="28"/>
              </w:rPr>
              <w:t xml:space="preserve"> </w:t>
            </w:r>
            <w:r w:rsidRPr="00F06B83">
              <w:rPr>
                <w:b/>
                <w:spacing w:val="-4"/>
                <w:sz w:val="28"/>
                <w:szCs w:val="28"/>
              </w:rPr>
              <w:t>&amp;</w:t>
            </w:r>
            <w:r w:rsidRPr="00F06B83">
              <w:rPr>
                <w:b/>
                <w:spacing w:val="6"/>
                <w:sz w:val="28"/>
                <w:szCs w:val="28"/>
              </w:rPr>
              <w:t xml:space="preserve"> </w:t>
            </w:r>
            <w:r w:rsidRPr="00F06B83">
              <w:rPr>
                <w:b/>
                <w:spacing w:val="-4"/>
                <w:sz w:val="28"/>
                <w:szCs w:val="28"/>
              </w:rPr>
              <w:t>IMPLEMENTATION</w:t>
            </w:r>
          </w:p>
        </w:tc>
        <w:tc>
          <w:tcPr>
            <w:tcW w:w="2074" w:type="dxa"/>
          </w:tcPr>
          <w:p w14:paraId="05ADCCC6" w14:textId="57745D63" w:rsidR="005B4BC7" w:rsidRPr="003673B6" w:rsidRDefault="005B4BC7" w:rsidP="005B4BC7">
            <w:pPr>
              <w:pStyle w:val="TableParagraph"/>
              <w:ind w:right="269"/>
              <w:jc w:val="center"/>
              <w:rPr>
                <w:b/>
              </w:rPr>
            </w:pPr>
            <w:r>
              <w:rPr>
                <w:b/>
              </w:rPr>
              <w:t>41</w:t>
            </w:r>
          </w:p>
        </w:tc>
      </w:tr>
      <w:tr w:rsidR="005B4BC7" w:rsidRPr="007B3E1E" w14:paraId="232DCC55" w14:textId="56EBFC4B" w:rsidTr="00B750B6">
        <w:trPr>
          <w:trHeight w:val="446"/>
        </w:trPr>
        <w:tc>
          <w:tcPr>
            <w:tcW w:w="1492" w:type="dxa"/>
          </w:tcPr>
          <w:p w14:paraId="3CA94214" w14:textId="77777777" w:rsidR="005B4BC7" w:rsidRPr="003673B6" w:rsidRDefault="005B4BC7">
            <w:pPr>
              <w:pStyle w:val="TableParagraph"/>
              <w:spacing w:before="0"/>
            </w:pPr>
          </w:p>
        </w:tc>
        <w:tc>
          <w:tcPr>
            <w:tcW w:w="6068" w:type="dxa"/>
          </w:tcPr>
          <w:p w14:paraId="4458DDE5" w14:textId="6573E75B" w:rsidR="005B4BC7" w:rsidRPr="00F06B83" w:rsidRDefault="005B4BC7">
            <w:pPr>
              <w:pStyle w:val="TableParagraph"/>
              <w:ind w:left="173"/>
              <w:rPr>
                <w:b/>
                <w:sz w:val="28"/>
                <w:szCs w:val="28"/>
              </w:rPr>
            </w:pPr>
            <w:r w:rsidRPr="00F06B83">
              <w:rPr>
                <w:b/>
                <w:sz w:val="28"/>
                <w:szCs w:val="28"/>
              </w:rPr>
              <w:t>5.1</w:t>
            </w:r>
            <w:r w:rsidRPr="00F06B83">
              <w:rPr>
                <w:b/>
                <w:spacing w:val="-16"/>
                <w:sz w:val="28"/>
                <w:szCs w:val="28"/>
              </w:rPr>
              <w:t xml:space="preserve"> </w:t>
            </w:r>
            <w:bookmarkStart w:id="0" w:name="_Hlk195539541"/>
            <w:r w:rsidRPr="00F06B83">
              <w:rPr>
                <w:b/>
                <w:spacing w:val="-16"/>
                <w:sz w:val="28"/>
                <w:szCs w:val="28"/>
              </w:rPr>
              <w:t>BACKEND IMPLEMENTATION</w:t>
            </w:r>
            <w:bookmarkEnd w:id="0"/>
          </w:p>
        </w:tc>
        <w:tc>
          <w:tcPr>
            <w:tcW w:w="2074" w:type="dxa"/>
          </w:tcPr>
          <w:p w14:paraId="204571DC" w14:textId="0B6898CD" w:rsidR="005B4BC7" w:rsidRPr="003673B6" w:rsidRDefault="005B4BC7" w:rsidP="005B4BC7">
            <w:pPr>
              <w:pStyle w:val="TableParagraph"/>
              <w:ind w:right="269"/>
              <w:jc w:val="center"/>
              <w:rPr>
                <w:b/>
              </w:rPr>
            </w:pPr>
            <w:r>
              <w:rPr>
                <w:b/>
                <w:spacing w:val="-5"/>
              </w:rPr>
              <w:t>42</w:t>
            </w:r>
          </w:p>
        </w:tc>
      </w:tr>
      <w:tr w:rsidR="005B4BC7" w:rsidRPr="007B3E1E" w14:paraId="70B8AC1F" w14:textId="05E50E42" w:rsidTr="00B750B6">
        <w:trPr>
          <w:trHeight w:val="447"/>
        </w:trPr>
        <w:tc>
          <w:tcPr>
            <w:tcW w:w="1492" w:type="dxa"/>
          </w:tcPr>
          <w:p w14:paraId="2F049054" w14:textId="77777777" w:rsidR="005B4BC7" w:rsidRPr="003673B6" w:rsidRDefault="005B4BC7">
            <w:pPr>
              <w:pStyle w:val="TableParagraph"/>
              <w:spacing w:before="0"/>
            </w:pPr>
          </w:p>
        </w:tc>
        <w:tc>
          <w:tcPr>
            <w:tcW w:w="6068" w:type="dxa"/>
          </w:tcPr>
          <w:p w14:paraId="5D21A9E0" w14:textId="4338CCA3" w:rsidR="005B4BC7" w:rsidRPr="00F06B83" w:rsidRDefault="005B4BC7">
            <w:pPr>
              <w:pStyle w:val="TableParagraph"/>
              <w:ind w:left="173"/>
              <w:rPr>
                <w:b/>
                <w:sz w:val="28"/>
                <w:szCs w:val="28"/>
              </w:rPr>
            </w:pPr>
            <w:r w:rsidRPr="00F06B83">
              <w:rPr>
                <w:b/>
                <w:sz w:val="28"/>
                <w:szCs w:val="28"/>
              </w:rPr>
              <w:t xml:space="preserve">5.2 </w:t>
            </w:r>
            <w:r w:rsidRPr="00F06B83">
              <w:rPr>
                <w:b/>
                <w:spacing w:val="-16"/>
                <w:sz w:val="28"/>
                <w:szCs w:val="28"/>
              </w:rPr>
              <w:t xml:space="preserve"> FRONTEND IMPLEMENTATION</w:t>
            </w:r>
          </w:p>
        </w:tc>
        <w:tc>
          <w:tcPr>
            <w:tcW w:w="2074" w:type="dxa"/>
          </w:tcPr>
          <w:p w14:paraId="6F7EDB87" w14:textId="18F6DFAF" w:rsidR="005B4BC7" w:rsidRPr="003673B6" w:rsidRDefault="005B4BC7" w:rsidP="005B4BC7">
            <w:pPr>
              <w:pStyle w:val="TableParagraph"/>
              <w:ind w:right="269"/>
              <w:jc w:val="center"/>
              <w:rPr>
                <w:b/>
              </w:rPr>
            </w:pPr>
            <w:r>
              <w:rPr>
                <w:b/>
                <w:spacing w:val="-5"/>
              </w:rPr>
              <w:t>47</w:t>
            </w:r>
          </w:p>
        </w:tc>
      </w:tr>
      <w:tr w:rsidR="005B4BC7" w:rsidRPr="007B3E1E" w14:paraId="58F42CC2" w14:textId="7B66A740" w:rsidTr="00B750B6">
        <w:trPr>
          <w:trHeight w:val="448"/>
        </w:trPr>
        <w:tc>
          <w:tcPr>
            <w:tcW w:w="1492" w:type="dxa"/>
          </w:tcPr>
          <w:p w14:paraId="77B0189F" w14:textId="77777777" w:rsidR="005B4BC7" w:rsidRPr="003673B6" w:rsidRDefault="005B4BC7">
            <w:pPr>
              <w:pStyle w:val="TableParagraph"/>
              <w:spacing w:before="0"/>
            </w:pPr>
          </w:p>
        </w:tc>
        <w:tc>
          <w:tcPr>
            <w:tcW w:w="6068" w:type="dxa"/>
          </w:tcPr>
          <w:p w14:paraId="39AD733D" w14:textId="5D77CF6C" w:rsidR="005B4BC7" w:rsidRPr="00F06B83" w:rsidRDefault="005B4BC7">
            <w:pPr>
              <w:pStyle w:val="TableParagraph"/>
              <w:spacing w:before="69"/>
              <w:ind w:left="173"/>
              <w:rPr>
                <w:b/>
                <w:sz w:val="28"/>
                <w:szCs w:val="28"/>
              </w:rPr>
            </w:pPr>
            <w:r w:rsidRPr="00F06B83">
              <w:rPr>
                <w:b/>
                <w:spacing w:val="-2"/>
                <w:sz w:val="28"/>
                <w:szCs w:val="28"/>
              </w:rPr>
              <w:t>5.3</w:t>
            </w:r>
            <w:r w:rsidRPr="00F06B83">
              <w:rPr>
                <w:b/>
                <w:spacing w:val="-12"/>
                <w:sz w:val="28"/>
                <w:szCs w:val="28"/>
              </w:rPr>
              <w:t xml:space="preserve"> </w:t>
            </w:r>
            <w:r w:rsidRPr="00F06B83">
              <w:rPr>
                <w:b/>
                <w:bCs/>
                <w:sz w:val="28"/>
                <w:szCs w:val="28"/>
              </w:rPr>
              <w:t>FARMER &amp; CONSUMER DASHBOARD</w:t>
            </w:r>
          </w:p>
        </w:tc>
        <w:tc>
          <w:tcPr>
            <w:tcW w:w="2074" w:type="dxa"/>
          </w:tcPr>
          <w:p w14:paraId="4E2ABF27" w14:textId="7E1AE5E8" w:rsidR="005B4BC7" w:rsidRPr="003673B6" w:rsidRDefault="005B4BC7" w:rsidP="005B4BC7">
            <w:pPr>
              <w:pStyle w:val="TableParagraph"/>
              <w:spacing w:before="69"/>
              <w:ind w:right="269"/>
              <w:jc w:val="center"/>
              <w:rPr>
                <w:b/>
              </w:rPr>
            </w:pPr>
            <w:r w:rsidRPr="003673B6">
              <w:rPr>
                <w:b/>
                <w:spacing w:val="-5"/>
              </w:rPr>
              <w:t>4</w:t>
            </w:r>
            <w:r>
              <w:rPr>
                <w:b/>
                <w:spacing w:val="-5"/>
              </w:rPr>
              <w:t>9</w:t>
            </w:r>
          </w:p>
        </w:tc>
      </w:tr>
      <w:tr w:rsidR="005B4BC7" w:rsidRPr="007B3E1E" w14:paraId="3C11654B" w14:textId="77777777" w:rsidTr="00B750B6">
        <w:trPr>
          <w:trHeight w:val="448"/>
        </w:trPr>
        <w:tc>
          <w:tcPr>
            <w:tcW w:w="1492" w:type="dxa"/>
          </w:tcPr>
          <w:p w14:paraId="017F1D65" w14:textId="77777777" w:rsidR="005B4BC7" w:rsidRPr="003673B6" w:rsidRDefault="005B4BC7">
            <w:pPr>
              <w:pStyle w:val="TableParagraph"/>
              <w:spacing w:before="0"/>
            </w:pPr>
          </w:p>
        </w:tc>
        <w:tc>
          <w:tcPr>
            <w:tcW w:w="6068" w:type="dxa"/>
          </w:tcPr>
          <w:p w14:paraId="04975E80" w14:textId="256E1CA5" w:rsidR="005B4BC7" w:rsidRPr="00F06B83" w:rsidRDefault="005B4BC7">
            <w:pPr>
              <w:pStyle w:val="TableParagraph"/>
              <w:spacing w:before="69"/>
              <w:ind w:left="173"/>
              <w:rPr>
                <w:b/>
                <w:spacing w:val="-2"/>
                <w:sz w:val="28"/>
                <w:szCs w:val="28"/>
              </w:rPr>
            </w:pPr>
            <w:r w:rsidRPr="00F06B83">
              <w:rPr>
                <w:b/>
                <w:spacing w:val="-2"/>
                <w:sz w:val="28"/>
                <w:szCs w:val="28"/>
              </w:rPr>
              <w:t>5.4 SCREENSHOTS OF KEY MODULES</w:t>
            </w:r>
          </w:p>
        </w:tc>
        <w:tc>
          <w:tcPr>
            <w:tcW w:w="2074" w:type="dxa"/>
          </w:tcPr>
          <w:p w14:paraId="3E10FE74" w14:textId="290B50FB" w:rsidR="005B4BC7" w:rsidRPr="003673B6" w:rsidRDefault="005B4BC7" w:rsidP="00B750B6">
            <w:pPr>
              <w:pStyle w:val="TableParagraph"/>
              <w:spacing w:before="69"/>
              <w:ind w:right="269"/>
              <w:jc w:val="center"/>
              <w:rPr>
                <w:b/>
                <w:spacing w:val="-5"/>
              </w:rPr>
            </w:pPr>
            <w:r>
              <w:rPr>
                <w:b/>
                <w:spacing w:val="-5"/>
              </w:rPr>
              <w:t>68</w:t>
            </w:r>
          </w:p>
        </w:tc>
      </w:tr>
      <w:tr w:rsidR="005B4BC7" w:rsidRPr="007B3E1E" w14:paraId="7A77F34D" w14:textId="0F00B797" w:rsidTr="00B750B6">
        <w:trPr>
          <w:trHeight w:val="448"/>
        </w:trPr>
        <w:tc>
          <w:tcPr>
            <w:tcW w:w="1492" w:type="dxa"/>
          </w:tcPr>
          <w:p w14:paraId="2A65F667" w14:textId="77777777" w:rsidR="005B4BC7" w:rsidRPr="003673B6" w:rsidRDefault="005B4BC7">
            <w:pPr>
              <w:pStyle w:val="TableParagraph"/>
              <w:spacing w:before="69"/>
              <w:ind w:left="623"/>
              <w:rPr>
                <w:b/>
              </w:rPr>
            </w:pPr>
            <w:r w:rsidRPr="003673B6">
              <w:rPr>
                <w:b/>
                <w:spacing w:val="-10"/>
              </w:rPr>
              <w:lastRenderedPageBreak/>
              <w:t>6</w:t>
            </w:r>
          </w:p>
        </w:tc>
        <w:tc>
          <w:tcPr>
            <w:tcW w:w="6068" w:type="dxa"/>
          </w:tcPr>
          <w:p w14:paraId="24AAA4C9" w14:textId="77777777" w:rsidR="005B4BC7" w:rsidRPr="00F06B83" w:rsidRDefault="005B4BC7">
            <w:pPr>
              <w:pStyle w:val="TableParagraph"/>
              <w:spacing w:before="69"/>
              <w:ind w:left="173"/>
              <w:rPr>
                <w:b/>
                <w:sz w:val="28"/>
                <w:szCs w:val="28"/>
              </w:rPr>
            </w:pPr>
            <w:r w:rsidRPr="00F06B83">
              <w:rPr>
                <w:b/>
                <w:spacing w:val="-7"/>
                <w:sz w:val="28"/>
                <w:szCs w:val="28"/>
              </w:rPr>
              <w:t>SYSTEM</w:t>
            </w:r>
            <w:r w:rsidRPr="00F06B83">
              <w:rPr>
                <w:b/>
                <w:spacing w:val="-1"/>
                <w:sz w:val="28"/>
                <w:szCs w:val="28"/>
              </w:rPr>
              <w:t xml:space="preserve"> </w:t>
            </w:r>
            <w:r w:rsidRPr="00F06B83">
              <w:rPr>
                <w:b/>
                <w:spacing w:val="-2"/>
                <w:sz w:val="28"/>
                <w:szCs w:val="28"/>
              </w:rPr>
              <w:t>TESTING</w:t>
            </w:r>
          </w:p>
        </w:tc>
        <w:tc>
          <w:tcPr>
            <w:tcW w:w="2074" w:type="dxa"/>
          </w:tcPr>
          <w:p w14:paraId="418084EB" w14:textId="1A9AE59A" w:rsidR="005B4BC7" w:rsidRPr="003673B6" w:rsidRDefault="005B4BC7" w:rsidP="00B750B6">
            <w:pPr>
              <w:pStyle w:val="TableParagraph"/>
              <w:spacing w:before="69"/>
              <w:ind w:right="269"/>
              <w:jc w:val="center"/>
              <w:rPr>
                <w:b/>
              </w:rPr>
            </w:pPr>
            <w:r>
              <w:rPr>
                <w:b/>
                <w:spacing w:val="-5"/>
              </w:rPr>
              <w:t>76</w:t>
            </w:r>
          </w:p>
        </w:tc>
      </w:tr>
      <w:tr w:rsidR="005B4BC7" w:rsidRPr="007B3E1E" w14:paraId="7646A27B" w14:textId="0B42F660" w:rsidTr="00B750B6">
        <w:trPr>
          <w:trHeight w:val="447"/>
        </w:trPr>
        <w:tc>
          <w:tcPr>
            <w:tcW w:w="1492" w:type="dxa"/>
          </w:tcPr>
          <w:p w14:paraId="66BDB932" w14:textId="77777777" w:rsidR="005B4BC7" w:rsidRPr="003673B6" w:rsidRDefault="005B4BC7">
            <w:pPr>
              <w:pStyle w:val="TableParagraph"/>
              <w:spacing w:before="0"/>
            </w:pPr>
          </w:p>
        </w:tc>
        <w:tc>
          <w:tcPr>
            <w:tcW w:w="6068" w:type="dxa"/>
          </w:tcPr>
          <w:p w14:paraId="1776A67B" w14:textId="77777777" w:rsidR="005B4BC7" w:rsidRPr="00F06B83" w:rsidRDefault="005B4BC7">
            <w:pPr>
              <w:pStyle w:val="TableParagraph"/>
              <w:spacing w:before="69"/>
              <w:ind w:left="173"/>
              <w:rPr>
                <w:b/>
                <w:sz w:val="28"/>
                <w:szCs w:val="28"/>
              </w:rPr>
            </w:pPr>
            <w:r w:rsidRPr="00F06B83">
              <w:rPr>
                <w:b/>
                <w:spacing w:val="-4"/>
                <w:sz w:val="28"/>
                <w:szCs w:val="28"/>
              </w:rPr>
              <w:t>6.1</w:t>
            </w:r>
            <w:r w:rsidRPr="00F06B83">
              <w:rPr>
                <w:b/>
                <w:spacing w:val="-7"/>
                <w:sz w:val="28"/>
                <w:szCs w:val="28"/>
              </w:rPr>
              <w:t xml:space="preserve"> </w:t>
            </w:r>
            <w:r w:rsidRPr="00F06B83">
              <w:rPr>
                <w:b/>
                <w:spacing w:val="-4"/>
                <w:sz w:val="28"/>
                <w:szCs w:val="28"/>
              </w:rPr>
              <w:t>OVERVIEW</w:t>
            </w:r>
            <w:r w:rsidRPr="00F06B83">
              <w:rPr>
                <w:b/>
                <w:spacing w:val="-10"/>
                <w:sz w:val="28"/>
                <w:szCs w:val="28"/>
              </w:rPr>
              <w:t xml:space="preserve"> </w:t>
            </w:r>
            <w:r w:rsidRPr="00F06B83">
              <w:rPr>
                <w:b/>
                <w:spacing w:val="-4"/>
                <w:sz w:val="28"/>
                <w:szCs w:val="28"/>
              </w:rPr>
              <w:t>OF TESTING</w:t>
            </w:r>
          </w:p>
        </w:tc>
        <w:tc>
          <w:tcPr>
            <w:tcW w:w="2074" w:type="dxa"/>
          </w:tcPr>
          <w:p w14:paraId="3DDD8511" w14:textId="3A418DEB" w:rsidR="005B4BC7" w:rsidRPr="003673B6" w:rsidRDefault="005B4BC7" w:rsidP="00B750B6">
            <w:pPr>
              <w:pStyle w:val="TableParagraph"/>
              <w:spacing w:before="69"/>
              <w:ind w:right="269"/>
              <w:jc w:val="center"/>
              <w:rPr>
                <w:b/>
              </w:rPr>
            </w:pPr>
            <w:r>
              <w:rPr>
                <w:b/>
                <w:spacing w:val="-5"/>
              </w:rPr>
              <w:t>77</w:t>
            </w:r>
          </w:p>
        </w:tc>
      </w:tr>
      <w:tr w:rsidR="005B4BC7" w:rsidRPr="007B3E1E" w14:paraId="4E0BD1DC" w14:textId="4C073F9D" w:rsidTr="00B750B6">
        <w:trPr>
          <w:trHeight w:val="446"/>
        </w:trPr>
        <w:tc>
          <w:tcPr>
            <w:tcW w:w="1492" w:type="dxa"/>
          </w:tcPr>
          <w:p w14:paraId="0ED44990" w14:textId="77777777" w:rsidR="005B4BC7" w:rsidRPr="003673B6" w:rsidRDefault="005B4BC7">
            <w:pPr>
              <w:pStyle w:val="TableParagraph"/>
              <w:spacing w:before="0"/>
            </w:pPr>
          </w:p>
        </w:tc>
        <w:tc>
          <w:tcPr>
            <w:tcW w:w="6068" w:type="dxa"/>
          </w:tcPr>
          <w:p w14:paraId="0116DCFA" w14:textId="07804283" w:rsidR="005B4BC7" w:rsidRPr="00F06B83" w:rsidRDefault="005B4BC7">
            <w:pPr>
              <w:pStyle w:val="TableParagraph"/>
              <w:ind w:left="173"/>
              <w:rPr>
                <w:b/>
                <w:sz w:val="28"/>
                <w:szCs w:val="28"/>
              </w:rPr>
            </w:pPr>
            <w:r w:rsidRPr="00F06B83">
              <w:rPr>
                <w:b/>
                <w:spacing w:val="-4"/>
                <w:sz w:val="28"/>
                <w:szCs w:val="28"/>
              </w:rPr>
              <w:t>6.2</w:t>
            </w:r>
            <w:r w:rsidRPr="00F06B83">
              <w:rPr>
                <w:b/>
                <w:spacing w:val="-2"/>
                <w:sz w:val="28"/>
                <w:szCs w:val="28"/>
              </w:rPr>
              <w:t xml:space="preserve"> </w:t>
            </w:r>
            <w:r w:rsidRPr="00F06B83">
              <w:rPr>
                <w:b/>
                <w:spacing w:val="-4"/>
                <w:sz w:val="28"/>
                <w:szCs w:val="28"/>
              </w:rPr>
              <w:t>TESTING METHODS &amp; TEST CASES</w:t>
            </w:r>
          </w:p>
        </w:tc>
        <w:tc>
          <w:tcPr>
            <w:tcW w:w="2074" w:type="dxa"/>
          </w:tcPr>
          <w:p w14:paraId="6528171E" w14:textId="1CA935AA" w:rsidR="005B4BC7" w:rsidRPr="003673B6" w:rsidRDefault="005B4BC7" w:rsidP="00B750B6">
            <w:pPr>
              <w:pStyle w:val="TableParagraph"/>
              <w:ind w:right="269"/>
              <w:jc w:val="center"/>
              <w:rPr>
                <w:b/>
              </w:rPr>
            </w:pPr>
            <w:r>
              <w:rPr>
                <w:b/>
                <w:spacing w:val="-5"/>
              </w:rPr>
              <w:t>78</w:t>
            </w:r>
          </w:p>
        </w:tc>
      </w:tr>
      <w:tr w:rsidR="005B4BC7" w:rsidRPr="007B3E1E" w14:paraId="7C81385B" w14:textId="6C373EC2" w:rsidTr="00B750B6">
        <w:trPr>
          <w:trHeight w:val="427"/>
        </w:trPr>
        <w:tc>
          <w:tcPr>
            <w:tcW w:w="1492" w:type="dxa"/>
          </w:tcPr>
          <w:p w14:paraId="367EC2CF" w14:textId="77777777" w:rsidR="005B4BC7" w:rsidRPr="003673B6" w:rsidRDefault="005B4BC7">
            <w:pPr>
              <w:pStyle w:val="TableParagraph"/>
              <w:ind w:left="623"/>
              <w:rPr>
                <w:b/>
              </w:rPr>
            </w:pPr>
            <w:r w:rsidRPr="003673B6">
              <w:rPr>
                <w:b/>
                <w:spacing w:val="-10"/>
              </w:rPr>
              <w:t>7</w:t>
            </w:r>
          </w:p>
        </w:tc>
        <w:tc>
          <w:tcPr>
            <w:tcW w:w="6068" w:type="dxa"/>
          </w:tcPr>
          <w:p w14:paraId="38044987" w14:textId="77777777" w:rsidR="005B4BC7" w:rsidRPr="00F06B83" w:rsidRDefault="005B4BC7">
            <w:pPr>
              <w:pStyle w:val="TableParagraph"/>
              <w:ind w:left="173"/>
              <w:rPr>
                <w:b/>
                <w:sz w:val="28"/>
                <w:szCs w:val="28"/>
              </w:rPr>
            </w:pPr>
            <w:r w:rsidRPr="00F06B83">
              <w:rPr>
                <w:b/>
                <w:spacing w:val="-2"/>
                <w:sz w:val="28"/>
                <w:szCs w:val="28"/>
              </w:rPr>
              <w:t>CONCLUSION</w:t>
            </w:r>
          </w:p>
        </w:tc>
        <w:tc>
          <w:tcPr>
            <w:tcW w:w="2074" w:type="dxa"/>
          </w:tcPr>
          <w:p w14:paraId="1785A114" w14:textId="7C308060" w:rsidR="005B4BC7" w:rsidRPr="003673B6" w:rsidRDefault="005B4BC7" w:rsidP="00B750B6">
            <w:pPr>
              <w:pStyle w:val="TableParagraph"/>
              <w:ind w:right="269"/>
              <w:jc w:val="center"/>
              <w:rPr>
                <w:b/>
              </w:rPr>
            </w:pPr>
            <w:r>
              <w:rPr>
                <w:b/>
                <w:spacing w:val="-5"/>
              </w:rPr>
              <w:t>87</w:t>
            </w:r>
          </w:p>
        </w:tc>
      </w:tr>
      <w:tr w:rsidR="005B4BC7" w:rsidRPr="007B3E1E" w14:paraId="4F48E424" w14:textId="365BA9C3" w:rsidTr="00B750B6">
        <w:trPr>
          <w:trHeight w:val="347"/>
        </w:trPr>
        <w:tc>
          <w:tcPr>
            <w:tcW w:w="1492" w:type="dxa"/>
          </w:tcPr>
          <w:p w14:paraId="045BEED4" w14:textId="77777777" w:rsidR="005B4BC7" w:rsidRPr="003673B6" w:rsidRDefault="005B4BC7">
            <w:pPr>
              <w:pStyle w:val="TableParagraph"/>
              <w:spacing w:before="48" w:line="279" w:lineRule="exact"/>
              <w:ind w:left="623"/>
              <w:rPr>
                <w:b/>
              </w:rPr>
            </w:pPr>
            <w:r w:rsidRPr="003673B6">
              <w:rPr>
                <w:b/>
                <w:spacing w:val="-10"/>
              </w:rPr>
              <w:t>8</w:t>
            </w:r>
          </w:p>
        </w:tc>
        <w:tc>
          <w:tcPr>
            <w:tcW w:w="6068" w:type="dxa"/>
          </w:tcPr>
          <w:p w14:paraId="55E5E08E" w14:textId="77777777" w:rsidR="005B4BC7" w:rsidRPr="00F06B83" w:rsidRDefault="005B4BC7">
            <w:pPr>
              <w:pStyle w:val="TableParagraph"/>
              <w:spacing w:before="48" w:line="279" w:lineRule="exact"/>
              <w:ind w:left="173"/>
              <w:rPr>
                <w:b/>
                <w:sz w:val="28"/>
                <w:szCs w:val="28"/>
              </w:rPr>
            </w:pPr>
            <w:r w:rsidRPr="00F06B83">
              <w:rPr>
                <w:b/>
                <w:spacing w:val="-2"/>
                <w:sz w:val="28"/>
                <w:szCs w:val="28"/>
              </w:rPr>
              <w:t>REFERENCES</w:t>
            </w:r>
          </w:p>
        </w:tc>
        <w:tc>
          <w:tcPr>
            <w:tcW w:w="2074" w:type="dxa"/>
          </w:tcPr>
          <w:p w14:paraId="6EE4817F" w14:textId="087C0E84" w:rsidR="005B4BC7" w:rsidRPr="003673B6" w:rsidRDefault="005B4BC7" w:rsidP="00B750B6">
            <w:pPr>
              <w:pStyle w:val="TableParagraph"/>
              <w:spacing w:before="48" w:line="279" w:lineRule="exact"/>
              <w:ind w:right="269"/>
              <w:jc w:val="center"/>
              <w:rPr>
                <w:b/>
              </w:rPr>
            </w:pPr>
            <w:r>
              <w:rPr>
                <w:b/>
                <w:spacing w:val="-5"/>
              </w:rPr>
              <w:t>92</w:t>
            </w:r>
          </w:p>
        </w:tc>
      </w:tr>
    </w:tbl>
    <w:p w14:paraId="3A650E6C" w14:textId="77777777" w:rsidR="006C3158" w:rsidRDefault="006C3158">
      <w:pPr>
        <w:pStyle w:val="TableParagraph"/>
        <w:spacing w:line="279" w:lineRule="exact"/>
        <w:jc w:val="right"/>
        <w:rPr>
          <w:b/>
          <w:sz w:val="26"/>
        </w:rPr>
        <w:sectPr w:rsidR="006C3158">
          <w:pgSz w:w="11930" w:h="16860"/>
          <w:pgMar w:top="1340" w:right="1275" w:bottom="1220" w:left="992" w:header="0" w:footer="1022" w:gutter="0"/>
          <w:cols w:space="720"/>
        </w:sectPr>
      </w:pPr>
    </w:p>
    <w:p w14:paraId="51E71ACD" w14:textId="4FF0DA77" w:rsidR="006C3158" w:rsidRPr="005B4BC7" w:rsidRDefault="00000000">
      <w:pPr>
        <w:spacing w:before="73"/>
        <w:ind w:left="997" w:right="704"/>
        <w:jc w:val="center"/>
        <w:rPr>
          <w:b/>
          <w:sz w:val="28"/>
          <w:szCs w:val="28"/>
        </w:rPr>
      </w:pPr>
      <w:r w:rsidRPr="005B4BC7">
        <w:rPr>
          <w:b/>
          <w:spacing w:val="-2"/>
          <w:sz w:val="28"/>
          <w:szCs w:val="28"/>
        </w:rPr>
        <w:lastRenderedPageBreak/>
        <w:t>LIST</w:t>
      </w:r>
      <w:r w:rsidRPr="005B4BC7">
        <w:rPr>
          <w:b/>
          <w:spacing w:val="-14"/>
          <w:sz w:val="28"/>
          <w:szCs w:val="28"/>
        </w:rPr>
        <w:t xml:space="preserve"> </w:t>
      </w:r>
      <w:r w:rsidRPr="005B4BC7">
        <w:rPr>
          <w:b/>
          <w:spacing w:val="-2"/>
          <w:sz w:val="28"/>
          <w:szCs w:val="28"/>
        </w:rPr>
        <w:t>OF</w:t>
      </w:r>
      <w:r w:rsidRPr="005B4BC7">
        <w:rPr>
          <w:b/>
          <w:spacing w:val="-16"/>
          <w:sz w:val="28"/>
          <w:szCs w:val="28"/>
        </w:rPr>
        <w:t xml:space="preserve"> </w:t>
      </w:r>
      <w:r w:rsidR="000C7CCF">
        <w:rPr>
          <w:b/>
          <w:spacing w:val="-2"/>
          <w:sz w:val="28"/>
          <w:szCs w:val="28"/>
        </w:rPr>
        <w:t>TABLES</w:t>
      </w:r>
    </w:p>
    <w:p w14:paraId="29FC14F3" w14:textId="77777777" w:rsidR="006C3158" w:rsidRPr="005B4BC7" w:rsidRDefault="006C3158">
      <w:pPr>
        <w:pStyle w:val="BodyText"/>
        <w:ind w:left="0"/>
        <w:rPr>
          <w:b/>
          <w:sz w:val="28"/>
          <w:szCs w:val="28"/>
        </w:rPr>
      </w:pPr>
    </w:p>
    <w:p w14:paraId="46BC6606" w14:textId="77777777" w:rsidR="006C3158" w:rsidRPr="005B4BC7" w:rsidRDefault="006C3158">
      <w:pPr>
        <w:pStyle w:val="BodyText"/>
        <w:spacing w:before="194"/>
        <w:ind w:left="0"/>
        <w:rPr>
          <w:b/>
          <w:sz w:val="28"/>
          <w:szCs w:val="28"/>
        </w:rPr>
      </w:pPr>
    </w:p>
    <w:tbl>
      <w:tblPr>
        <w:tblStyle w:val="TableGrid"/>
        <w:tblW w:w="9800" w:type="dxa"/>
        <w:tblLook w:val="04A0" w:firstRow="1" w:lastRow="0" w:firstColumn="1" w:lastColumn="0" w:noHBand="0" w:noVBand="1"/>
      </w:tblPr>
      <w:tblGrid>
        <w:gridCol w:w="2699"/>
        <w:gridCol w:w="4358"/>
        <w:gridCol w:w="2743"/>
      </w:tblGrid>
      <w:tr w:rsidR="000C7CCF" w14:paraId="46461139" w14:textId="77777777" w:rsidTr="000C7CCF">
        <w:trPr>
          <w:trHeight w:val="889"/>
        </w:trPr>
        <w:tc>
          <w:tcPr>
            <w:tcW w:w="2699" w:type="dxa"/>
          </w:tcPr>
          <w:p w14:paraId="225FCDEA" w14:textId="77777777" w:rsidR="000C7CCF" w:rsidRDefault="000C7CCF" w:rsidP="000C7CCF">
            <w:pPr>
              <w:spacing w:before="73"/>
              <w:ind w:right="704"/>
              <w:jc w:val="center"/>
              <w:rPr>
                <w:b/>
                <w:sz w:val="28"/>
              </w:rPr>
            </w:pPr>
            <w:r w:rsidRPr="005B4BC7">
              <w:rPr>
                <w:b/>
                <w:bCs/>
                <w:sz w:val="28"/>
                <w:szCs w:val="28"/>
              </w:rPr>
              <w:t>S.NO</w:t>
            </w:r>
          </w:p>
        </w:tc>
        <w:tc>
          <w:tcPr>
            <w:tcW w:w="4358" w:type="dxa"/>
          </w:tcPr>
          <w:p w14:paraId="506B4B32" w14:textId="77777777" w:rsidR="000C7CCF" w:rsidRDefault="000C7CCF" w:rsidP="000C7CCF">
            <w:pPr>
              <w:spacing w:before="73"/>
              <w:ind w:right="704"/>
              <w:jc w:val="center"/>
              <w:rPr>
                <w:b/>
                <w:sz w:val="28"/>
              </w:rPr>
            </w:pPr>
            <w:r w:rsidRPr="005B4BC7">
              <w:rPr>
                <w:b/>
                <w:bCs/>
                <w:sz w:val="28"/>
                <w:szCs w:val="28"/>
              </w:rPr>
              <w:t xml:space="preserve">NAME  OF THE </w:t>
            </w:r>
            <w:r>
              <w:rPr>
                <w:b/>
                <w:bCs/>
                <w:sz w:val="28"/>
                <w:szCs w:val="28"/>
              </w:rPr>
              <w:t>TABLES</w:t>
            </w:r>
          </w:p>
        </w:tc>
        <w:tc>
          <w:tcPr>
            <w:tcW w:w="2743" w:type="dxa"/>
          </w:tcPr>
          <w:p w14:paraId="3F30980D" w14:textId="77777777" w:rsidR="000C7CCF" w:rsidRDefault="000C7CCF" w:rsidP="000C7CCF">
            <w:pPr>
              <w:spacing w:before="73"/>
              <w:ind w:right="704"/>
              <w:jc w:val="center"/>
              <w:rPr>
                <w:b/>
                <w:sz w:val="28"/>
              </w:rPr>
            </w:pPr>
            <w:r w:rsidRPr="005B4BC7">
              <w:rPr>
                <w:b/>
                <w:bCs/>
                <w:sz w:val="28"/>
                <w:szCs w:val="28"/>
              </w:rPr>
              <w:t>PAGE NO</w:t>
            </w:r>
          </w:p>
        </w:tc>
      </w:tr>
      <w:tr w:rsidR="000C7CCF" w14:paraId="6582259E" w14:textId="77777777" w:rsidTr="000C7CCF">
        <w:trPr>
          <w:trHeight w:val="1044"/>
        </w:trPr>
        <w:tc>
          <w:tcPr>
            <w:tcW w:w="2699" w:type="dxa"/>
          </w:tcPr>
          <w:p w14:paraId="090FA422" w14:textId="77777777" w:rsidR="000C7CCF" w:rsidRPr="005B4BC7" w:rsidRDefault="000C7CCF" w:rsidP="00E64B44">
            <w:pPr>
              <w:spacing w:before="73"/>
              <w:ind w:right="704"/>
              <w:jc w:val="center"/>
              <w:rPr>
                <w:bCs/>
                <w:sz w:val="28"/>
              </w:rPr>
            </w:pPr>
            <w:r w:rsidRPr="005B4BC7">
              <w:rPr>
                <w:bCs/>
                <w:sz w:val="28"/>
              </w:rPr>
              <w:t>3.1</w:t>
            </w:r>
          </w:p>
        </w:tc>
        <w:tc>
          <w:tcPr>
            <w:tcW w:w="4358" w:type="dxa"/>
          </w:tcPr>
          <w:p w14:paraId="38185976" w14:textId="77777777" w:rsidR="000C7CCF" w:rsidRPr="005B4BC7" w:rsidRDefault="000C7CCF" w:rsidP="00E64B44">
            <w:pPr>
              <w:spacing w:before="73"/>
              <w:ind w:right="704"/>
              <w:jc w:val="center"/>
              <w:rPr>
                <w:bCs/>
                <w:sz w:val="28"/>
              </w:rPr>
            </w:pPr>
            <w:r w:rsidRPr="005B4BC7">
              <w:rPr>
                <w:bCs/>
                <w:sz w:val="28"/>
              </w:rPr>
              <w:t>Analysis of requirement functionality</w:t>
            </w:r>
          </w:p>
        </w:tc>
        <w:tc>
          <w:tcPr>
            <w:tcW w:w="2743" w:type="dxa"/>
          </w:tcPr>
          <w:p w14:paraId="192CC4AF" w14:textId="77777777" w:rsidR="000C7CCF" w:rsidRPr="005B4BC7" w:rsidRDefault="000C7CCF" w:rsidP="00E64B44">
            <w:pPr>
              <w:spacing w:before="73"/>
              <w:ind w:right="704"/>
              <w:jc w:val="center"/>
              <w:rPr>
                <w:bCs/>
                <w:sz w:val="28"/>
              </w:rPr>
            </w:pPr>
            <w:r w:rsidRPr="005B4BC7">
              <w:rPr>
                <w:bCs/>
                <w:sz w:val="28"/>
              </w:rPr>
              <w:t>21</w:t>
            </w:r>
          </w:p>
        </w:tc>
      </w:tr>
      <w:tr w:rsidR="000C7CCF" w14:paraId="4F50D6D2" w14:textId="77777777" w:rsidTr="000C7CCF">
        <w:trPr>
          <w:trHeight w:val="772"/>
        </w:trPr>
        <w:tc>
          <w:tcPr>
            <w:tcW w:w="2699" w:type="dxa"/>
          </w:tcPr>
          <w:p w14:paraId="4CEA1981" w14:textId="77777777" w:rsidR="000C7CCF" w:rsidRPr="005B4BC7" w:rsidRDefault="000C7CCF" w:rsidP="00E64B44">
            <w:pPr>
              <w:spacing w:before="73"/>
              <w:ind w:right="704"/>
              <w:jc w:val="center"/>
              <w:rPr>
                <w:bCs/>
                <w:sz w:val="28"/>
              </w:rPr>
            </w:pPr>
            <w:r w:rsidRPr="005B4BC7">
              <w:rPr>
                <w:bCs/>
                <w:sz w:val="28"/>
              </w:rPr>
              <w:t>3.1.2</w:t>
            </w:r>
          </w:p>
        </w:tc>
        <w:tc>
          <w:tcPr>
            <w:tcW w:w="4358" w:type="dxa"/>
          </w:tcPr>
          <w:p w14:paraId="4BE15469" w14:textId="77777777" w:rsidR="000C7CCF" w:rsidRPr="005B4BC7" w:rsidRDefault="000C7CCF" w:rsidP="00E64B44">
            <w:pPr>
              <w:spacing w:before="73"/>
              <w:ind w:right="704"/>
              <w:jc w:val="center"/>
              <w:rPr>
                <w:bCs/>
                <w:sz w:val="28"/>
              </w:rPr>
            </w:pPr>
            <w:r w:rsidRPr="005B4BC7">
              <w:rPr>
                <w:bCs/>
                <w:sz w:val="28"/>
              </w:rPr>
              <w:t>Implementation of tasks</w:t>
            </w:r>
          </w:p>
        </w:tc>
        <w:tc>
          <w:tcPr>
            <w:tcW w:w="2743" w:type="dxa"/>
          </w:tcPr>
          <w:p w14:paraId="1E70253A" w14:textId="77777777" w:rsidR="000C7CCF" w:rsidRPr="005B4BC7" w:rsidRDefault="000C7CCF" w:rsidP="00E64B44">
            <w:pPr>
              <w:spacing w:before="73"/>
              <w:ind w:right="704"/>
              <w:jc w:val="center"/>
              <w:rPr>
                <w:bCs/>
                <w:sz w:val="28"/>
              </w:rPr>
            </w:pPr>
            <w:r w:rsidRPr="005B4BC7">
              <w:rPr>
                <w:bCs/>
                <w:sz w:val="28"/>
              </w:rPr>
              <w:t>22</w:t>
            </w:r>
          </w:p>
        </w:tc>
      </w:tr>
      <w:tr w:rsidR="000C7CCF" w14:paraId="6F720702" w14:textId="77777777" w:rsidTr="000C7CCF">
        <w:trPr>
          <w:trHeight w:val="772"/>
        </w:trPr>
        <w:tc>
          <w:tcPr>
            <w:tcW w:w="2699" w:type="dxa"/>
          </w:tcPr>
          <w:p w14:paraId="6B4E0B55" w14:textId="77777777" w:rsidR="000C7CCF" w:rsidRPr="005B4BC7" w:rsidRDefault="000C7CCF" w:rsidP="00E64B44">
            <w:pPr>
              <w:spacing w:before="73"/>
              <w:ind w:right="704"/>
              <w:jc w:val="center"/>
              <w:rPr>
                <w:bCs/>
                <w:sz w:val="28"/>
              </w:rPr>
            </w:pPr>
            <w:r w:rsidRPr="005B4BC7">
              <w:rPr>
                <w:bCs/>
                <w:sz w:val="28"/>
              </w:rPr>
              <w:t>3.2</w:t>
            </w:r>
          </w:p>
        </w:tc>
        <w:tc>
          <w:tcPr>
            <w:tcW w:w="4358" w:type="dxa"/>
          </w:tcPr>
          <w:p w14:paraId="2C159BF0" w14:textId="77777777" w:rsidR="000C7CCF" w:rsidRPr="005B4BC7" w:rsidRDefault="000C7CCF" w:rsidP="00E64B44">
            <w:pPr>
              <w:spacing w:before="73"/>
              <w:ind w:right="704"/>
              <w:jc w:val="center"/>
              <w:rPr>
                <w:bCs/>
                <w:sz w:val="28"/>
              </w:rPr>
            </w:pPr>
            <w:r w:rsidRPr="005B4BC7">
              <w:rPr>
                <w:bCs/>
                <w:sz w:val="28"/>
              </w:rPr>
              <w:t>Technology Stack</w:t>
            </w:r>
          </w:p>
        </w:tc>
        <w:tc>
          <w:tcPr>
            <w:tcW w:w="2743" w:type="dxa"/>
          </w:tcPr>
          <w:p w14:paraId="540C1AEE" w14:textId="77777777" w:rsidR="000C7CCF" w:rsidRPr="005B4BC7" w:rsidRDefault="000C7CCF" w:rsidP="00E64B44">
            <w:pPr>
              <w:spacing w:before="73"/>
              <w:ind w:right="704"/>
              <w:jc w:val="center"/>
              <w:rPr>
                <w:bCs/>
                <w:sz w:val="28"/>
              </w:rPr>
            </w:pPr>
            <w:r w:rsidRPr="005B4BC7">
              <w:rPr>
                <w:bCs/>
                <w:sz w:val="28"/>
              </w:rPr>
              <w:t>26</w:t>
            </w:r>
          </w:p>
        </w:tc>
      </w:tr>
      <w:tr w:rsidR="000C7CCF" w14:paraId="52F963BD" w14:textId="77777777" w:rsidTr="000C7CCF">
        <w:trPr>
          <w:trHeight w:val="772"/>
        </w:trPr>
        <w:tc>
          <w:tcPr>
            <w:tcW w:w="2699" w:type="dxa"/>
          </w:tcPr>
          <w:p w14:paraId="0483BCCF" w14:textId="77777777" w:rsidR="000C7CCF" w:rsidRPr="005B4BC7" w:rsidRDefault="000C7CCF" w:rsidP="00E64B44">
            <w:pPr>
              <w:spacing w:before="73"/>
              <w:ind w:right="704"/>
              <w:jc w:val="center"/>
              <w:rPr>
                <w:bCs/>
                <w:sz w:val="28"/>
              </w:rPr>
            </w:pPr>
            <w:r w:rsidRPr="005B4BC7">
              <w:rPr>
                <w:bCs/>
                <w:sz w:val="28"/>
              </w:rPr>
              <w:t>3.3</w:t>
            </w:r>
          </w:p>
        </w:tc>
        <w:tc>
          <w:tcPr>
            <w:tcW w:w="4358" w:type="dxa"/>
          </w:tcPr>
          <w:p w14:paraId="4CEF0606" w14:textId="77777777" w:rsidR="000C7CCF" w:rsidRPr="005B4BC7" w:rsidRDefault="000C7CCF" w:rsidP="00E64B44">
            <w:pPr>
              <w:spacing w:before="73"/>
              <w:ind w:right="704"/>
              <w:jc w:val="center"/>
              <w:rPr>
                <w:bCs/>
                <w:sz w:val="28"/>
              </w:rPr>
            </w:pPr>
            <w:r w:rsidRPr="005B4BC7">
              <w:rPr>
                <w:bCs/>
                <w:sz w:val="28"/>
              </w:rPr>
              <w:t>User Roles and Permissions</w:t>
            </w:r>
          </w:p>
        </w:tc>
        <w:tc>
          <w:tcPr>
            <w:tcW w:w="2743" w:type="dxa"/>
          </w:tcPr>
          <w:p w14:paraId="08C6F032" w14:textId="77777777" w:rsidR="000C7CCF" w:rsidRPr="005B4BC7" w:rsidRDefault="000C7CCF" w:rsidP="00E64B44">
            <w:pPr>
              <w:spacing w:before="73"/>
              <w:ind w:right="704"/>
              <w:jc w:val="center"/>
              <w:rPr>
                <w:bCs/>
                <w:sz w:val="28"/>
              </w:rPr>
            </w:pPr>
            <w:r w:rsidRPr="005B4BC7">
              <w:rPr>
                <w:bCs/>
                <w:sz w:val="28"/>
              </w:rPr>
              <w:t>28</w:t>
            </w:r>
          </w:p>
        </w:tc>
      </w:tr>
      <w:tr w:rsidR="000C7CCF" w14:paraId="544D8FEB" w14:textId="77777777" w:rsidTr="000C7CCF">
        <w:trPr>
          <w:trHeight w:val="772"/>
        </w:trPr>
        <w:tc>
          <w:tcPr>
            <w:tcW w:w="2699" w:type="dxa"/>
          </w:tcPr>
          <w:p w14:paraId="44741EA1" w14:textId="77777777" w:rsidR="000C7CCF" w:rsidRPr="005B4BC7" w:rsidRDefault="000C7CCF" w:rsidP="00E64B44">
            <w:pPr>
              <w:spacing w:before="73"/>
              <w:ind w:right="704"/>
              <w:jc w:val="center"/>
              <w:rPr>
                <w:bCs/>
                <w:sz w:val="28"/>
              </w:rPr>
            </w:pPr>
            <w:r w:rsidRPr="005B4BC7">
              <w:rPr>
                <w:bCs/>
                <w:sz w:val="28"/>
              </w:rPr>
              <w:t>6.2</w:t>
            </w:r>
          </w:p>
        </w:tc>
        <w:tc>
          <w:tcPr>
            <w:tcW w:w="4358" w:type="dxa"/>
          </w:tcPr>
          <w:p w14:paraId="35C7DF94" w14:textId="77777777" w:rsidR="000C7CCF" w:rsidRPr="005B4BC7" w:rsidRDefault="000C7CCF" w:rsidP="00E64B44">
            <w:pPr>
              <w:spacing w:before="73"/>
              <w:ind w:right="704"/>
              <w:jc w:val="center"/>
              <w:rPr>
                <w:bCs/>
                <w:sz w:val="28"/>
              </w:rPr>
            </w:pPr>
            <w:r w:rsidRPr="005B4BC7">
              <w:rPr>
                <w:bCs/>
                <w:sz w:val="28"/>
              </w:rPr>
              <w:t>Functional Testing</w:t>
            </w:r>
          </w:p>
        </w:tc>
        <w:tc>
          <w:tcPr>
            <w:tcW w:w="2743" w:type="dxa"/>
          </w:tcPr>
          <w:p w14:paraId="4FD9097B" w14:textId="77777777" w:rsidR="000C7CCF" w:rsidRPr="005B4BC7" w:rsidRDefault="000C7CCF" w:rsidP="00E64B44">
            <w:pPr>
              <w:spacing w:before="73"/>
              <w:ind w:right="704"/>
              <w:jc w:val="center"/>
              <w:rPr>
                <w:bCs/>
                <w:sz w:val="28"/>
              </w:rPr>
            </w:pPr>
            <w:r w:rsidRPr="005B4BC7">
              <w:rPr>
                <w:bCs/>
                <w:sz w:val="28"/>
              </w:rPr>
              <w:t>79</w:t>
            </w:r>
          </w:p>
        </w:tc>
      </w:tr>
    </w:tbl>
    <w:p w14:paraId="7FAFE03B" w14:textId="77777777" w:rsidR="006C3158" w:rsidRPr="005B4BC7" w:rsidRDefault="006C3158" w:rsidP="00EE7C96">
      <w:pPr>
        <w:pStyle w:val="TableParagraph"/>
        <w:spacing w:line="302" w:lineRule="exact"/>
        <w:jc w:val="center"/>
        <w:rPr>
          <w:sz w:val="28"/>
          <w:szCs w:val="28"/>
        </w:rPr>
        <w:sectPr w:rsidR="006C3158" w:rsidRPr="005B4BC7">
          <w:pgSz w:w="11930" w:h="16860"/>
          <w:pgMar w:top="1340" w:right="1275" w:bottom="1220" w:left="992" w:header="0" w:footer="1022" w:gutter="0"/>
          <w:cols w:space="720"/>
        </w:sectPr>
      </w:pPr>
    </w:p>
    <w:p w14:paraId="0CE67629" w14:textId="6B3DF18C" w:rsidR="007A34FF" w:rsidRPr="005B4BC7" w:rsidRDefault="00EE7C96" w:rsidP="00EE7C96">
      <w:pPr>
        <w:spacing w:before="73"/>
        <w:ind w:right="704"/>
        <w:rPr>
          <w:b/>
          <w:sz w:val="28"/>
          <w:szCs w:val="28"/>
        </w:rPr>
      </w:pPr>
      <w:r w:rsidRPr="005B4BC7">
        <w:rPr>
          <w:b/>
          <w:sz w:val="28"/>
          <w:szCs w:val="28"/>
        </w:rPr>
        <w:lastRenderedPageBreak/>
        <w:t xml:space="preserve">                  </w:t>
      </w:r>
      <w:r w:rsidR="00555867" w:rsidRPr="005B4BC7">
        <w:rPr>
          <w:b/>
          <w:sz w:val="28"/>
          <w:szCs w:val="28"/>
        </w:rPr>
        <w:t xml:space="preserve">                                    </w:t>
      </w:r>
      <w:r w:rsidRPr="005B4BC7">
        <w:rPr>
          <w:b/>
          <w:sz w:val="28"/>
          <w:szCs w:val="28"/>
        </w:rPr>
        <w:t xml:space="preserve">   </w:t>
      </w:r>
      <w:r w:rsidR="00555867" w:rsidRPr="005B4BC7">
        <w:rPr>
          <w:b/>
          <w:sz w:val="28"/>
          <w:szCs w:val="28"/>
        </w:rPr>
        <w:t xml:space="preserve">LIST OF </w:t>
      </w:r>
      <w:r w:rsidR="000C7CCF">
        <w:rPr>
          <w:b/>
          <w:sz w:val="28"/>
          <w:szCs w:val="28"/>
        </w:rPr>
        <w:t>FIGURES</w:t>
      </w:r>
      <w:r w:rsidRPr="005B4BC7">
        <w:rPr>
          <w:b/>
          <w:sz w:val="28"/>
          <w:szCs w:val="28"/>
        </w:rPr>
        <w:t xml:space="preserve">                  </w:t>
      </w:r>
    </w:p>
    <w:p w14:paraId="0CFD2D39" w14:textId="77777777" w:rsidR="007A34FF" w:rsidRPr="005B4BC7" w:rsidRDefault="007A34FF" w:rsidP="00EE7C96">
      <w:pPr>
        <w:spacing w:before="73"/>
        <w:ind w:right="704"/>
        <w:rPr>
          <w:b/>
          <w:sz w:val="28"/>
          <w:szCs w:val="28"/>
        </w:rPr>
      </w:pPr>
    </w:p>
    <w:p w14:paraId="287B0186" w14:textId="77777777" w:rsidR="007A34FF" w:rsidRDefault="007A34FF" w:rsidP="005B4BC7">
      <w:pPr>
        <w:spacing w:before="73"/>
        <w:ind w:right="704"/>
        <w:jc w:val="center"/>
        <w:rPr>
          <w:b/>
          <w:sz w:val="28"/>
        </w:rPr>
      </w:pPr>
    </w:p>
    <w:tbl>
      <w:tblPr>
        <w:tblStyle w:val="TableGrid"/>
        <w:tblW w:w="99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0"/>
        <w:gridCol w:w="3332"/>
        <w:gridCol w:w="3332"/>
      </w:tblGrid>
      <w:tr w:rsidR="000C7CCF" w:rsidRPr="005B4BC7" w14:paraId="0791B573" w14:textId="77777777" w:rsidTr="00E64B44">
        <w:trPr>
          <w:trHeight w:val="889"/>
        </w:trPr>
        <w:tc>
          <w:tcPr>
            <w:tcW w:w="3330" w:type="dxa"/>
          </w:tcPr>
          <w:p w14:paraId="12F8168A" w14:textId="77777777" w:rsidR="000C7CCF" w:rsidRPr="005B4BC7" w:rsidRDefault="000C7CCF" w:rsidP="00E64B44">
            <w:pPr>
              <w:pStyle w:val="TableParagraph"/>
              <w:spacing w:line="302" w:lineRule="exact"/>
              <w:jc w:val="center"/>
              <w:rPr>
                <w:b/>
                <w:bCs/>
                <w:sz w:val="28"/>
                <w:szCs w:val="28"/>
              </w:rPr>
            </w:pPr>
            <w:r w:rsidRPr="005B4BC7">
              <w:rPr>
                <w:b/>
                <w:bCs/>
                <w:sz w:val="28"/>
                <w:szCs w:val="28"/>
              </w:rPr>
              <w:t>S.NO</w:t>
            </w:r>
          </w:p>
        </w:tc>
        <w:tc>
          <w:tcPr>
            <w:tcW w:w="3332" w:type="dxa"/>
          </w:tcPr>
          <w:p w14:paraId="52855545" w14:textId="77777777" w:rsidR="000C7CCF" w:rsidRPr="005B4BC7" w:rsidRDefault="000C7CCF" w:rsidP="00E64B44">
            <w:pPr>
              <w:pStyle w:val="TableParagraph"/>
              <w:spacing w:line="302" w:lineRule="exact"/>
              <w:jc w:val="center"/>
              <w:rPr>
                <w:b/>
                <w:bCs/>
                <w:sz w:val="28"/>
                <w:szCs w:val="28"/>
              </w:rPr>
            </w:pPr>
            <w:r w:rsidRPr="005B4BC7">
              <w:rPr>
                <w:b/>
                <w:bCs/>
                <w:sz w:val="28"/>
                <w:szCs w:val="28"/>
              </w:rPr>
              <w:t>NAME  OF THE FIGURES</w:t>
            </w:r>
          </w:p>
        </w:tc>
        <w:tc>
          <w:tcPr>
            <w:tcW w:w="3332" w:type="dxa"/>
          </w:tcPr>
          <w:p w14:paraId="60250730" w14:textId="77777777" w:rsidR="000C7CCF" w:rsidRPr="005B4BC7" w:rsidRDefault="000C7CCF" w:rsidP="00E64B44">
            <w:pPr>
              <w:pStyle w:val="TableParagraph"/>
              <w:spacing w:line="302" w:lineRule="exact"/>
              <w:jc w:val="center"/>
              <w:rPr>
                <w:b/>
                <w:bCs/>
                <w:sz w:val="28"/>
                <w:szCs w:val="28"/>
              </w:rPr>
            </w:pPr>
            <w:r w:rsidRPr="005B4BC7">
              <w:rPr>
                <w:b/>
                <w:bCs/>
                <w:sz w:val="28"/>
                <w:szCs w:val="28"/>
              </w:rPr>
              <w:t>PAGE NO</w:t>
            </w:r>
          </w:p>
        </w:tc>
      </w:tr>
      <w:tr w:rsidR="000C7CCF" w:rsidRPr="005B4BC7" w14:paraId="3B67691C" w14:textId="77777777" w:rsidTr="00E64B44">
        <w:trPr>
          <w:trHeight w:val="547"/>
        </w:trPr>
        <w:tc>
          <w:tcPr>
            <w:tcW w:w="3330" w:type="dxa"/>
          </w:tcPr>
          <w:p w14:paraId="7BEABDA9" w14:textId="77777777" w:rsidR="000C7CCF" w:rsidRPr="005B4BC7" w:rsidRDefault="000C7CCF" w:rsidP="00E64B44">
            <w:pPr>
              <w:pStyle w:val="TableParagraph"/>
              <w:spacing w:line="302" w:lineRule="exact"/>
              <w:jc w:val="center"/>
              <w:rPr>
                <w:sz w:val="28"/>
                <w:szCs w:val="28"/>
              </w:rPr>
            </w:pPr>
            <w:r w:rsidRPr="005B4BC7">
              <w:rPr>
                <w:sz w:val="28"/>
                <w:szCs w:val="28"/>
              </w:rPr>
              <w:t>3.1</w:t>
            </w:r>
          </w:p>
        </w:tc>
        <w:tc>
          <w:tcPr>
            <w:tcW w:w="3332" w:type="dxa"/>
          </w:tcPr>
          <w:p w14:paraId="777B0822" w14:textId="77777777" w:rsidR="000C7CCF" w:rsidRPr="005B4BC7" w:rsidRDefault="000C7CCF" w:rsidP="00E64B44">
            <w:pPr>
              <w:pStyle w:val="TableParagraph"/>
              <w:spacing w:line="302" w:lineRule="exact"/>
              <w:jc w:val="center"/>
              <w:rPr>
                <w:sz w:val="28"/>
                <w:szCs w:val="28"/>
              </w:rPr>
            </w:pPr>
            <w:r w:rsidRPr="005B4BC7">
              <w:rPr>
                <w:sz w:val="28"/>
                <w:szCs w:val="28"/>
              </w:rPr>
              <w:t>Project SDLC</w:t>
            </w:r>
          </w:p>
        </w:tc>
        <w:tc>
          <w:tcPr>
            <w:tcW w:w="3332" w:type="dxa"/>
          </w:tcPr>
          <w:p w14:paraId="45F3F76A" w14:textId="77777777" w:rsidR="000C7CCF" w:rsidRPr="005B4BC7" w:rsidRDefault="000C7CCF" w:rsidP="00E64B44">
            <w:pPr>
              <w:pStyle w:val="TableParagraph"/>
              <w:spacing w:line="302" w:lineRule="exact"/>
              <w:jc w:val="center"/>
              <w:rPr>
                <w:sz w:val="28"/>
                <w:szCs w:val="28"/>
              </w:rPr>
            </w:pPr>
            <w:r w:rsidRPr="005B4BC7">
              <w:rPr>
                <w:sz w:val="28"/>
                <w:szCs w:val="28"/>
              </w:rPr>
              <w:t>18</w:t>
            </w:r>
          </w:p>
        </w:tc>
      </w:tr>
      <w:tr w:rsidR="000C7CCF" w:rsidRPr="005B4BC7" w14:paraId="4511B540" w14:textId="77777777" w:rsidTr="00E64B44">
        <w:trPr>
          <w:trHeight w:val="555"/>
        </w:trPr>
        <w:tc>
          <w:tcPr>
            <w:tcW w:w="3330" w:type="dxa"/>
          </w:tcPr>
          <w:p w14:paraId="09383B94" w14:textId="77777777" w:rsidR="000C7CCF" w:rsidRPr="005B4BC7" w:rsidRDefault="000C7CCF" w:rsidP="00E64B44">
            <w:pPr>
              <w:pStyle w:val="TableParagraph"/>
              <w:spacing w:line="302" w:lineRule="exact"/>
              <w:jc w:val="center"/>
              <w:rPr>
                <w:sz w:val="28"/>
                <w:szCs w:val="28"/>
              </w:rPr>
            </w:pPr>
            <w:r w:rsidRPr="005B4BC7">
              <w:rPr>
                <w:sz w:val="28"/>
                <w:szCs w:val="28"/>
              </w:rPr>
              <w:t>4.1</w:t>
            </w:r>
          </w:p>
        </w:tc>
        <w:tc>
          <w:tcPr>
            <w:tcW w:w="3332" w:type="dxa"/>
          </w:tcPr>
          <w:p w14:paraId="4D525F87" w14:textId="1B8E4B82" w:rsidR="000C7CCF" w:rsidRPr="005B4BC7" w:rsidRDefault="006F5D84" w:rsidP="00E64B44">
            <w:pPr>
              <w:pStyle w:val="TableParagraph"/>
              <w:spacing w:line="302" w:lineRule="exact"/>
              <w:jc w:val="center"/>
              <w:rPr>
                <w:sz w:val="28"/>
                <w:szCs w:val="28"/>
              </w:rPr>
            </w:pPr>
            <w:r w:rsidRPr="005B4BC7">
              <w:rPr>
                <w:sz w:val="28"/>
                <w:szCs w:val="28"/>
              </w:rPr>
              <w:t>System Framework</w:t>
            </w:r>
          </w:p>
        </w:tc>
        <w:tc>
          <w:tcPr>
            <w:tcW w:w="3332" w:type="dxa"/>
          </w:tcPr>
          <w:p w14:paraId="6C2791CF" w14:textId="77777777" w:rsidR="000C7CCF" w:rsidRPr="005B4BC7" w:rsidRDefault="000C7CCF" w:rsidP="00E64B44">
            <w:pPr>
              <w:pStyle w:val="TableParagraph"/>
              <w:spacing w:line="302" w:lineRule="exact"/>
              <w:jc w:val="center"/>
              <w:rPr>
                <w:sz w:val="28"/>
                <w:szCs w:val="28"/>
              </w:rPr>
            </w:pPr>
            <w:r w:rsidRPr="005B4BC7">
              <w:rPr>
                <w:sz w:val="28"/>
                <w:szCs w:val="28"/>
              </w:rPr>
              <w:t>31</w:t>
            </w:r>
          </w:p>
        </w:tc>
      </w:tr>
      <w:tr w:rsidR="000C7CCF" w:rsidRPr="005B4BC7" w14:paraId="345BA871" w14:textId="77777777" w:rsidTr="00E64B44">
        <w:trPr>
          <w:trHeight w:val="557"/>
        </w:trPr>
        <w:tc>
          <w:tcPr>
            <w:tcW w:w="3330" w:type="dxa"/>
          </w:tcPr>
          <w:p w14:paraId="7C92882C" w14:textId="77777777" w:rsidR="000C7CCF" w:rsidRPr="005B4BC7" w:rsidRDefault="000C7CCF" w:rsidP="00E64B44">
            <w:pPr>
              <w:pStyle w:val="TableParagraph"/>
              <w:spacing w:line="302" w:lineRule="exact"/>
              <w:jc w:val="center"/>
              <w:rPr>
                <w:sz w:val="28"/>
                <w:szCs w:val="28"/>
              </w:rPr>
            </w:pPr>
            <w:r w:rsidRPr="005B4BC7">
              <w:rPr>
                <w:sz w:val="28"/>
                <w:szCs w:val="28"/>
              </w:rPr>
              <w:t>4.2</w:t>
            </w:r>
          </w:p>
        </w:tc>
        <w:tc>
          <w:tcPr>
            <w:tcW w:w="3332" w:type="dxa"/>
          </w:tcPr>
          <w:p w14:paraId="1C7EED15" w14:textId="77777777" w:rsidR="000C7CCF" w:rsidRPr="005B4BC7" w:rsidRDefault="000C7CCF" w:rsidP="00E64B44">
            <w:pPr>
              <w:pStyle w:val="TableParagraph"/>
              <w:spacing w:line="302" w:lineRule="exact"/>
              <w:jc w:val="center"/>
              <w:rPr>
                <w:sz w:val="28"/>
                <w:szCs w:val="28"/>
              </w:rPr>
            </w:pPr>
            <w:r w:rsidRPr="005B4BC7">
              <w:rPr>
                <w:sz w:val="28"/>
                <w:szCs w:val="28"/>
              </w:rPr>
              <w:t>Use case Diagram</w:t>
            </w:r>
          </w:p>
        </w:tc>
        <w:tc>
          <w:tcPr>
            <w:tcW w:w="3332" w:type="dxa"/>
          </w:tcPr>
          <w:p w14:paraId="4C5A0416" w14:textId="77777777" w:rsidR="000C7CCF" w:rsidRPr="005B4BC7" w:rsidRDefault="000C7CCF" w:rsidP="00E64B44">
            <w:pPr>
              <w:pStyle w:val="TableParagraph"/>
              <w:spacing w:line="302" w:lineRule="exact"/>
              <w:jc w:val="center"/>
              <w:rPr>
                <w:sz w:val="28"/>
                <w:szCs w:val="28"/>
              </w:rPr>
            </w:pPr>
            <w:r w:rsidRPr="005B4BC7">
              <w:rPr>
                <w:sz w:val="28"/>
                <w:szCs w:val="28"/>
              </w:rPr>
              <w:t>36</w:t>
            </w:r>
          </w:p>
        </w:tc>
      </w:tr>
      <w:tr w:rsidR="000C7CCF" w:rsidRPr="005B4BC7" w14:paraId="63A5A58C" w14:textId="77777777" w:rsidTr="00E64B44">
        <w:trPr>
          <w:trHeight w:val="551"/>
        </w:trPr>
        <w:tc>
          <w:tcPr>
            <w:tcW w:w="3330" w:type="dxa"/>
          </w:tcPr>
          <w:p w14:paraId="3B59D8D5" w14:textId="77777777" w:rsidR="000C7CCF" w:rsidRPr="005B4BC7" w:rsidRDefault="000C7CCF" w:rsidP="00E64B44">
            <w:pPr>
              <w:pStyle w:val="TableParagraph"/>
              <w:spacing w:line="302" w:lineRule="exact"/>
              <w:jc w:val="center"/>
              <w:rPr>
                <w:sz w:val="28"/>
                <w:szCs w:val="28"/>
              </w:rPr>
            </w:pPr>
            <w:r w:rsidRPr="005B4BC7">
              <w:rPr>
                <w:sz w:val="28"/>
                <w:szCs w:val="28"/>
              </w:rPr>
              <w:t>4.2.2</w:t>
            </w:r>
          </w:p>
        </w:tc>
        <w:tc>
          <w:tcPr>
            <w:tcW w:w="3332" w:type="dxa"/>
          </w:tcPr>
          <w:p w14:paraId="00E03ECC" w14:textId="77777777" w:rsidR="000C7CCF" w:rsidRPr="005B4BC7" w:rsidRDefault="000C7CCF" w:rsidP="00E64B44">
            <w:pPr>
              <w:pStyle w:val="TableParagraph"/>
              <w:spacing w:line="302" w:lineRule="exact"/>
              <w:jc w:val="center"/>
              <w:rPr>
                <w:sz w:val="28"/>
                <w:szCs w:val="28"/>
              </w:rPr>
            </w:pPr>
            <w:r w:rsidRPr="005B4BC7">
              <w:rPr>
                <w:sz w:val="28"/>
                <w:szCs w:val="28"/>
              </w:rPr>
              <w:t>Class Diagram</w:t>
            </w:r>
          </w:p>
        </w:tc>
        <w:tc>
          <w:tcPr>
            <w:tcW w:w="3332" w:type="dxa"/>
          </w:tcPr>
          <w:p w14:paraId="35D5BC4D" w14:textId="77777777" w:rsidR="000C7CCF" w:rsidRPr="005B4BC7" w:rsidRDefault="000C7CCF" w:rsidP="00E64B44">
            <w:pPr>
              <w:pStyle w:val="TableParagraph"/>
              <w:spacing w:line="302" w:lineRule="exact"/>
              <w:jc w:val="center"/>
              <w:rPr>
                <w:sz w:val="28"/>
                <w:szCs w:val="28"/>
              </w:rPr>
            </w:pPr>
            <w:r w:rsidRPr="005B4BC7">
              <w:rPr>
                <w:sz w:val="28"/>
                <w:szCs w:val="28"/>
              </w:rPr>
              <w:t>38</w:t>
            </w:r>
          </w:p>
        </w:tc>
      </w:tr>
      <w:tr w:rsidR="000C7CCF" w:rsidRPr="005B4BC7" w14:paraId="72DE34FA" w14:textId="77777777" w:rsidTr="00E64B44">
        <w:trPr>
          <w:trHeight w:val="559"/>
        </w:trPr>
        <w:tc>
          <w:tcPr>
            <w:tcW w:w="3330" w:type="dxa"/>
          </w:tcPr>
          <w:p w14:paraId="64CCCD6A" w14:textId="77777777" w:rsidR="000C7CCF" w:rsidRPr="005B4BC7" w:rsidRDefault="000C7CCF" w:rsidP="00E64B44">
            <w:pPr>
              <w:pStyle w:val="TableParagraph"/>
              <w:spacing w:line="302" w:lineRule="exact"/>
              <w:jc w:val="center"/>
              <w:rPr>
                <w:sz w:val="28"/>
                <w:szCs w:val="28"/>
              </w:rPr>
            </w:pPr>
            <w:r w:rsidRPr="005B4BC7">
              <w:rPr>
                <w:sz w:val="28"/>
                <w:szCs w:val="28"/>
              </w:rPr>
              <w:t>4.2.3</w:t>
            </w:r>
          </w:p>
        </w:tc>
        <w:tc>
          <w:tcPr>
            <w:tcW w:w="3332" w:type="dxa"/>
          </w:tcPr>
          <w:p w14:paraId="1FF14862" w14:textId="77777777" w:rsidR="000C7CCF" w:rsidRPr="005B4BC7" w:rsidRDefault="000C7CCF" w:rsidP="00E64B44">
            <w:pPr>
              <w:pStyle w:val="TableParagraph"/>
              <w:spacing w:line="302" w:lineRule="exact"/>
              <w:jc w:val="center"/>
              <w:rPr>
                <w:sz w:val="28"/>
                <w:szCs w:val="28"/>
              </w:rPr>
            </w:pPr>
            <w:r w:rsidRPr="005B4BC7">
              <w:rPr>
                <w:sz w:val="28"/>
                <w:szCs w:val="28"/>
              </w:rPr>
              <w:t>Activity Diagram</w:t>
            </w:r>
          </w:p>
        </w:tc>
        <w:tc>
          <w:tcPr>
            <w:tcW w:w="3332" w:type="dxa"/>
          </w:tcPr>
          <w:p w14:paraId="06728829" w14:textId="77777777" w:rsidR="000C7CCF" w:rsidRPr="005B4BC7" w:rsidRDefault="000C7CCF" w:rsidP="00E64B44">
            <w:pPr>
              <w:pStyle w:val="TableParagraph"/>
              <w:spacing w:line="302" w:lineRule="exact"/>
              <w:jc w:val="center"/>
              <w:rPr>
                <w:sz w:val="28"/>
                <w:szCs w:val="28"/>
              </w:rPr>
            </w:pPr>
            <w:r w:rsidRPr="005B4BC7">
              <w:rPr>
                <w:sz w:val="28"/>
                <w:szCs w:val="28"/>
              </w:rPr>
              <w:t>40</w:t>
            </w:r>
          </w:p>
        </w:tc>
      </w:tr>
      <w:tr w:rsidR="000C7CCF" w:rsidRPr="005B4BC7" w14:paraId="641A08F3" w14:textId="77777777" w:rsidTr="00E64B44">
        <w:trPr>
          <w:trHeight w:val="553"/>
        </w:trPr>
        <w:tc>
          <w:tcPr>
            <w:tcW w:w="3330" w:type="dxa"/>
          </w:tcPr>
          <w:p w14:paraId="51A361D7" w14:textId="77777777" w:rsidR="000C7CCF" w:rsidRPr="005B4BC7" w:rsidRDefault="000C7CCF" w:rsidP="00E64B44">
            <w:pPr>
              <w:pStyle w:val="TableParagraph"/>
              <w:spacing w:line="302" w:lineRule="exact"/>
              <w:jc w:val="center"/>
              <w:rPr>
                <w:sz w:val="28"/>
                <w:szCs w:val="28"/>
              </w:rPr>
            </w:pPr>
            <w:r w:rsidRPr="005B4BC7">
              <w:rPr>
                <w:sz w:val="28"/>
                <w:szCs w:val="28"/>
              </w:rPr>
              <w:t>5.1</w:t>
            </w:r>
          </w:p>
        </w:tc>
        <w:tc>
          <w:tcPr>
            <w:tcW w:w="3332" w:type="dxa"/>
          </w:tcPr>
          <w:p w14:paraId="03ED5B3D" w14:textId="77777777" w:rsidR="000C7CCF" w:rsidRPr="005B4BC7" w:rsidRDefault="000C7CCF" w:rsidP="00E64B44">
            <w:pPr>
              <w:pStyle w:val="TableParagraph"/>
              <w:spacing w:line="302" w:lineRule="exact"/>
              <w:jc w:val="center"/>
              <w:rPr>
                <w:sz w:val="28"/>
                <w:szCs w:val="28"/>
              </w:rPr>
            </w:pPr>
            <w:r w:rsidRPr="005B4BC7">
              <w:rPr>
                <w:sz w:val="28"/>
                <w:szCs w:val="28"/>
              </w:rPr>
              <w:t>Home Page</w:t>
            </w:r>
          </w:p>
        </w:tc>
        <w:tc>
          <w:tcPr>
            <w:tcW w:w="3332" w:type="dxa"/>
          </w:tcPr>
          <w:p w14:paraId="43D1D660" w14:textId="77777777" w:rsidR="000C7CCF" w:rsidRPr="005B4BC7" w:rsidRDefault="000C7CCF" w:rsidP="00E64B44">
            <w:pPr>
              <w:pStyle w:val="TableParagraph"/>
              <w:spacing w:line="302" w:lineRule="exact"/>
              <w:jc w:val="center"/>
              <w:rPr>
                <w:sz w:val="28"/>
                <w:szCs w:val="28"/>
              </w:rPr>
            </w:pPr>
            <w:r w:rsidRPr="005B4BC7">
              <w:rPr>
                <w:sz w:val="28"/>
                <w:szCs w:val="28"/>
              </w:rPr>
              <w:t>69</w:t>
            </w:r>
          </w:p>
        </w:tc>
      </w:tr>
      <w:tr w:rsidR="000C7CCF" w:rsidRPr="005B4BC7" w14:paraId="13297736" w14:textId="77777777" w:rsidTr="00E64B44">
        <w:trPr>
          <w:trHeight w:val="561"/>
        </w:trPr>
        <w:tc>
          <w:tcPr>
            <w:tcW w:w="3330" w:type="dxa"/>
          </w:tcPr>
          <w:p w14:paraId="55D63794" w14:textId="77777777" w:rsidR="000C7CCF" w:rsidRPr="005B4BC7" w:rsidRDefault="000C7CCF" w:rsidP="00E64B44">
            <w:pPr>
              <w:pStyle w:val="TableParagraph"/>
              <w:spacing w:line="302" w:lineRule="exact"/>
              <w:jc w:val="center"/>
              <w:rPr>
                <w:sz w:val="28"/>
                <w:szCs w:val="28"/>
              </w:rPr>
            </w:pPr>
            <w:r w:rsidRPr="005B4BC7">
              <w:rPr>
                <w:sz w:val="28"/>
                <w:szCs w:val="28"/>
              </w:rPr>
              <w:t>5.2</w:t>
            </w:r>
          </w:p>
        </w:tc>
        <w:tc>
          <w:tcPr>
            <w:tcW w:w="3332" w:type="dxa"/>
          </w:tcPr>
          <w:p w14:paraId="161F18C9" w14:textId="77777777" w:rsidR="000C7CCF" w:rsidRPr="005B4BC7" w:rsidRDefault="000C7CCF" w:rsidP="00E64B44">
            <w:pPr>
              <w:pStyle w:val="TableParagraph"/>
              <w:spacing w:line="302" w:lineRule="exact"/>
              <w:jc w:val="center"/>
              <w:rPr>
                <w:sz w:val="28"/>
                <w:szCs w:val="28"/>
              </w:rPr>
            </w:pPr>
            <w:r w:rsidRPr="005B4BC7">
              <w:rPr>
                <w:sz w:val="28"/>
                <w:szCs w:val="28"/>
              </w:rPr>
              <w:t>Register Page</w:t>
            </w:r>
          </w:p>
        </w:tc>
        <w:tc>
          <w:tcPr>
            <w:tcW w:w="3332" w:type="dxa"/>
          </w:tcPr>
          <w:p w14:paraId="42069FB3" w14:textId="77777777" w:rsidR="000C7CCF" w:rsidRPr="005B4BC7" w:rsidRDefault="000C7CCF" w:rsidP="00E64B44">
            <w:pPr>
              <w:pStyle w:val="TableParagraph"/>
              <w:spacing w:line="302" w:lineRule="exact"/>
              <w:jc w:val="center"/>
              <w:rPr>
                <w:sz w:val="28"/>
                <w:szCs w:val="28"/>
              </w:rPr>
            </w:pPr>
            <w:r w:rsidRPr="005B4BC7">
              <w:rPr>
                <w:sz w:val="28"/>
                <w:szCs w:val="28"/>
              </w:rPr>
              <w:t>69</w:t>
            </w:r>
          </w:p>
        </w:tc>
      </w:tr>
      <w:tr w:rsidR="000C7CCF" w:rsidRPr="005B4BC7" w14:paraId="357D6741" w14:textId="77777777" w:rsidTr="00E64B44">
        <w:trPr>
          <w:trHeight w:val="569"/>
        </w:trPr>
        <w:tc>
          <w:tcPr>
            <w:tcW w:w="3330" w:type="dxa"/>
          </w:tcPr>
          <w:p w14:paraId="38CF1CA6" w14:textId="77777777" w:rsidR="000C7CCF" w:rsidRPr="005B4BC7" w:rsidRDefault="000C7CCF" w:rsidP="00E64B44">
            <w:pPr>
              <w:pStyle w:val="TableParagraph"/>
              <w:spacing w:line="302" w:lineRule="exact"/>
              <w:jc w:val="center"/>
              <w:rPr>
                <w:sz w:val="28"/>
                <w:szCs w:val="28"/>
              </w:rPr>
            </w:pPr>
            <w:r w:rsidRPr="005B4BC7">
              <w:rPr>
                <w:sz w:val="28"/>
                <w:szCs w:val="28"/>
              </w:rPr>
              <w:t>5.3</w:t>
            </w:r>
          </w:p>
        </w:tc>
        <w:tc>
          <w:tcPr>
            <w:tcW w:w="3332" w:type="dxa"/>
          </w:tcPr>
          <w:p w14:paraId="7C8AD176" w14:textId="77777777" w:rsidR="000C7CCF" w:rsidRPr="005B4BC7" w:rsidRDefault="000C7CCF" w:rsidP="00E64B44">
            <w:pPr>
              <w:pStyle w:val="TableParagraph"/>
              <w:spacing w:line="302" w:lineRule="exact"/>
              <w:jc w:val="center"/>
              <w:rPr>
                <w:sz w:val="28"/>
                <w:szCs w:val="28"/>
              </w:rPr>
            </w:pPr>
            <w:r w:rsidRPr="005B4BC7">
              <w:rPr>
                <w:sz w:val="28"/>
                <w:szCs w:val="28"/>
              </w:rPr>
              <w:t xml:space="preserve">Login page  </w:t>
            </w:r>
          </w:p>
        </w:tc>
        <w:tc>
          <w:tcPr>
            <w:tcW w:w="3332" w:type="dxa"/>
          </w:tcPr>
          <w:p w14:paraId="74928ECE" w14:textId="77777777" w:rsidR="000C7CCF" w:rsidRPr="005B4BC7" w:rsidRDefault="000C7CCF" w:rsidP="00E64B44">
            <w:pPr>
              <w:pStyle w:val="TableParagraph"/>
              <w:spacing w:line="302" w:lineRule="exact"/>
              <w:jc w:val="center"/>
              <w:rPr>
                <w:sz w:val="28"/>
                <w:szCs w:val="28"/>
              </w:rPr>
            </w:pPr>
            <w:r w:rsidRPr="005B4BC7">
              <w:rPr>
                <w:sz w:val="28"/>
                <w:szCs w:val="28"/>
              </w:rPr>
              <w:t>70</w:t>
            </w:r>
          </w:p>
        </w:tc>
      </w:tr>
      <w:tr w:rsidR="000C7CCF" w:rsidRPr="005B4BC7" w14:paraId="1BC9662C" w14:textId="77777777" w:rsidTr="00E64B44">
        <w:trPr>
          <w:trHeight w:val="535"/>
        </w:trPr>
        <w:tc>
          <w:tcPr>
            <w:tcW w:w="3330" w:type="dxa"/>
          </w:tcPr>
          <w:p w14:paraId="26EEEA2D" w14:textId="77777777" w:rsidR="000C7CCF" w:rsidRPr="005B4BC7" w:rsidRDefault="000C7CCF" w:rsidP="00E64B44">
            <w:pPr>
              <w:pStyle w:val="TableParagraph"/>
              <w:spacing w:line="302" w:lineRule="exact"/>
              <w:jc w:val="center"/>
              <w:rPr>
                <w:sz w:val="28"/>
                <w:szCs w:val="28"/>
              </w:rPr>
            </w:pPr>
            <w:r w:rsidRPr="005B4BC7">
              <w:rPr>
                <w:sz w:val="28"/>
                <w:szCs w:val="28"/>
              </w:rPr>
              <w:t>5.4</w:t>
            </w:r>
          </w:p>
        </w:tc>
        <w:tc>
          <w:tcPr>
            <w:tcW w:w="3332" w:type="dxa"/>
          </w:tcPr>
          <w:p w14:paraId="369A97B7" w14:textId="77777777" w:rsidR="000C7CCF" w:rsidRPr="005B4BC7" w:rsidRDefault="000C7CCF" w:rsidP="00E64B44">
            <w:pPr>
              <w:pStyle w:val="TableParagraph"/>
              <w:tabs>
                <w:tab w:val="left" w:pos="753"/>
              </w:tabs>
              <w:spacing w:line="302" w:lineRule="exact"/>
              <w:rPr>
                <w:sz w:val="28"/>
                <w:szCs w:val="28"/>
              </w:rPr>
            </w:pPr>
            <w:r w:rsidRPr="005B4BC7">
              <w:rPr>
                <w:sz w:val="28"/>
                <w:szCs w:val="28"/>
              </w:rPr>
              <w:tab/>
              <w:t>Landing Page</w:t>
            </w:r>
          </w:p>
        </w:tc>
        <w:tc>
          <w:tcPr>
            <w:tcW w:w="3332" w:type="dxa"/>
          </w:tcPr>
          <w:p w14:paraId="63BB1960" w14:textId="77777777" w:rsidR="000C7CCF" w:rsidRPr="005B4BC7" w:rsidRDefault="000C7CCF" w:rsidP="00E64B44">
            <w:pPr>
              <w:pStyle w:val="TableParagraph"/>
              <w:spacing w:line="302" w:lineRule="exact"/>
              <w:jc w:val="center"/>
              <w:rPr>
                <w:sz w:val="28"/>
                <w:szCs w:val="28"/>
              </w:rPr>
            </w:pPr>
            <w:r w:rsidRPr="005B4BC7">
              <w:rPr>
                <w:sz w:val="28"/>
                <w:szCs w:val="28"/>
              </w:rPr>
              <w:t>70</w:t>
            </w:r>
          </w:p>
        </w:tc>
      </w:tr>
      <w:tr w:rsidR="000C7CCF" w:rsidRPr="005B4BC7" w14:paraId="1B7651EA" w14:textId="77777777" w:rsidTr="00E64B44">
        <w:trPr>
          <w:trHeight w:val="429"/>
        </w:trPr>
        <w:tc>
          <w:tcPr>
            <w:tcW w:w="3330" w:type="dxa"/>
          </w:tcPr>
          <w:p w14:paraId="186167D9" w14:textId="77777777" w:rsidR="000C7CCF" w:rsidRPr="005B4BC7" w:rsidRDefault="000C7CCF" w:rsidP="00E64B44">
            <w:pPr>
              <w:pStyle w:val="TableParagraph"/>
              <w:spacing w:line="302" w:lineRule="exact"/>
              <w:jc w:val="center"/>
              <w:rPr>
                <w:sz w:val="28"/>
                <w:szCs w:val="28"/>
              </w:rPr>
            </w:pPr>
            <w:r w:rsidRPr="005B4BC7">
              <w:rPr>
                <w:sz w:val="28"/>
                <w:szCs w:val="28"/>
              </w:rPr>
              <w:t>5.5</w:t>
            </w:r>
          </w:p>
        </w:tc>
        <w:tc>
          <w:tcPr>
            <w:tcW w:w="3332" w:type="dxa"/>
          </w:tcPr>
          <w:p w14:paraId="6BD9BCB5" w14:textId="77777777" w:rsidR="000C7CCF" w:rsidRPr="005B4BC7" w:rsidRDefault="000C7CCF" w:rsidP="00E64B44">
            <w:pPr>
              <w:pStyle w:val="TableParagraph"/>
              <w:spacing w:line="302" w:lineRule="exact"/>
              <w:jc w:val="center"/>
              <w:rPr>
                <w:sz w:val="28"/>
                <w:szCs w:val="28"/>
              </w:rPr>
            </w:pPr>
            <w:r w:rsidRPr="005B4BC7">
              <w:rPr>
                <w:sz w:val="28"/>
                <w:szCs w:val="28"/>
              </w:rPr>
              <w:t xml:space="preserve">About  </w:t>
            </w:r>
          </w:p>
        </w:tc>
        <w:tc>
          <w:tcPr>
            <w:tcW w:w="3332" w:type="dxa"/>
          </w:tcPr>
          <w:p w14:paraId="1B295388" w14:textId="77777777" w:rsidR="000C7CCF" w:rsidRPr="005B4BC7" w:rsidRDefault="000C7CCF" w:rsidP="00E64B44">
            <w:pPr>
              <w:pStyle w:val="TableParagraph"/>
              <w:spacing w:line="302" w:lineRule="exact"/>
              <w:jc w:val="center"/>
              <w:rPr>
                <w:sz w:val="28"/>
                <w:szCs w:val="28"/>
              </w:rPr>
            </w:pPr>
            <w:r w:rsidRPr="005B4BC7">
              <w:rPr>
                <w:sz w:val="28"/>
                <w:szCs w:val="28"/>
              </w:rPr>
              <w:t>71</w:t>
            </w:r>
          </w:p>
        </w:tc>
      </w:tr>
      <w:tr w:rsidR="000C7CCF" w:rsidRPr="005B4BC7" w14:paraId="57EA76D7" w14:textId="77777777" w:rsidTr="00E64B44">
        <w:trPr>
          <w:trHeight w:val="429"/>
        </w:trPr>
        <w:tc>
          <w:tcPr>
            <w:tcW w:w="3330" w:type="dxa"/>
          </w:tcPr>
          <w:p w14:paraId="253138C1" w14:textId="77777777" w:rsidR="000C7CCF" w:rsidRPr="005B4BC7" w:rsidRDefault="000C7CCF" w:rsidP="00E64B44">
            <w:pPr>
              <w:pStyle w:val="TableParagraph"/>
              <w:spacing w:line="302" w:lineRule="exact"/>
              <w:jc w:val="center"/>
              <w:rPr>
                <w:sz w:val="28"/>
                <w:szCs w:val="28"/>
              </w:rPr>
            </w:pPr>
            <w:r w:rsidRPr="005B4BC7">
              <w:rPr>
                <w:sz w:val="28"/>
                <w:szCs w:val="28"/>
              </w:rPr>
              <w:t>5.6</w:t>
            </w:r>
          </w:p>
        </w:tc>
        <w:tc>
          <w:tcPr>
            <w:tcW w:w="3332" w:type="dxa"/>
          </w:tcPr>
          <w:p w14:paraId="6C5B072C" w14:textId="77777777" w:rsidR="000C7CCF" w:rsidRPr="005B4BC7" w:rsidRDefault="000C7CCF" w:rsidP="00E64B44">
            <w:pPr>
              <w:pStyle w:val="TableParagraph"/>
              <w:spacing w:line="302" w:lineRule="exact"/>
              <w:jc w:val="center"/>
              <w:rPr>
                <w:sz w:val="28"/>
                <w:szCs w:val="28"/>
              </w:rPr>
            </w:pPr>
            <w:r w:rsidRPr="005B4BC7">
              <w:rPr>
                <w:sz w:val="28"/>
                <w:szCs w:val="28"/>
              </w:rPr>
              <w:t xml:space="preserve">Farmer Dashboard  </w:t>
            </w:r>
          </w:p>
        </w:tc>
        <w:tc>
          <w:tcPr>
            <w:tcW w:w="3332" w:type="dxa"/>
          </w:tcPr>
          <w:p w14:paraId="7B2F12A0" w14:textId="77777777" w:rsidR="000C7CCF" w:rsidRPr="005B4BC7" w:rsidRDefault="000C7CCF" w:rsidP="00E64B44">
            <w:pPr>
              <w:pStyle w:val="TableParagraph"/>
              <w:spacing w:line="302" w:lineRule="exact"/>
              <w:jc w:val="center"/>
              <w:rPr>
                <w:sz w:val="28"/>
                <w:szCs w:val="28"/>
              </w:rPr>
            </w:pPr>
            <w:r w:rsidRPr="005B4BC7">
              <w:rPr>
                <w:sz w:val="28"/>
                <w:szCs w:val="28"/>
              </w:rPr>
              <w:t>71</w:t>
            </w:r>
          </w:p>
        </w:tc>
      </w:tr>
      <w:tr w:rsidR="000C7CCF" w:rsidRPr="005B4BC7" w14:paraId="30BD0510" w14:textId="77777777" w:rsidTr="00E64B44">
        <w:trPr>
          <w:trHeight w:val="429"/>
        </w:trPr>
        <w:tc>
          <w:tcPr>
            <w:tcW w:w="3330" w:type="dxa"/>
          </w:tcPr>
          <w:p w14:paraId="58DDF38A" w14:textId="77777777" w:rsidR="000C7CCF" w:rsidRPr="005B4BC7" w:rsidRDefault="000C7CCF" w:rsidP="00E64B44">
            <w:pPr>
              <w:pStyle w:val="TableParagraph"/>
              <w:spacing w:line="302" w:lineRule="exact"/>
              <w:jc w:val="center"/>
              <w:rPr>
                <w:sz w:val="28"/>
                <w:szCs w:val="28"/>
              </w:rPr>
            </w:pPr>
            <w:r w:rsidRPr="005B4BC7">
              <w:rPr>
                <w:sz w:val="28"/>
                <w:szCs w:val="28"/>
              </w:rPr>
              <w:t>5.7</w:t>
            </w:r>
          </w:p>
        </w:tc>
        <w:tc>
          <w:tcPr>
            <w:tcW w:w="3332" w:type="dxa"/>
          </w:tcPr>
          <w:p w14:paraId="55D4E261" w14:textId="77777777" w:rsidR="000C7CCF" w:rsidRPr="005B4BC7" w:rsidRDefault="000C7CCF" w:rsidP="00E64B44">
            <w:pPr>
              <w:pStyle w:val="TableParagraph"/>
              <w:spacing w:line="302" w:lineRule="exact"/>
              <w:jc w:val="center"/>
              <w:rPr>
                <w:sz w:val="28"/>
                <w:szCs w:val="28"/>
              </w:rPr>
            </w:pPr>
            <w:r w:rsidRPr="005B4BC7">
              <w:rPr>
                <w:sz w:val="28"/>
                <w:szCs w:val="28"/>
              </w:rPr>
              <w:t>Farmer chat with consumers</w:t>
            </w:r>
          </w:p>
        </w:tc>
        <w:tc>
          <w:tcPr>
            <w:tcW w:w="3332" w:type="dxa"/>
          </w:tcPr>
          <w:p w14:paraId="62FD76A2" w14:textId="77777777" w:rsidR="000C7CCF" w:rsidRPr="005B4BC7" w:rsidRDefault="000C7CCF" w:rsidP="00E64B44">
            <w:pPr>
              <w:pStyle w:val="TableParagraph"/>
              <w:spacing w:line="302" w:lineRule="exact"/>
              <w:jc w:val="center"/>
              <w:rPr>
                <w:sz w:val="28"/>
                <w:szCs w:val="28"/>
              </w:rPr>
            </w:pPr>
            <w:r w:rsidRPr="005B4BC7">
              <w:rPr>
                <w:sz w:val="28"/>
                <w:szCs w:val="28"/>
              </w:rPr>
              <w:t>72</w:t>
            </w:r>
          </w:p>
        </w:tc>
      </w:tr>
      <w:tr w:rsidR="000C7CCF" w:rsidRPr="005B4BC7" w14:paraId="6F20F690" w14:textId="77777777" w:rsidTr="00E64B44">
        <w:trPr>
          <w:trHeight w:val="429"/>
        </w:trPr>
        <w:tc>
          <w:tcPr>
            <w:tcW w:w="3330" w:type="dxa"/>
          </w:tcPr>
          <w:p w14:paraId="5E77F2FA" w14:textId="77777777" w:rsidR="000C7CCF" w:rsidRPr="005B4BC7" w:rsidRDefault="000C7CCF" w:rsidP="00E64B44">
            <w:pPr>
              <w:pStyle w:val="TableParagraph"/>
              <w:spacing w:line="302" w:lineRule="exact"/>
              <w:jc w:val="center"/>
              <w:rPr>
                <w:sz w:val="28"/>
                <w:szCs w:val="28"/>
              </w:rPr>
            </w:pPr>
            <w:r w:rsidRPr="005B4BC7">
              <w:rPr>
                <w:sz w:val="28"/>
                <w:szCs w:val="28"/>
              </w:rPr>
              <w:t>5.8</w:t>
            </w:r>
          </w:p>
        </w:tc>
        <w:tc>
          <w:tcPr>
            <w:tcW w:w="3332" w:type="dxa"/>
          </w:tcPr>
          <w:p w14:paraId="3AB15B8E" w14:textId="77777777" w:rsidR="000C7CCF" w:rsidRPr="005B4BC7" w:rsidRDefault="000C7CCF" w:rsidP="00E64B44">
            <w:pPr>
              <w:pStyle w:val="TableParagraph"/>
              <w:spacing w:line="302" w:lineRule="exact"/>
              <w:jc w:val="center"/>
              <w:rPr>
                <w:sz w:val="28"/>
                <w:szCs w:val="28"/>
              </w:rPr>
            </w:pPr>
            <w:r w:rsidRPr="005B4BC7">
              <w:rPr>
                <w:sz w:val="28"/>
                <w:szCs w:val="28"/>
              </w:rPr>
              <w:t>Farmer crops details</w:t>
            </w:r>
          </w:p>
        </w:tc>
        <w:tc>
          <w:tcPr>
            <w:tcW w:w="3332" w:type="dxa"/>
          </w:tcPr>
          <w:p w14:paraId="41121E4B" w14:textId="77777777" w:rsidR="000C7CCF" w:rsidRPr="005B4BC7" w:rsidRDefault="000C7CCF" w:rsidP="00E64B44">
            <w:pPr>
              <w:pStyle w:val="TableParagraph"/>
              <w:spacing w:line="302" w:lineRule="exact"/>
              <w:jc w:val="center"/>
              <w:rPr>
                <w:sz w:val="28"/>
                <w:szCs w:val="28"/>
              </w:rPr>
            </w:pPr>
            <w:r w:rsidRPr="005B4BC7">
              <w:rPr>
                <w:sz w:val="28"/>
                <w:szCs w:val="28"/>
              </w:rPr>
              <w:t>72</w:t>
            </w:r>
          </w:p>
        </w:tc>
      </w:tr>
      <w:tr w:rsidR="000C7CCF" w:rsidRPr="005B4BC7" w14:paraId="0B740073" w14:textId="77777777" w:rsidTr="00E64B44">
        <w:trPr>
          <w:trHeight w:val="429"/>
        </w:trPr>
        <w:tc>
          <w:tcPr>
            <w:tcW w:w="3330" w:type="dxa"/>
          </w:tcPr>
          <w:p w14:paraId="5E9FF1EA" w14:textId="77777777" w:rsidR="000C7CCF" w:rsidRPr="005B4BC7" w:rsidRDefault="000C7CCF" w:rsidP="00E64B44">
            <w:pPr>
              <w:pStyle w:val="TableParagraph"/>
              <w:spacing w:line="302" w:lineRule="exact"/>
              <w:jc w:val="center"/>
              <w:rPr>
                <w:sz w:val="28"/>
                <w:szCs w:val="28"/>
              </w:rPr>
            </w:pPr>
            <w:r w:rsidRPr="005B4BC7">
              <w:rPr>
                <w:sz w:val="28"/>
                <w:szCs w:val="28"/>
              </w:rPr>
              <w:t>5.9</w:t>
            </w:r>
          </w:p>
        </w:tc>
        <w:tc>
          <w:tcPr>
            <w:tcW w:w="3332" w:type="dxa"/>
          </w:tcPr>
          <w:p w14:paraId="391084BC" w14:textId="77777777" w:rsidR="000C7CCF" w:rsidRPr="005B4BC7" w:rsidRDefault="000C7CCF" w:rsidP="00E64B44">
            <w:pPr>
              <w:pStyle w:val="TableParagraph"/>
              <w:spacing w:line="302" w:lineRule="exact"/>
              <w:jc w:val="center"/>
              <w:rPr>
                <w:sz w:val="28"/>
                <w:szCs w:val="28"/>
              </w:rPr>
            </w:pPr>
            <w:r w:rsidRPr="005B4BC7">
              <w:rPr>
                <w:sz w:val="28"/>
                <w:szCs w:val="28"/>
              </w:rPr>
              <w:t>Consumer Dashboard</w:t>
            </w:r>
          </w:p>
        </w:tc>
        <w:tc>
          <w:tcPr>
            <w:tcW w:w="3332" w:type="dxa"/>
          </w:tcPr>
          <w:p w14:paraId="49C0FB42" w14:textId="77777777" w:rsidR="000C7CCF" w:rsidRPr="005B4BC7" w:rsidRDefault="000C7CCF" w:rsidP="00E64B44">
            <w:pPr>
              <w:pStyle w:val="TableParagraph"/>
              <w:spacing w:line="302" w:lineRule="exact"/>
              <w:jc w:val="center"/>
              <w:rPr>
                <w:sz w:val="28"/>
                <w:szCs w:val="28"/>
              </w:rPr>
            </w:pPr>
            <w:r w:rsidRPr="005B4BC7">
              <w:rPr>
                <w:sz w:val="28"/>
                <w:szCs w:val="28"/>
              </w:rPr>
              <w:t>73</w:t>
            </w:r>
          </w:p>
        </w:tc>
      </w:tr>
      <w:tr w:rsidR="000C7CCF" w:rsidRPr="005B4BC7" w14:paraId="018006E1" w14:textId="77777777" w:rsidTr="00E64B44">
        <w:trPr>
          <w:trHeight w:val="429"/>
        </w:trPr>
        <w:tc>
          <w:tcPr>
            <w:tcW w:w="3330" w:type="dxa"/>
          </w:tcPr>
          <w:p w14:paraId="7C41FDB6" w14:textId="77777777" w:rsidR="000C7CCF" w:rsidRPr="005B4BC7" w:rsidRDefault="000C7CCF" w:rsidP="00E64B44">
            <w:pPr>
              <w:pStyle w:val="TableParagraph"/>
              <w:spacing w:line="302" w:lineRule="exact"/>
              <w:jc w:val="center"/>
              <w:rPr>
                <w:sz w:val="28"/>
                <w:szCs w:val="28"/>
              </w:rPr>
            </w:pPr>
            <w:r w:rsidRPr="005B4BC7">
              <w:rPr>
                <w:sz w:val="28"/>
                <w:szCs w:val="28"/>
              </w:rPr>
              <w:t>5.10</w:t>
            </w:r>
          </w:p>
        </w:tc>
        <w:tc>
          <w:tcPr>
            <w:tcW w:w="3332" w:type="dxa"/>
          </w:tcPr>
          <w:p w14:paraId="0AAF2954" w14:textId="77777777" w:rsidR="000C7CCF" w:rsidRPr="005B4BC7" w:rsidRDefault="000C7CCF" w:rsidP="00E64B44">
            <w:pPr>
              <w:pStyle w:val="TableParagraph"/>
              <w:spacing w:line="302" w:lineRule="exact"/>
              <w:jc w:val="center"/>
              <w:rPr>
                <w:sz w:val="28"/>
                <w:szCs w:val="28"/>
              </w:rPr>
            </w:pPr>
            <w:r w:rsidRPr="005B4BC7">
              <w:rPr>
                <w:sz w:val="28"/>
                <w:szCs w:val="28"/>
              </w:rPr>
              <w:t>Consumer Search</w:t>
            </w:r>
          </w:p>
        </w:tc>
        <w:tc>
          <w:tcPr>
            <w:tcW w:w="3332" w:type="dxa"/>
          </w:tcPr>
          <w:p w14:paraId="7CD138E1" w14:textId="77777777" w:rsidR="000C7CCF" w:rsidRPr="005B4BC7" w:rsidRDefault="000C7CCF" w:rsidP="00E64B44">
            <w:pPr>
              <w:pStyle w:val="TableParagraph"/>
              <w:spacing w:line="302" w:lineRule="exact"/>
              <w:jc w:val="center"/>
              <w:rPr>
                <w:sz w:val="28"/>
                <w:szCs w:val="28"/>
              </w:rPr>
            </w:pPr>
            <w:r w:rsidRPr="005B4BC7">
              <w:rPr>
                <w:sz w:val="28"/>
                <w:szCs w:val="28"/>
              </w:rPr>
              <w:t>73</w:t>
            </w:r>
          </w:p>
        </w:tc>
      </w:tr>
      <w:tr w:rsidR="000C7CCF" w:rsidRPr="005B4BC7" w14:paraId="55375A5B" w14:textId="77777777" w:rsidTr="00E64B44">
        <w:trPr>
          <w:trHeight w:val="429"/>
        </w:trPr>
        <w:tc>
          <w:tcPr>
            <w:tcW w:w="3330" w:type="dxa"/>
          </w:tcPr>
          <w:p w14:paraId="27949206" w14:textId="77777777" w:rsidR="000C7CCF" w:rsidRPr="005B4BC7" w:rsidRDefault="000C7CCF" w:rsidP="00E64B44">
            <w:pPr>
              <w:pStyle w:val="TableParagraph"/>
              <w:spacing w:line="302" w:lineRule="exact"/>
              <w:jc w:val="center"/>
              <w:rPr>
                <w:sz w:val="28"/>
                <w:szCs w:val="28"/>
              </w:rPr>
            </w:pPr>
            <w:r w:rsidRPr="005B4BC7">
              <w:rPr>
                <w:sz w:val="28"/>
                <w:szCs w:val="28"/>
              </w:rPr>
              <w:t>5.11</w:t>
            </w:r>
          </w:p>
        </w:tc>
        <w:tc>
          <w:tcPr>
            <w:tcW w:w="3332" w:type="dxa"/>
          </w:tcPr>
          <w:p w14:paraId="09B2B113" w14:textId="77777777" w:rsidR="000C7CCF" w:rsidRPr="005B4BC7" w:rsidRDefault="000C7CCF" w:rsidP="00E64B44">
            <w:pPr>
              <w:pStyle w:val="TableParagraph"/>
              <w:spacing w:line="302" w:lineRule="exact"/>
              <w:jc w:val="center"/>
              <w:rPr>
                <w:sz w:val="28"/>
                <w:szCs w:val="28"/>
              </w:rPr>
            </w:pPr>
            <w:r w:rsidRPr="005B4BC7">
              <w:rPr>
                <w:sz w:val="28"/>
                <w:szCs w:val="28"/>
              </w:rPr>
              <w:t xml:space="preserve">Contact Support  </w:t>
            </w:r>
          </w:p>
        </w:tc>
        <w:tc>
          <w:tcPr>
            <w:tcW w:w="3332" w:type="dxa"/>
          </w:tcPr>
          <w:p w14:paraId="273FCA0F" w14:textId="77777777" w:rsidR="000C7CCF" w:rsidRPr="005B4BC7" w:rsidRDefault="000C7CCF" w:rsidP="00E64B44">
            <w:pPr>
              <w:pStyle w:val="TableParagraph"/>
              <w:spacing w:line="302" w:lineRule="exact"/>
              <w:jc w:val="center"/>
              <w:rPr>
                <w:sz w:val="28"/>
                <w:szCs w:val="28"/>
              </w:rPr>
            </w:pPr>
            <w:r w:rsidRPr="005B4BC7">
              <w:rPr>
                <w:sz w:val="28"/>
                <w:szCs w:val="28"/>
              </w:rPr>
              <w:t>74</w:t>
            </w:r>
          </w:p>
        </w:tc>
      </w:tr>
      <w:tr w:rsidR="000C7CCF" w:rsidRPr="005B4BC7" w14:paraId="597C3262" w14:textId="77777777" w:rsidTr="00E64B44">
        <w:trPr>
          <w:trHeight w:val="429"/>
        </w:trPr>
        <w:tc>
          <w:tcPr>
            <w:tcW w:w="3330" w:type="dxa"/>
          </w:tcPr>
          <w:p w14:paraId="47924065" w14:textId="77777777" w:rsidR="000C7CCF" w:rsidRPr="005B4BC7" w:rsidRDefault="000C7CCF" w:rsidP="00E64B44">
            <w:pPr>
              <w:pStyle w:val="TableParagraph"/>
              <w:spacing w:line="302" w:lineRule="exact"/>
              <w:jc w:val="center"/>
              <w:rPr>
                <w:sz w:val="28"/>
                <w:szCs w:val="28"/>
              </w:rPr>
            </w:pPr>
            <w:r w:rsidRPr="005B4BC7">
              <w:rPr>
                <w:sz w:val="28"/>
                <w:szCs w:val="28"/>
              </w:rPr>
              <w:t>5.12</w:t>
            </w:r>
          </w:p>
        </w:tc>
        <w:tc>
          <w:tcPr>
            <w:tcW w:w="3332" w:type="dxa"/>
          </w:tcPr>
          <w:p w14:paraId="50BD3111" w14:textId="77777777" w:rsidR="000C7CCF" w:rsidRPr="005B4BC7" w:rsidRDefault="000C7CCF" w:rsidP="00E64B44">
            <w:pPr>
              <w:pStyle w:val="TableParagraph"/>
              <w:spacing w:line="302" w:lineRule="exact"/>
              <w:jc w:val="center"/>
              <w:rPr>
                <w:sz w:val="28"/>
                <w:szCs w:val="28"/>
              </w:rPr>
            </w:pPr>
            <w:r w:rsidRPr="005B4BC7">
              <w:rPr>
                <w:sz w:val="28"/>
                <w:szCs w:val="28"/>
              </w:rPr>
              <w:t>Hold requests</w:t>
            </w:r>
          </w:p>
        </w:tc>
        <w:tc>
          <w:tcPr>
            <w:tcW w:w="3332" w:type="dxa"/>
          </w:tcPr>
          <w:p w14:paraId="051032DE" w14:textId="77777777" w:rsidR="000C7CCF" w:rsidRPr="005B4BC7" w:rsidRDefault="000C7CCF" w:rsidP="00E64B44">
            <w:pPr>
              <w:pStyle w:val="TableParagraph"/>
              <w:spacing w:line="302" w:lineRule="exact"/>
              <w:jc w:val="center"/>
              <w:rPr>
                <w:sz w:val="28"/>
                <w:szCs w:val="28"/>
              </w:rPr>
            </w:pPr>
            <w:r w:rsidRPr="005B4BC7">
              <w:rPr>
                <w:sz w:val="28"/>
                <w:szCs w:val="28"/>
              </w:rPr>
              <w:t>74</w:t>
            </w:r>
          </w:p>
        </w:tc>
      </w:tr>
      <w:tr w:rsidR="000C7CCF" w:rsidRPr="005B4BC7" w14:paraId="12BD99E6" w14:textId="77777777" w:rsidTr="00E64B44">
        <w:trPr>
          <w:trHeight w:val="429"/>
        </w:trPr>
        <w:tc>
          <w:tcPr>
            <w:tcW w:w="3330" w:type="dxa"/>
          </w:tcPr>
          <w:p w14:paraId="0CA5BB3D" w14:textId="77777777" w:rsidR="000C7CCF" w:rsidRPr="005B4BC7" w:rsidRDefault="000C7CCF" w:rsidP="00E64B44">
            <w:pPr>
              <w:pStyle w:val="TableParagraph"/>
              <w:spacing w:line="302" w:lineRule="exact"/>
              <w:jc w:val="center"/>
              <w:rPr>
                <w:sz w:val="28"/>
                <w:szCs w:val="28"/>
              </w:rPr>
            </w:pPr>
            <w:r w:rsidRPr="005B4BC7">
              <w:rPr>
                <w:sz w:val="28"/>
                <w:szCs w:val="28"/>
              </w:rPr>
              <w:t>5.13</w:t>
            </w:r>
          </w:p>
        </w:tc>
        <w:tc>
          <w:tcPr>
            <w:tcW w:w="3332" w:type="dxa"/>
          </w:tcPr>
          <w:p w14:paraId="4D0CBA46" w14:textId="77777777" w:rsidR="000C7CCF" w:rsidRPr="005B4BC7" w:rsidRDefault="000C7CCF" w:rsidP="00E64B44">
            <w:pPr>
              <w:pStyle w:val="TableParagraph"/>
              <w:spacing w:line="302" w:lineRule="exact"/>
              <w:jc w:val="center"/>
              <w:rPr>
                <w:sz w:val="28"/>
                <w:szCs w:val="28"/>
              </w:rPr>
            </w:pPr>
            <w:r w:rsidRPr="005B4BC7">
              <w:rPr>
                <w:sz w:val="28"/>
                <w:szCs w:val="28"/>
              </w:rPr>
              <w:t>Feedback &amp; Reviews</w:t>
            </w:r>
          </w:p>
        </w:tc>
        <w:tc>
          <w:tcPr>
            <w:tcW w:w="3332" w:type="dxa"/>
          </w:tcPr>
          <w:p w14:paraId="7C52E239" w14:textId="77777777" w:rsidR="000C7CCF" w:rsidRPr="005B4BC7" w:rsidRDefault="000C7CCF" w:rsidP="00E64B44">
            <w:pPr>
              <w:pStyle w:val="TableParagraph"/>
              <w:spacing w:line="302" w:lineRule="exact"/>
              <w:jc w:val="center"/>
              <w:rPr>
                <w:sz w:val="28"/>
                <w:szCs w:val="28"/>
              </w:rPr>
            </w:pPr>
            <w:r w:rsidRPr="005B4BC7">
              <w:rPr>
                <w:sz w:val="28"/>
                <w:szCs w:val="28"/>
              </w:rPr>
              <w:t>75</w:t>
            </w:r>
          </w:p>
        </w:tc>
      </w:tr>
      <w:tr w:rsidR="000C7CCF" w:rsidRPr="005B4BC7" w14:paraId="55C604AD" w14:textId="77777777" w:rsidTr="00E64B44">
        <w:trPr>
          <w:trHeight w:val="429"/>
        </w:trPr>
        <w:tc>
          <w:tcPr>
            <w:tcW w:w="3330" w:type="dxa"/>
          </w:tcPr>
          <w:p w14:paraId="0EC5C355" w14:textId="77777777" w:rsidR="000C7CCF" w:rsidRPr="005B4BC7" w:rsidRDefault="000C7CCF" w:rsidP="00E64B44">
            <w:pPr>
              <w:pStyle w:val="TableParagraph"/>
              <w:spacing w:line="302" w:lineRule="exact"/>
              <w:jc w:val="center"/>
              <w:rPr>
                <w:sz w:val="28"/>
                <w:szCs w:val="28"/>
              </w:rPr>
            </w:pPr>
            <w:r w:rsidRPr="005B4BC7">
              <w:rPr>
                <w:sz w:val="28"/>
                <w:szCs w:val="28"/>
              </w:rPr>
              <w:t>5.14</w:t>
            </w:r>
          </w:p>
        </w:tc>
        <w:tc>
          <w:tcPr>
            <w:tcW w:w="3332" w:type="dxa"/>
          </w:tcPr>
          <w:p w14:paraId="53E33EE3" w14:textId="77777777" w:rsidR="000C7CCF" w:rsidRPr="005B4BC7" w:rsidRDefault="000C7CCF" w:rsidP="00E64B44">
            <w:pPr>
              <w:pStyle w:val="TableParagraph"/>
              <w:spacing w:line="302" w:lineRule="exact"/>
              <w:jc w:val="center"/>
              <w:rPr>
                <w:sz w:val="28"/>
                <w:szCs w:val="28"/>
              </w:rPr>
            </w:pPr>
            <w:r w:rsidRPr="005B4BC7">
              <w:rPr>
                <w:sz w:val="28"/>
                <w:szCs w:val="28"/>
              </w:rPr>
              <w:t>Chat with Consumers</w:t>
            </w:r>
          </w:p>
        </w:tc>
        <w:tc>
          <w:tcPr>
            <w:tcW w:w="3332" w:type="dxa"/>
          </w:tcPr>
          <w:p w14:paraId="4FF06E58" w14:textId="77777777" w:rsidR="000C7CCF" w:rsidRPr="005B4BC7" w:rsidRDefault="000C7CCF" w:rsidP="00E64B44">
            <w:pPr>
              <w:pStyle w:val="TableParagraph"/>
              <w:spacing w:line="302" w:lineRule="exact"/>
              <w:jc w:val="center"/>
              <w:rPr>
                <w:sz w:val="28"/>
                <w:szCs w:val="28"/>
              </w:rPr>
            </w:pPr>
            <w:r w:rsidRPr="005B4BC7">
              <w:rPr>
                <w:sz w:val="28"/>
                <w:szCs w:val="28"/>
              </w:rPr>
              <w:t>75</w:t>
            </w:r>
          </w:p>
        </w:tc>
      </w:tr>
    </w:tbl>
    <w:p w14:paraId="2E54DAAA" w14:textId="77777777" w:rsidR="007A34FF" w:rsidRDefault="007A34FF" w:rsidP="00EE7C96">
      <w:pPr>
        <w:spacing w:before="73"/>
        <w:ind w:right="704"/>
        <w:rPr>
          <w:b/>
          <w:sz w:val="28"/>
        </w:rPr>
      </w:pPr>
    </w:p>
    <w:p w14:paraId="53D091CE" w14:textId="77777777" w:rsidR="007A34FF" w:rsidRDefault="007A34FF" w:rsidP="00EE7C96">
      <w:pPr>
        <w:spacing w:before="73"/>
        <w:ind w:right="704"/>
        <w:rPr>
          <w:b/>
          <w:sz w:val="28"/>
        </w:rPr>
      </w:pPr>
    </w:p>
    <w:p w14:paraId="62FADEC0" w14:textId="77777777" w:rsidR="007A34FF" w:rsidRDefault="007A34FF" w:rsidP="00EE7C96">
      <w:pPr>
        <w:spacing w:before="73"/>
        <w:ind w:right="704"/>
        <w:rPr>
          <w:b/>
          <w:sz w:val="28"/>
        </w:rPr>
      </w:pPr>
    </w:p>
    <w:p w14:paraId="64EEFF97" w14:textId="77777777" w:rsidR="006F5D84" w:rsidRDefault="006F5D84" w:rsidP="00EE7C96">
      <w:pPr>
        <w:spacing w:before="73"/>
        <w:ind w:right="704"/>
        <w:rPr>
          <w:b/>
          <w:sz w:val="28"/>
        </w:rPr>
      </w:pPr>
    </w:p>
    <w:p w14:paraId="3E75285B" w14:textId="77777777" w:rsidR="000C7CCF" w:rsidRDefault="000C7CCF" w:rsidP="00EE7C96">
      <w:pPr>
        <w:spacing w:before="73"/>
        <w:ind w:right="704"/>
        <w:rPr>
          <w:b/>
          <w:sz w:val="28"/>
        </w:rPr>
      </w:pPr>
    </w:p>
    <w:p w14:paraId="3943FACA" w14:textId="77777777" w:rsidR="007A34FF" w:rsidRDefault="007A34FF" w:rsidP="00EE7C96">
      <w:pPr>
        <w:spacing w:before="73"/>
        <w:ind w:right="704"/>
        <w:rPr>
          <w:b/>
          <w:sz w:val="28"/>
        </w:rPr>
      </w:pPr>
    </w:p>
    <w:p w14:paraId="193A43B4" w14:textId="464B4E0D" w:rsidR="006C3158" w:rsidRDefault="007A34FF" w:rsidP="00EE7C96">
      <w:pPr>
        <w:spacing w:before="73"/>
        <w:ind w:right="704"/>
        <w:rPr>
          <w:b/>
          <w:spacing w:val="-2"/>
          <w:sz w:val="28"/>
        </w:rPr>
      </w:pPr>
      <w:r>
        <w:rPr>
          <w:b/>
          <w:sz w:val="28"/>
        </w:rPr>
        <w:lastRenderedPageBreak/>
        <w:t xml:space="preserve">                                         </w:t>
      </w:r>
      <w:r w:rsidR="00EE7C96">
        <w:rPr>
          <w:b/>
          <w:sz w:val="28"/>
        </w:rPr>
        <w:t xml:space="preserve">        LIST</w:t>
      </w:r>
      <w:r w:rsidR="00EE7C96">
        <w:rPr>
          <w:b/>
          <w:spacing w:val="-14"/>
          <w:sz w:val="28"/>
        </w:rPr>
        <w:t xml:space="preserve"> </w:t>
      </w:r>
      <w:r w:rsidR="00EE7C96">
        <w:rPr>
          <w:b/>
          <w:sz w:val="28"/>
        </w:rPr>
        <w:t>OF</w:t>
      </w:r>
      <w:r w:rsidR="00EE7C96">
        <w:rPr>
          <w:b/>
          <w:spacing w:val="-12"/>
          <w:sz w:val="28"/>
        </w:rPr>
        <w:t xml:space="preserve"> </w:t>
      </w:r>
      <w:r w:rsidR="00EE7C96">
        <w:rPr>
          <w:b/>
          <w:spacing w:val="-2"/>
          <w:sz w:val="28"/>
        </w:rPr>
        <w:t>ABBREVATIONS</w:t>
      </w:r>
    </w:p>
    <w:p w14:paraId="790CC6D7" w14:textId="77777777" w:rsidR="00B90E17" w:rsidRDefault="00B90E17" w:rsidP="00EE7C96">
      <w:pPr>
        <w:spacing w:before="73"/>
        <w:ind w:right="704"/>
        <w:rPr>
          <w:b/>
          <w:sz w:val="28"/>
        </w:rPr>
      </w:pPr>
    </w:p>
    <w:tbl>
      <w:tblPr>
        <w:tblW w:w="9422" w:type="dxa"/>
        <w:tblCellSpacing w:w="15" w:type="dxa"/>
        <w:tblInd w:w="267" w:type="dxa"/>
        <w:tblCellMar>
          <w:top w:w="15" w:type="dxa"/>
          <w:left w:w="15" w:type="dxa"/>
          <w:bottom w:w="15" w:type="dxa"/>
          <w:right w:w="15" w:type="dxa"/>
        </w:tblCellMar>
        <w:tblLook w:val="04A0" w:firstRow="1" w:lastRow="0" w:firstColumn="1" w:lastColumn="0" w:noHBand="0" w:noVBand="1"/>
      </w:tblPr>
      <w:tblGrid>
        <w:gridCol w:w="3719"/>
        <w:gridCol w:w="5703"/>
      </w:tblGrid>
      <w:tr w:rsidR="00D275B5" w:rsidRPr="00D275B5" w14:paraId="755C9A31" w14:textId="77777777" w:rsidTr="007A34FF">
        <w:trPr>
          <w:trHeight w:val="426"/>
          <w:tblHeader/>
          <w:tblCellSpacing w:w="15" w:type="dxa"/>
        </w:trPr>
        <w:tc>
          <w:tcPr>
            <w:tcW w:w="0" w:type="auto"/>
            <w:vAlign w:val="center"/>
            <w:hideMark/>
          </w:tcPr>
          <w:p w14:paraId="02CE00EE" w14:textId="0B521958" w:rsidR="00D275B5" w:rsidRPr="00D275B5" w:rsidRDefault="00B90E17" w:rsidP="00B90E17">
            <w:pPr>
              <w:pStyle w:val="BodyText"/>
              <w:ind w:left="0"/>
              <w:rPr>
                <w:b/>
                <w:bCs/>
                <w:sz w:val="28"/>
                <w:szCs w:val="28"/>
                <w:lang w:val="en-IN"/>
              </w:rPr>
            </w:pPr>
            <w:r>
              <w:rPr>
                <w:b/>
                <w:bCs/>
                <w:sz w:val="28"/>
                <w:szCs w:val="28"/>
                <w:lang w:val="en-IN"/>
              </w:rPr>
              <w:t xml:space="preserve">   </w:t>
            </w:r>
            <w:r w:rsidR="00D275B5" w:rsidRPr="00D275B5">
              <w:rPr>
                <w:b/>
                <w:bCs/>
                <w:sz w:val="28"/>
                <w:szCs w:val="28"/>
                <w:lang w:val="en-IN"/>
              </w:rPr>
              <w:t>A</w:t>
            </w:r>
            <w:r>
              <w:rPr>
                <w:b/>
                <w:bCs/>
                <w:sz w:val="28"/>
                <w:szCs w:val="28"/>
                <w:lang w:val="en-IN"/>
              </w:rPr>
              <w:t>BBREVATION</w:t>
            </w:r>
          </w:p>
        </w:tc>
        <w:tc>
          <w:tcPr>
            <w:tcW w:w="0" w:type="auto"/>
            <w:vAlign w:val="center"/>
            <w:hideMark/>
          </w:tcPr>
          <w:p w14:paraId="34066BA6" w14:textId="0E90A5E1" w:rsidR="00D275B5" w:rsidRPr="00D275B5" w:rsidRDefault="00D275B5" w:rsidP="00D275B5">
            <w:pPr>
              <w:pStyle w:val="BodyText"/>
              <w:rPr>
                <w:b/>
                <w:bCs/>
                <w:sz w:val="28"/>
                <w:szCs w:val="28"/>
                <w:lang w:val="en-IN"/>
              </w:rPr>
            </w:pPr>
            <w:r w:rsidRPr="00D275B5">
              <w:rPr>
                <w:b/>
                <w:bCs/>
                <w:sz w:val="28"/>
                <w:szCs w:val="28"/>
                <w:lang w:val="en-IN"/>
              </w:rPr>
              <w:t>D</w:t>
            </w:r>
            <w:r w:rsidR="00B90E17">
              <w:rPr>
                <w:b/>
                <w:bCs/>
                <w:sz w:val="28"/>
                <w:szCs w:val="28"/>
                <w:lang w:val="en-IN"/>
              </w:rPr>
              <w:t>ESCRIPTION</w:t>
            </w:r>
          </w:p>
        </w:tc>
      </w:tr>
      <w:tr w:rsidR="00D275B5" w:rsidRPr="006C28EC" w14:paraId="5AC0608A" w14:textId="77777777" w:rsidTr="007A34FF">
        <w:trPr>
          <w:trHeight w:val="450"/>
          <w:tblCellSpacing w:w="15" w:type="dxa"/>
        </w:trPr>
        <w:tc>
          <w:tcPr>
            <w:tcW w:w="0" w:type="auto"/>
            <w:vAlign w:val="center"/>
            <w:hideMark/>
          </w:tcPr>
          <w:p w14:paraId="7C94474D" w14:textId="77777777" w:rsidR="00D275B5" w:rsidRPr="006C28EC" w:rsidRDefault="00D275B5" w:rsidP="00D275B5">
            <w:pPr>
              <w:pStyle w:val="BodyText"/>
              <w:rPr>
                <w:sz w:val="28"/>
                <w:szCs w:val="28"/>
                <w:lang w:val="en-IN"/>
              </w:rPr>
            </w:pPr>
            <w:r w:rsidRPr="006C28EC">
              <w:rPr>
                <w:sz w:val="28"/>
                <w:szCs w:val="28"/>
                <w:lang w:val="en-IN"/>
              </w:rPr>
              <w:t>UI</w:t>
            </w:r>
          </w:p>
        </w:tc>
        <w:tc>
          <w:tcPr>
            <w:tcW w:w="0" w:type="auto"/>
            <w:vAlign w:val="center"/>
            <w:hideMark/>
          </w:tcPr>
          <w:p w14:paraId="5F805EC4" w14:textId="77777777" w:rsidR="00D275B5" w:rsidRPr="006C28EC" w:rsidRDefault="00D275B5" w:rsidP="00D275B5">
            <w:pPr>
              <w:pStyle w:val="BodyText"/>
              <w:rPr>
                <w:sz w:val="28"/>
                <w:szCs w:val="28"/>
                <w:lang w:val="en-IN"/>
              </w:rPr>
            </w:pPr>
            <w:r w:rsidRPr="006C28EC">
              <w:rPr>
                <w:sz w:val="28"/>
                <w:szCs w:val="28"/>
                <w:lang w:val="en-IN"/>
              </w:rPr>
              <w:t>User Interface</w:t>
            </w:r>
          </w:p>
        </w:tc>
      </w:tr>
      <w:tr w:rsidR="00D275B5" w:rsidRPr="006C28EC" w14:paraId="0236F2E0" w14:textId="77777777" w:rsidTr="007A34FF">
        <w:trPr>
          <w:trHeight w:val="426"/>
          <w:tblCellSpacing w:w="15" w:type="dxa"/>
        </w:trPr>
        <w:tc>
          <w:tcPr>
            <w:tcW w:w="0" w:type="auto"/>
            <w:vAlign w:val="center"/>
            <w:hideMark/>
          </w:tcPr>
          <w:p w14:paraId="21447815" w14:textId="77777777" w:rsidR="00D275B5" w:rsidRPr="006C28EC" w:rsidRDefault="00D275B5" w:rsidP="00D275B5">
            <w:pPr>
              <w:pStyle w:val="BodyText"/>
              <w:rPr>
                <w:sz w:val="28"/>
                <w:szCs w:val="28"/>
                <w:lang w:val="en-IN"/>
              </w:rPr>
            </w:pPr>
            <w:r w:rsidRPr="006C28EC">
              <w:rPr>
                <w:sz w:val="28"/>
                <w:szCs w:val="28"/>
                <w:lang w:val="en-IN"/>
              </w:rPr>
              <w:t>UX</w:t>
            </w:r>
          </w:p>
        </w:tc>
        <w:tc>
          <w:tcPr>
            <w:tcW w:w="0" w:type="auto"/>
            <w:vAlign w:val="center"/>
            <w:hideMark/>
          </w:tcPr>
          <w:p w14:paraId="5ABF9153" w14:textId="77777777" w:rsidR="00D275B5" w:rsidRPr="006C28EC" w:rsidRDefault="00D275B5" w:rsidP="00D275B5">
            <w:pPr>
              <w:pStyle w:val="BodyText"/>
              <w:rPr>
                <w:sz w:val="28"/>
                <w:szCs w:val="28"/>
                <w:lang w:val="en-IN"/>
              </w:rPr>
            </w:pPr>
            <w:r w:rsidRPr="006C28EC">
              <w:rPr>
                <w:sz w:val="28"/>
                <w:szCs w:val="28"/>
                <w:lang w:val="en-IN"/>
              </w:rPr>
              <w:t>User Experience</w:t>
            </w:r>
          </w:p>
        </w:tc>
      </w:tr>
      <w:tr w:rsidR="00D275B5" w:rsidRPr="006C28EC" w14:paraId="182B5A6A" w14:textId="77777777" w:rsidTr="007A34FF">
        <w:trPr>
          <w:trHeight w:val="426"/>
          <w:tblCellSpacing w:w="15" w:type="dxa"/>
        </w:trPr>
        <w:tc>
          <w:tcPr>
            <w:tcW w:w="0" w:type="auto"/>
            <w:vAlign w:val="center"/>
            <w:hideMark/>
          </w:tcPr>
          <w:p w14:paraId="11102710" w14:textId="77777777" w:rsidR="00D275B5" w:rsidRPr="006C28EC" w:rsidRDefault="00D275B5" w:rsidP="00D275B5">
            <w:pPr>
              <w:pStyle w:val="BodyText"/>
              <w:rPr>
                <w:sz w:val="28"/>
                <w:szCs w:val="28"/>
                <w:lang w:val="en-IN"/>
              </w:rPr>
            </w:pPr>
            <w:r w:rsidRPr="006C28EC">
              <w:rPr>
                <w:sz w:val="28"/>
                <w:szCs w:val="28"/>
                <w:lang w:val="en-IN"/>
              </w:rPr>
              <w:t>DB</w:t>
            </w:r>
          </w:p>
        </w:tc>
        <w:tc>
          <w:tcPr>
            <w:tcW w:w="0" w:type="auto"/>
            <w:vAlign w:val="center"/>
            <w:hideMark/>
          </w:tcPr>
          <w:p w14:paraId="33B74052" w14:textId="77777777" w:rsidR="00D275B5" w:rsidRPr="006C28EC" w:rsidRDefault="00D275B5" w:rsidP="00D275B5">
            <w:pPr>
              <w:pStyle w:val="BodyText"/>
              <w:rPr>
                <w:sz w:val="28"/>
                <w:szCs w:val="28"/>
                <w:lang w:val="en-IN"/>
              </w:rPr>
            </w:pPr>
            <w:r w:rsidRPr="006C28EC">
              <w:rPr>
                <w:sz w:val="28"/>
                <w:szCs w:val="28"/>
                <w:lang w:val="en-IN"/>
              </w:rPr>
              <w:t>Database</w:t>
            </w:r>
          </w:p>
        </w:tc>
      </w:tr>
      <w:tr w:rsidR="00D275B5" w:rsidRPr="006C28EC" w14:paraId="48E46CCE" w14:textId="77777777" w:rsidTr="007A34FF">
        <w:trPr>
          <w:trHeight w:val="426"/>
          <w:tblCellSpacing w:w="15" w:type="dxa"/>
        </w:trPr>
        <w:tc>
          <w:tcPr>
            <w:tcW w:w="0" w:type="auto"/>
            <w:vAlign w:val="center"/>
            <w:hideMark/>
          </w:tcPr>
          <w:p w14:paraId="52385911" w14:textId="77777777" w:rsidR="00D275B5" w:rsidRPr="006C28EC" w:rsidRDefault="00D275B5" w:rsidP="00D275B5">
            <w:pPr>
              <w:pStyle w:val="BodyText"/>
              <w:rPr>
                <w:sz w:val="28"/>
                <w:szCs w:val="28"/>
                <w:lang w:val="en-IN"/>
              </w:rPr>
            </w:pPr>
            <w:r w:rsidRPr="006C28EC">
              <w:rPr>
                <w:sz w:val="28"/>
                <w:szCs w:val="28"/>
                <w:lang w:val="en-IN"/>
              </w:rPr>
              <w:t>SQL</w:t>
            </w:r>
          </w:p>
        </w:tc>
        <w:tc>
          <w:tcPr>
            <w:tcW w:w="0" w:type="auto"/>
            <w:vAlign w:val="center"/>
            <w:hideMark/>
          </w:tcPr>
          <w:p w14:paraId="56BDC2BB" w14:textId="77777777" w:rsidR="00D275B5" w:rsidRPr="006C28EC" w:rsidRDefault="00D275B5" w:rsidP="00D275B5">
            <w:pPr>
              <w:pStyle w:val="BodyText"/>
              <w:rPr>
                <w:sz w:val="28"/>
                <w:szCs w:val="28"/>
                <w:lang w:val="en-IN"/>
              </w:rPr>
            </w:pPr>
            <w:r w:rsidRPr="006C28EC">
              <w:rPr>
                <w:sz w:val="28"/>
                <w:szCs w:val="28"/>
                <w:lang w:val="en-IN"/>
              </w:rPr>
              <w:t>Structured Query Language</w:t>
            </w:r>
          </w:p>
        </w:tc>
      </w:tr>
      <w:tr w:rsidR="00D275B5" w:rsidRPr="006C28EC" w14:paraId="34AF400C" w14:textId="77777777" w:rsidTr="007A34FF">
        <w:trPr>
          <w:trHeight w:val="426"/>
          <w:tblCellSpacing w:w="15" w:type="dxa"/>
        </w:trPr>
        <w:tc>
          <w:tcPr>
            <w:tcW w:w="0" w:type="auto"/>
            <w:vAlign w:val="center"/>
            <w:hideMark/>
          </w:tcPr>
          <w:p w14:paraId="7E2EF1C0" w14:textId="77777777" w:rsidR="00D275B5" w:rsidRPr="006C28EC" w:rsidRDefault="00D275B5" w:rsidP="00D275B5">
            <w:pPr>
              <w:pStyle w:val="BodyText"/>
              <w:rPr>
                <w:sz w:val="28"/>
                <w:szCs w:val="28"/>
                <w:lang w:val="en-IN"/>
              </w:rPr>
            </w:pPr>
            <w:r w:rsidRPr="006C28EC">
              <w:rPr>
                <w:sz w:val="28"/>
                <w:szCs w:val="28"/>
                <w:lang w:val="en-IN"/>
              </w:rPr>
              <w:t>API</w:t>
            </w:r>
          </w:p>
        </w:tc>
        <w:tc>
          <w:tcPr>
            <w:tcW w:w="0" w:type="auto"/>
            <w:vAlign w:val="center"/>
            <w:hideMark/>
          </w:tcPr>
          <w:p w14:paraId="69FD4790" w14:textId="77777777" w:rsidR="00D275B5" w:rsidRPr="006C28EC" w:rsidRDefault="00D275B5" w:rsidP="00D275B5">
            <w:pPr>
              <w:pStyle w:val="BodyText"/>
              <w:rPr>
                <w:sz w:val="28"/>
                <w:szCs w:val="28"/>
                <w:lang w:val="en-IN"/>
              </w:rPr>
            </w:pPr>
            <w:r w:rsidRPr="006C28EC">
              <w:rPr>
                <w:sz w:val="28"/>
                <w:szCs w:val="28"/>
                <w:lang w:val="en-IN"/>
              </w:rPr>
              <w:t>Application Programming Interface</w:t>
            </w:r>
          </w:p>
        </w:tc>
      </w:tr>
      <w:tr w:rsidR="00D275B5" w:rsidRPr="006C28EC" w14:paraId="60D1A404" w14:textId="77777777" w:rsidTr="007A34FF">
        <w:trPr>
          <w:trHeight w:val="426"/>
          <w:tblCellSpacing w:w="15" w:type="dxa"/>
        </w:trPr>
        <w:tc>
          <w:tcPr>
            <w:tcW w:w="0" w:type="auto"/>
            <w:vAlign w:val="center"/>
            <w:hideMark/>
          </w:tcPr>
          <w:p w14:paraId="4238D2F1" w14:textId="77777777" w:rsidR="00D275B5" w:rsidRPr="006C28EC" w:rsidRDefault="00D275B5" w:rsidP="00D275B5">
            <w:pPr>
              <w:pStyle w:val="BodyText"/>
              <w:rPr>
                <w:sz w:val="28"/>
                <w:szCs w:val="28"/>
                <w:lang w:val="en-IN"/>
              </w:rPr>
            </w:pPr>
            <w:r w:rsidRPr="006C28EC">
              <w:rPr>
                <w:sz w:val="28"/>
                <w:szCs w:val="28"/>
                <w:lang w:val="en-IN"/>
              </w:rPr>
              <w:t>PK</w:t>
            </w:r>
          </w:p>
        </w:tc>
        <w:tc>
          <w:tcPr>
            <w:tcW w:w="0" w:type="auto"/>
            <w:vAlign w:val="center"/>
            <w:hideMark/>
          </w:tcPr>
          <w:p w14:paraId="19014570" w14:textId="77777777" w:rsidR="00D275B5" w:rsidRPr="006C28EC" w:rsidRDefault="00D275B5" w:rsidP="00D275B5">
            <w:pPr>
              <w:pStyle w:val="BodyText"/>
              <w:rPr>
                <w:sz w:val="28"/>
                <w:szCs w:val="28"/>
                <w:lang w:val="en-IN"/>
              </w:rPr>
            </w:pPr>
            <w:r w:rsidRPr="006C28EC">
              <w:rPr>
                <w:sz w:val="28"/>
                <w:szCs w:val="28"/>
                <w:lang w:val="en-IN"/>
              </w:rPr>
              <w:t>Primary Key</w:t>
            </w:r>
          </w:p>
        </w:tc>
      </w:tr>
      <w:tr w:rsidR="00D275B5" w:rsidRPr="006C28EC" w14:paraId="30175B44" w14:textId="77777777" w:rsidTr="007A34FF">
        <w:trPr>
          <w:trHeight w:val="450"/>
          <w:tblCellSpacing w:w="15" w:type="dxa"/>
        </w:trPr>
        <w:tc>
          <w:tcPr>
            <w:tcW w:w="0" w:type="auto"/>
            <w:vAlign w:val="center"/>
            <w:hideMark/>
          </w:tcPr>
          <w:p w14:paraId="658E0E7C" w14:textId="77777777" w:rsidR="00D275B5" w:rsidRPr="006C28EC" w:rsidRDefault="00D275B5" w:rsidP="00D275B5">
            <w:pPr>
              <w:pStyle w:val="BodyText"/>
              <w:rPr>
                <w:sz w:val="28"/>
                <w:szCs w:val="28"/>
                <w:lang w:val="en-IN"/>
              </w:rPr>
            </w:pPr>
            <w:r w:rsidRPr="006C28EC">
              <w:rPr>
                <w:sz w:val="28"/>
                <w:szCs w:val="28"/>
                <w:lang w:val="en-IN"/>
              </w:rPr>
              <w:t>FK</w:t>
            </w:r>
          </w:p>
        </w:tc>
        <w:tc>
          <w:tcPr>
            <w:tcW w:w="0" w:type="auto"/>
            <w:vAlign w:val="center"/>
            <w:hideMark/>
          </w:tcPr>
          <w:p w14:paraId="15CE8D81" w14:textId="77777777" w:rsidR="00D275B5" w:rsidRPr="006C28EC" w:rsidRDefault="00D275B5" w:rsidP="00D275B5">
            <w:pPr>
              <w:pStyle w:val="BodyText"/>
              <w:rPr>
                <w:sz w:val="28"/>
                <w:szCs w:val="28"/>
                <w:lang w:val="en-IN"/>
              </w:rPr>
            </w:pPr>
            <w:r w:rsidRPr="006C28EC">
              <w:rPr>
                <w:sz w:val="28"/>
                <w:szCs w:val="28"/>
                <w:lang w:val="en-IN"/>
              </w:rPr>
              <w:t>Foreign Key</w:t>
            </w:r>
          </w:p>
        </w:tc>
      </w:tr>
      <w:tr w:rsidR="00D275B5" w:rsidRPr="006C28EC" w14:paraId="5586E075" w14:textId="77777777" w:rsidTr="007A34FF">
        <w:trPr>
          <w:trHeight w:val="426"/>
          <w:tblCellSpacing w:w="15" w:type="dxa"/>
        </w:trPr>
        <w:tc>
          <w:tcPr>
            <w:tcW w:w="0" w:type="auto"/>
            <w:vAlign w:val="center"/>
            <w:hideMark/>
          </w:tcPr>
          <w:p w14:paraId="0B150B89" w14:textId="77777777" w:rsidR="00D275B5" w:rsidRPr="006C28EC" w:rsidRDefault="00D275B5" w:rsidP="00D275B5">
            <w:pPr>
              <w:pStyle w:val="BodyText"/>
              <w:rPr>
                <w:sz w:val="28"/>
                <w:szCs w:val="28"/>
                <w:lang w:val="en-IN"/>
              </w:rPr>
            </w:pPr>
            <w:r w:rsidRPr="006C28EC">
              <w:rPr>
                <w:sz w:val="28"/>
                <w:szCs w:val="28"/>
                <w:lang w:val="en-IN"/>
              </w:rPr>
              <w:t>OTP</w:t>
            </w:r>
          </w:p>
        </w:tc>
        <w:tc>
          <w:tcPr>
            <w:tcW w:w="0" w:type="auto"/>
            <w:vAlign w:val="center"/>
            <w:hideMark/>
          </w:tcPr>
          <w:p w14:paraId="4168335A" w14:textId="77777777" w:rsidR="00D275B5" w:rsidRPr="006C28EC" w:rsidRDefault="00D275B5" w:rsidP="00D275B5">
            <w:pPr>
              <w:pStyle w:val="BodyText"/>
              <w:rPr>
                <w:sz w:val="28"/>
                <w:szCs w:val="28"/>
                <w:lang w:val="en-IN"/>
              </w:rPr>
            </w:pPr>
            <w:r w:rsidRPr="006C28EC">
              <w:rPr>
                <w:sz w:val="28"/>
                <w:szCs w:val="28"/>
                <w:lang w:val="en-IN"/>
              </w:rPr>
              <w:t>One-Time Password</w:t>
            </w:r>
          </w:p>
        </w:tc>
      </w:tr>
      <w:tr w:rsidR="00D275B5" w:rsidRPr="006C28EC" w14:paraId="636DCF2F" w14:textId="77777777" w:rsidTr="007A34FF">
        <w:trPr>
          <w:trHeight w:val="426"/>
          <w:tblCellSpacing w:w="15" w:type="dxa"/>
        </w:trPr>
        <w:tc>
          <w:tcPr>
            <w:tcW w:w="0" w:type="auto"/>
            <w:vAlign w:val="center"/>
            <w:hideMark/>
          </w:tcPr>
          <w:p w14:paraId="325DBD66" w14:textId="77777777" w:rsidR="00D275B5" w:rsidRPr="006C28EC" w:rsidRDefault="00D275B5" w:rsidP="00D275B5">
            <w:pPr>
              <w:pStyle w:val="BodyText"/>
              <w:rPr>
                <w:sz w:val="28"/>
                <w:szCs w:val="28"/>
                <w:lang w:val="en-IN"/>
              </w:rPr>
            </w:pPr>
            <w:r w:rsidRPr="006C28EC">
              <w:rPr>
                <w:sz w:val="28"/>
                <w:szCs w:val="28"/>
                <w:lang w:val="en-IN"/>
              </w:rPr>
              <w:t>CRUD</w:t>
            </w:r>
          </w:p>
        </w:tc>
        <w:tc>
          <w:tcPr>
            <w:tcW w:w="0" w:type="auto"/>
            <w:vAlign w:val="center"/>
            <w:hideMark/>
          </w:tcPr>
          <w:p w14:paraId="5137C42D" w14:textId="77777777" w:rsidR="00D275B5" w:rsidRPr="006C28EC" w:rsidRDefault="00D275B5" w:rsidP="00D275B5">
            <w:pPr>
              <w:pStyle w:val="BodyText"/>
              <w:rPr>
                <w:sz w:val="28"/>
                <w:szCs w:val="28"/>
                <w:lang w:val="en-IN"/>
              </w:rPr>
            </w:pPr>
            <w:r w:rsidRPr="006C28EC">
              <w:rPr>
                <w:sz w:val="28"/>
                <w:szCs w:val="28"/>
                <w:lang w:val="en-IN"/>
              </w:rPr>
              <w:t>Create, Read, Update, Delete</w:t>
            </w:r>
          </w:p>
        </w:tc>
      </w:tr>
      <w:tr w:rsidR="00D275B5" w:rsidRPr="006C28EC" w14:paraId="1E5440A7" w14:textId="77777777" w:rsidTr="007A34FF">
        <w:trPr>
          <w:trHeight w:val="426"/>
          <w:tblCellSpacing w:w="15" w:type="dxa"/>
        </w:trPr>
        <w:tc>
          <w:tcPr>
            <w:tcW w:w="0" w:type="auto"/>
            <w:vAlign w:val="center"/>
            <w:hideMark/>
          </w:tcPr>
          <w:p w14:paraId="06B219F1" w14:textId="77777777" w:rsidR="00D275B5" w:rsidRPr="006C28EC" w:rsidRDefault="00D275B5" w:rsidP="00D275B5">
            <w:pPr>
              <w:pStyle w:val="BodyText"/>
              <w:rPr>
                <w:sz w:val="28"/>
                <w:szCs w:val="28"/>
                <w:lang w:val="en-IN"/>
              </w:rPr>
            </w:pPr>
            <w:r w:rsidRPr="006C28EC">
              <w:rPr>
                <w:sz w:val="28"/>
                <w:szCs w:val="28"/>
                <w:lang w:val="en-IN"/>
              </w:rPr>
              <w:t>HTML</w:t>
            </w:r>
          </w:p>
        </w:tc>
        <w:tc>
          <w:tcPr>
            <w:tcW w:w="0" w:type="auto"/>
            <w:vAlign w:val="center"/>
            <w:hideMark/>
          </w:tcPr>
          <w:p w14:paraId="7999DA2F" w14:textId="77777777" w:rsidR="00D275B5" w:rsidRPr="006C28EC" w:rsidRDefault="00D275B5" w:rsidP="00D275B5">
            <w:pPr>
              <w:pStyle w:val="BodyText"/>
              <w:rPr>
                <w:sz w:val="28"/>
                <w:szCs w:val="28"/>
                <w:lang w:val="en-IN"/>
              </w:rPr>
            </w:pPr>
            <w:r w:rsidRPr="006C28EC">
              <w:rPr>
                <w:sz w:val="28"/>
                <w:szCs w:val="28"/>
                <w:lang w:val="en-IN"/>
              </w:rPr>
              <w:t>HyperText Markup Language</w:t>
            </w:r>
          </w:p>
        </w:tc>
      </w:tr>
      <w:tr w:rsidR="00D275B5" w:rsidRPr="006C28EC" w14:paraId="27A0FF1D" w14:textId="77777777" w:rsidTr="007A34FF">
        <w:trPr>
          <w:trHeight w:val="426"/>
          <w:tblCellSpacing w:w="15" w:type="dxa"/>
        </w:trPr>
        <w:tc>
          <w:tcPr>
            <w:tcW w:w="0" w:type="auto"/>
            <w:vAlign w:val="center"/>
            <w:hideMark/>
          </w:tcPr>
          <w:p w14:paraId="2140F8A6" w14:textId="77777777" w:rsidR="00D275B5" w:rsidRPr="006C28EC" w:rsidRDefault="00D275B5" w:rsidP="00D275B5">
            <w:pPr>
              <w:pStyle w:val="BodyText"/>
              <w:rPr>
                <w:sz w:val="28"/>
                <w:szCs w:val="28"/>
                <w:lang w:val="en-IN"/>
              </w:rPr>
            </w:pPr>
            <w:r w:rsidRPr="006C28EC">
              <w:rPr>
                <w:sz w:val="28"/>
                <w:szCs w:val="28"/>
                <w:lang w:val="en-IN"/>
              </w:rPr>
              <w:t>CSS</w:t>
            </w:r>
          </w:p>
        </w:tc>
        <w:tc>
          <w:tcPr>
            <w:tcW w:w="0" w:type="auto"/>
            <w:vAlign w:val="center"/>
            <w:hideMark/>
          </w:tcPr>
          <w:p w14:paraId="548FB1B3" w14:textId="77777777" w:rsidR="00D275B5" w:rsidRPr="006C28EC" w:rsidRDefault="00D275B5" w:rsidP="00D275B5">
            <w:pPr>
              <w:pStyle w:val="BodyText"/>
              <w:rPr>
                <w:sz w:val="28"/>
                <w:szCs w:val="28"/>
                <w:lang w:val="en-IN"/>
              </w:rPr>
            </w:pPr>
            <w:r w:rsidRPr="006C28EC">
              <w:rPr>
                <w:sz w:val="28"/>
                <w:szCs w:val="28"/>
                <w:lang w:val="en-IN"/>
              </w:rPr>
              <w:t>Cascading Style Sheets</w:t>
            </w:r>
          </w:p>
        </w:tc>
      </w:tr>
      <w:tr w:rsidR="00D275B5" w:rsidRPr="006C28EC" w14:paraId="205F7B22" w14:textId="77777777" w:rsidTr="007A34FF">
        <w:trPr>
          <w:trHeight w:val="426"/>
          <w:tblCellSpacing w:w="15" w:type="dxa"/>
        </w:trPr>
        <w:tc>
          <w:tcPr>
            <w:tcW w:w="0" w:type="auto"/>
            <w:vAlign w:val="center"/>
            <w:hideMark/>
          </w:tcPr>
          <w:p w14:paraId="6667C244" w14:textId="77777777" w:rsidR="00D275B5" w:rsidRPr="006C28EC" w:rsidRDefault="00D275B5" w:rsidP="00D275B5">
            <w:pPr>
              <w:pStyle w:val="BodyText"/>
              <w:rPr>
                <w:sz w:val="28"/>
                <w:szCs w:val="28"/>
                <w:lang w:val="en-IN"/>
              </w:rPr>
            </w:pPr>
            <w:r w:rsidRPr="006C28EC">
              <w:rPr>
                <w:sz w:val="28"/>
                <w:szCs w:val="28"/>
                <w:lang w:val="en-IN"/>
              </w:rPr>
              <w:t>JS</w:t>
            </w:r>
          </w:p>
        </w:tc>
        <w:tc>
          <w:tcPr>
            <w:tcW w:w="0" w:type="auto"/>
            <w:vAlign w:val="center"/>
            <w:hideMark/>
          </w:tcPr>
          <w:p w14:paraId="35949687" w14:textId="77777777" w:rsidR="00D275B5" w:rsidRPr="006C28EC" w:rsidRDefault="00D275B5" w:rsidP="00D275B5">
            <w:pPr>
              <w:pStyle w:val="BodyText"/>
              <w:rPr>
                <w:sz w:val="28"/>
                <w:szCs w:val="28"/>
                <w:lang w:val="en-IN"/>
              </w:rPr>
            </w:pPr>
            <w:r w:rsidRPr="006C28EC">
              <w:rPr>
                <w:sz w:val="28"/>
                <w:szCs w:val="28"/>
                <w:lang w:val="en-IN"/>
              </w:rPr>
              <w:t>JavaScript</w:t>
            </w:r>
          </w:p>
        </w:tc>
      </w:tr>
      <w:tr w:rsidR="00D275B5" w:rsidRPr="006C28EC" w14:paraId="359259BD" w14:textId="77777777" w:rsidTr="007A34FF">
        <w:trPr>
          <w:trHeight w:val="450"/>
          <w:tblCellSpacing w:w="15" w:type="dxa"/>
        </w:trPr>
        <w:tc>
          <w:tcPr>
            <w:tcW w:w="0" w:type="auto"/>
            <w:vAlign w:val="center"/>
            <w:hideMark/>
          </w:tcPr>
          <w:p w14:paraId="0A0382C6" w14:textId="77777777" w:rsidR="00D275B5" w:rsidRPr="006C28EC" w:rsidRDefault="00D275B5" w:rsidP="00D275B5">
            <w:pPr>
              <w:pStyle w:val="BodyText"/>
              <w:rPr>
                <w:sz w:val="28"/>
                <w:szCs w:val="28"/>
                <w:lang w:val="en-IN"/>
              </w:rPr>
            </w:pPr>
            <w:r w:rsidRPr="006C28EC">
              <w:rPr>
                <w:sz w:val="28"/>
                <w:szCs w:val="28"/>
                <w:lang w:val="en-IN"/>
              </w:rPr>
              <w:t>JSON</w:t>
            </w:r>
          </w:p>
        </w:tc>
        <w:tc>
          <w:tcPr>
            <w:tcW w:w="0" w:type="auto"/>
            <w:vAlign w:val="center"/>
            <w:hideMark/>
          </w:tcPr>
          <w:p w14:paraId="43BC9AFB" w14:textId="77777777" w:rsidR="00D275B5" w:rsidRPr="006C28EC" w:rsidRDefault="00D275B5" w:rsidP="00D275B5">
            <w:pPr>
              <w:pStyle w:val="BodyText"/>
              <w:rPr>
                <w:sz w:val="28"/>
                <w:szCs w:val="28"/>
                <w:lang w:val="en-IN"/>
              </w:rPr>
            </w:pPr>
            <w:r w:rsidRPr="006C28EC">
              <w:rPr>
                <w:sz w:val="28"/>
                <w:szCs w:val="28"/>
                <w:lang w:val="en-IN"/>
              </w:rPr>
              <w:t>JavaScript Object Notation</w:t>
            </w:r>
          </w:p>
        </w:tc>
      </w:tr>
      <w:tr w:rsidR="00D275B5" w:rsidRPr="006C28EC" w14:paraId="7B380F5A" w14:textId="77777777" w:rsidTr="007A34FF">
        <w:trPr>
          <w:trHeight w:val="426"/>
          <w:tblCellSpacing w:w="15" w:type="dxa"/>
        </w:trPr>
        <w:tc>
          <w:tcPr>
            <w:tcW w:w="0" w:type="auto"/>
            <w:vAlign w:val="center"/>
            <w:hideMark/>
          </w:tcPr>
          <w:p w14:paraId="4A89773C" w14:textId="77777777" w:rsidR="00D275B5" w:rsidRPr="006C28EC" w:rsidRDefault="00D275B5" w:rsidP="00D275B5">
            <w:pPr>
              <w:pStyle w:val="BodyText"/>
              <w:rPr>
                <w:sz w:val="28"/>
                <w:szCs w:val="28"/>
                <w:lang w:val="en-IN"/>
              </w:rPr>
            </w:pPr>
            <w:r w:rsidRPr="006C28EC">
              <w:rPr>
                <w:sz w:val="28"/>
                <w:szCs w:val="28"/>
                <w:lang w:val="en-IN"/>
              </w:rPr>
              <w:t>PHP</w:t>
            </w:r>
          </w:p>
        </w:tc>
        <w:tc>
          <w:tcPr>
            <w:tcW w:w="0" w:type="auto"/>
            <w:vAlign w:val="center"/>
            <w:hideMark/>
          </w:tcPr>
          <w:p w14:paraId="16B00EE4" w14:textId="77777777" w:rsidR="00D275B5" w:rsidRPr="006C28EC" w:rsidRDefault="00D275B5" w:rsidP="00D275B5">
            <w:pPr>
              <w:pStyle w:val="BodyText"/>
              <w:rPr>
                <w:sz w:val="28"/>
                <w:szCs w:val="28"/>
                <w:lang w:val="en-IN"/>
              </w:rPr>
            </w:pPr>
            <w:r w:rsidRPr="006C28EC">
              <w:rPr>
                <w:sz w:val="28"/>
                <w:szCs w:val="28"/>
                <w:lang w:val="en-IN"/>
              </w:rPr>
              <w:t>Hypertext Preprocessor (scripting language)</w:t>
            </w:r>
          </w:p>
        </w:tc>
      </w:tr>
      <w:tr w:rsidR="00D275B5" w:rsidRPr="006C28EC" w14:paraId="563312FD" w14:textId="77777777" w:rsidTr="007A34FF">
        <w:trPr>
          <w:trHeight w:val="426"/>
          <w:tblCellSpacing w:w="15" w:type="dxa"/>
        </w:trPr>
        <w:tc>
          <w:tcPr>
            <w:tcW w:w="0" w:type="auto"/>
            <w:vAlign w:val="center"/>
            <w:hideMark/>
          </w:tcPr>
          <w:p w14:paraId="0424427B" w14:textId="77777777" w:rsidR="00D275B5" w:rsidRPr="006C28EC" w:rsidRDefault="00D275B5" w:rsidP="00D275B5">
            <w:pPr>
              <w:pStyle w:val="BodyText"/>
              <w:rPr>
                <w:sz w:val="28"/>
                <w:szCs w:val="28"/>
                <w:lang w:val="en-IN"/>
              </w:rPr>
            </w:pPr>
            <w:r w:rsidRPr="006C28EC">
              <w:rPr>
                <w:sz w:val="28"/>
                <w:szCs w:val="28"/>
                <w:lang w:val="en-IN"/>
              </w:rPr>
              <w:t>UPI</w:t>
            </w:r>
          </w:p>
        </w:tc>
        <w:tc>
          <w:tcPr>
            <w:tcW w:w="0" w:type="auto"/>
            <w:vAlign w:val="center"/>
            <w:hideMark/>
          </w:tcPr>
          <w:p w14:paraId="7E1712A4" w14:textId="77777777" w:rsidR="00D275B5" w:rsidRPr="006C28EC" w:rsidRDefault="00D275B5" w:rsidP="00D275B5">
            <w:pPr>
              <w:pStyle w:val="BodyText"/>
              <w:rPr>
                <w:sz w:val="28"/>
                <w:szCs w:val="28"/>
                <w:lang w:val="en-IN"/>
              </w:rPr>
            </w:pPr>
            <w:r w:rsidRPr="006C28EC">
              <w:rPr>
                <w:sz w:val="28"/>
                <w:szCs w:val="28"/>
                <w:lang w:val="en-IN"/>
              </w:rPr>
              <w:t>Unified Payments Interface</w:t>
            </w:r>
          </w:p>
        </w:tc>
      </w:tr>
      <w:tr w:rsidR="00D275B5" w:rsidRPr="006C28EC" w14:paraId="73A25D32" w14:textId="77777777" w:rsidTr="007A34FF">
        <w:trPr>
          <w:trHeight w:val="426"/>
          <w:tblCellSpacing w:w="15" w:type="dxa"/>
        </w:trPr>
        <w:tc>
          <w:tcPr>
            <w:tcW w:w="0" w:type="auto"/>
            <w:vAlign w:val="center"/>
            <w:hideMark/>
          </w:tcPr>
          <w:p w14:paraId="006C6608" w14:textId="77777777" w:rsidR="00D275B5" w:rsidRPr="006C28EC" w:rsidRDefault="00D275B5" w:rsidP="00D275B5">
            <w:pPr>
              <w:pStyle w:val="BodyText"/>
              <w:rPr>
                <w:sz w:val="28"/>
                <w:szCs w:val="28"/>
                <w:lang w:val="en-IN"/>
              </w:rPr>
            </w:pPr>
            <w:r w:rsidRPr="006C28EC">
              <w:rPr>
                <w:sz w:val="28"/>
                <w:szCs w:val="28"/>
                <w:lang w:val="en-IN"/>
              </w:rPr>
              <w:t>OTP</w:t>
            </w:r>
          </w:p>
        </w:tc>
        <w:tc>
          <w:tcPr>
            <w:tcW w:w="0" w:type="auto"/>
            <w:vAlign w:val="center"/>
            <w:hideMark/>
          </w:tcPr>
          <w:p w14:paraId="5992E685" w14:textId="77777777" w:rsidR="00D275B5" w:rsidRPr="006C28EC" w:rsidRDefault="00D275B5" w:rsidP="00D275B5">
            <w:pPr>
              <w:pStyle w:val="BodyText"/>
              <w:rPr>
                <w:sz w:val="28"/>
                <w:szCs w:val="28"/>
                <w:lang w:val="en-IN"/>
              </w:rPr>
            </w:pPr>
            <w:r w:rsidRPr="006C28EC">
              <w:rPr>
                <w:sz w:val="28"/>
                <w:szCs w:val="28"/>
                <w:lang w:val="en-IN"/>
              </w:rPr>
              <w:t>One-Time Password</w:t>
            </w:r>
          </w:p>
        </w:tc>
      </w:tr>
      <w:tr w:rsidR="00D275B5" w:rsidRPr="006C28EC" w14:paraId="6CBDC695" w14:textId="77777777" w:rsidTr="007A34FF">
        <w:trPr>
          <w:trHeight w:val="426"/>
          <w:tblCellSpacing w:w="15" w:type="dxa"/>
        </w:trPr>
        <w:tc>
          <w:tcPr>
            <w:tcW w:w="0" w:type="auto"/>
            <w:vAlign w:val="center"/>
            <w:hideMark/>
          </w:tcPr>
          <w:p w14:paraId="36DE4D83" w14:textId="77777777" w:rsidR="00D275B5" w:rsidRPr="006C28EC" w:rsidRDefault="00D275B5" w:rsidP="00D275B5">
            <w:pPr>
              <w:pStyle w:val="BodyText"/>
              <w:rPr>
                <w:sz w:val="28"/>
                <w:szCs w:val="28"/>
                <w:lang w:val="en-IN"/>
              </w:rPr>
            </w:pPr>
            <w:r w:rsidRPr="006C28EC">
              <w:rPr>
                <w:sz w:val="28"/>
                <w:szCs w:val="28"/>
                <w:lang w:val="en-IN"/>
              </w:rPr>
              <w:t>API_KEY</w:t>
            </w:r>
          </w:p>
        </w:tc>
        <w:tc>
          <w:tcPr>
            <w:tcW w:w="0" w:type="auto"/>
            <w:vAlign w:val="center"/>
            <w:hideMark/>
          </w:tcPr>
          <w:p w14:paraId="0950684B" w14:textId="77777777" w:rsidR="00D275B5" w:rsidRPr="006C28EC" w:rsidRDefault="00D275B5" w:rsidP="00D275B5">
            <w:pPr>
              <w:pStyle w:val="BodyText"/>
              <w:rPr>
                <w:sz w:val="28"/>
                <w:szCs w:val="28"/>
                <w:lang w:val="en-IN"/>
              </w:rPr>
            </w:pPr>
            <w:r w:rsidRPr="006C28EC">
              <w:rPr>
                <w:sz w:val="28"/>
                <w:szCs w:val="28"/>
                <w:lang w:val="en-IN"/>
              </w:rPr>
              <w:t>API Authentication Token</w:t>
            </w:r>
          </w:p>
        </w:tc>
      </w:tr>
      <w:tr w:rsidR="00D275B5" w:rsidRPr="006C28EC" w14:paraId="7CD63498" w14:textId="77777777" w:rsidTr="007A34FF">
        <w:trPr>
          <w:trHeight w:val="450"/>
          <w:tblCellSpacing w:w="15" w:type="dxa"/>
        </w:trPr>
        <w:tc>
          <w:tcPr>
            <w:tcW w:w="0" w:type="auto"/>
            <w:vAlign w:val="center"/>
            <w:hideMark/>
          </w:tcPr>
          <w:p w14:paraId="47782AF4" w14:textId="77777777" w:rsidR="00D275B5" w:rsidRPr="006C28EC" w:rsidRDefault="00D275B5" w:rsidP="00D275B5">
            <w:pPr>
              <w:pStyle w:val="BodyText"/>
              <w:rPr>
                <w:sz w:val="28"/>
                <w:szCs w:val="28"/>
                <w:lang w:val="en-IN"/>
              </w:rPr>
            </w:pPr>
            <w:r w:rsidRPr="006C28EC">
              <w:rPr>
                <w:sz w:val="28"/>
                <w:szCs w:val="28"/>
                <w:lang w:val="en-IN"/>
              </w:rPr>
              <w:t>GET/POST/PUT/DELETE</w:t>
            </w:r>
          </w:p>
        </w:tc>
        <w:tc>
          <w:tcPr>
            <w:tcW w:w="0" w:type="auto"/>
            <w:vAlign w:val="center"/>
            <w:hideMark/>
          </w:tcPr>
          <w:p w14:paraId="6814B0F9" w14:textId="77777777" w:rsidR="00D275B5" w:rsidRPr="006C28EC" w:rsidRDefault="00D275B5" w:rsidP="00D275B5">
            <w:pPr>
              <w:pStyle w:val="BodyText"/>
              <w:rPr>
                <w:sz w:val="28"/>
                <w:szCs w:val="28"/>
                <w:lang w:val="en-IN"/>
              </w:rPr>
            </w:pPr>
            <w:r w:rsidRPr="006C28EC">
              <w:rPr>
                <w:sz w:val="28"/>
                <w:szCs w:val="28"/>
                <w:lang w:val="en-IN"/>
              </w:rPr>
              <w:t>HTTP Request Methods</w:t>
            </w:r>
          </w:p>
        </w:tc>
      </w:tr>
      <w:tr w:rsidR="00D275B5" w:rsidRPr="006C28EC" w14:paraId="4D2FF620" w14:textId="77777777" w:rsidTr="007A34FF">
        <w:trPr>
          <w:trHeight w:val="426"/>
          <w:tblCellSpacing w:w="15" w:type="dxa"/>
        </w:trPr>
        <w:tc>
          <w:tcPr>
            <w:tcW w:w="0" w:type="auto"/>
            <w:vAlign w:val="center"/>
            <w:hideMark/>
          </w:tcPr>
          <w:p w14:paraId="40AC99E3" w14:textId="77777777" w:rsidR="00D275B5" w:rsidRPr="006C28EC" w:rsidRDefault="00D275B5" w:rsidP="00D275B5">
            <w:pPr>
              <w:pStyle w:val="BodyText"/>
              <w:rPr>
                <w:sz w:val="28"/>
                <w:szCs w:val="28"/>
                <w:lang w:val="en-IN"/>
              </w:rPr>
            </w:pPr>
            <w:r w:rsidRPr="006C28EC">
              <w:rPr>
                <w:sz w:val="28"/>
                <w:szCs w:val="28"/>
                <w:lang w:val="en-IN"/>
              </w:rPr>
              <w:t>ID</w:t>
            </w:r>
          </w:p>
        </w:tc>
        <w:tc>
          <w:tcPr>
            <w:tcW w:w="0" w:type="auto"/>
            <w:vAlign w:val="center"/>
            <w:hideMark/>
          </w:tcPr>
          <w:p w14:paraId="38987E3F" w14:textId="77777777" w:rsidR="00D275B5" w:rsidRPr="006C28EC" w:rsidRDefault="00D275B5" w:rsidP="00D275B5">
            <w:pPr>
              <w:pStyle w:val="BodyText"/>
              <w:rPr>
                <w:sz w:val="28"/>
                <w:szCs w:val="28"/>
                <w:lang w:val="en-IN"/>
              </w:rPr>
            </w:pPr>
            <w:r w:rsidRPr="006C28EC">
              <w:rPr>
                <w:sz w:val="28"/>
                <w:szCs w:val="28"/>
                <w:lang w:val="en-IN"/>
              </w:rPr>
              <w:t>Identifier</w:t>
            </w:r>
          </w:p>
        </w:tc>
      </w:tr>
      <w:tr w:rsidR="00D275B5" w:rsidRPr="006C28EC" w14:paraId="53A9A740" w14:textId="77777777" w:rsidTr="007A34FF">
        <w:trPr>
          <w:trHeight w:val="426"/>
          <w:tblCellSpacing w:w="15" w:type="dxa"/>
        </w:trPr>
        <w:tc>
          <w:tcPr>
            <w:tcW w:w="0" w:type="auto"/>
            <w:vAlign w:val="center"/>
            <w:hideMark/>
          </w:tcPr>
          <w:p w14:paraId="44020F27" w14:textId="77777777" w:rsidR="00D275B5" w:rsidRPr="006C28EC" w:rsidRDefault="00D275B5" w:rsidP="00D275B5">
            <w:pPr>
              <w:pStyle w:val="BodyText"/>
              <w:rPr>
                <w:sz w:val="28"/>
                <w:szCs w:val="28"/>
                <w:lang w:val="en-IN"/>
              </w:rPr>
            </w:pPr>
            <w:r w:rsidRPr="006C28EC">
              <w:rPr>
                <w:sz w:val="28"/>
                <w:szCs w:val="28"/>
                <w:lang w:val="en-IN"/>
              </w:rPr>
              <w:t>₹</w:t>
            </w:r>
          </w:p>
        </w:tc>
        <w:tc>
          <w:tcPr>
            <w:tcW w:w="0" w:type="auto"/>
            <w:vAlign w:val="center"/>
            <w:hideMark/>
          </w:tcPr>
          <w:p w14:paraId="1E0C29BB" w14:textId="77777777" w:rsidR="00D275B5" w:rsidRPr="006C28EC" w:rsidRDefault="00D275B5" w:rsidP="00D275B5">
            <w:pPr>
              <w:pStyle w:val="BodyText"/>
              <w:rPr>
                <w:sz w:val="28"/>
                <w:szCs w:val="28"/>
                <w:lang w:val="en-IN"/>
              </w:rPr>
            </w:pPr>
            <w:r w:rsidRPr="006C28EC">
              <w:rPr>
                <w:sz w:val="28"/>
                <w:szCs w:val="28"/>
                <w:lang w:val="en-IN"/>
              </w:rPr>
              <w:t>Indian Rupee Symbol</w:t>
            </w:r>
          </w:p>
        </w:tc>
      </w:tr>
      <w:tr w:rsidR="00D275B5" w:rsidRPr="006C28EC" w14:paraId="7DF75393" w14:textId="77777777" w:rsidTr="007A34FF">
        <w:trPr>
          <w:trHeight w:val="426"/>
          <w:tblCellSpacing w:w="15" w:type="dxa"/>
        </w:trPr>
        <w:tc>
          <w:tcPr>
            <w:tcW w:w="0" w:type="auto"/>
            <w:vAlign w:val="center"/>
            <w:hideMark/>
          </w:tcPr>
          <w:p w14:paraId="2E82248F" w14:textId="77777777" w:rsidR="00D275B5" w:rsidRPr="006C28EC" w:rsidRDefault="00D275B5" w:rsidP="00D275B5">
            <w:pPr>
              <w:pStyle w:val="BodyText"/>
              <w:rPr>
                <w:sz w:val="28"/>
                <w:szCs w:val="28"/>
                <w:lang w:val="en-IN"/>
              </w:rPr>
            </w:pPr>
            <w:r w:rsidRPr="006C28EC">
              <w:rPr>
                <w:sz w:val="28"/>
                <w:szCs w:val="28"/>
                <w:lang w:val="en-IN"/>
              </w:rPr>
              <w:t>DBMS</w:t>
            </w:r>
          </w:p>
        </w:tc>
        <w:tc>
          <w:tcPr>
            <w:tcW w:w="0" w:type="auto"/>
            <w:vAlign w:val="center"/>
            <w:hideMark/>
          </w:tcPr>
          <w:p w14:paraId="51C1416A" w14:textId="77777777" w:rsidR="00D275B5" w:rsidRPr="006C28EC" w:rsidRDefault="00D275B5" w:rsidP="00D275B5">
            <w:pPr>
              <w:pStyle w:val="BodyText"/>
              <w:rPr>
                <w:sz w:val="28"/>
                <w:szCs w:val="28"/>
                <w:lang w:val="en-IN"/>
              </w:rPr>
            </w:pPr>
            <w:r w:rsidRPr="006C28EC">
              <w:rPr>
                <w:sz w:val="28"/>
                <w:szCs w:val="28"/>
                <w:lang w:val="en-IN"/>
              </w:rPr>
              <w:t>Database Management System</w:t>
            </w:r>
          </w:p>
        </w:tc>
      </w:tr>
      <w:tr w:rsidR="00D275B5" w:rsidRPr="006C28EC" w14:paraId="5C394298" w14:textId="77777777" w:rsidTr="007A34FF">
        <w:trPr>
          <w:trHeight w:val="426"/>
          <w:tblCellSpacing w:w="15" w:type="dxa"/>
        </w:trPr>
        <w:tc>
          <w:tcPr>
            <w:tcW w:w="0" w:type="auto"/>
            <w:vAlign w:val="center"/>
            <w:hideMark/>
          </w:tcPr>
          <w:p w14:paraId="144E26F7" w14:textId="77777777" w:rsidR="00D275B5" w:rsidRPr="006C28EC" w:rsidRDefault="00D275B5" w:rsidP="00D275B5">
            <w:pPr>
              <w:pStyle w:val="BodyText"/>
              <w:rPr>
                <w:sz w:val="28"/>
                <w:szCs w:val="28"/>
                <w:lang w:val="en-IN"/>
              </w:rPr>
            </w:pPr>
            <w:r w:rsidRPr="006C28EC">
              <w:rPr>
                <w:sz w:val="28"/>
                <w:szCs w:val="28"/>
                <w:lang w:val="en-IN"/>
              </w:rPr>
              <w:t>MVC</w:t>
            </w:r>
          </w:p>
        </w:tc>
        <w:tc>
          <w:tcPr>
            <w:tcW w:w="0" w:type="auto"/>
            <w:vAlign w:val="center"/>
            <w:hideMark/>
          </w:tcPr>
          <w:p w14:paraId="15398F40" w14:textId="77777777" w:rsidR="00D275B5" w:rsidRPr="006C28EC" w:rsidRDefault="00D275B5" w:rsidP="00D275B5">
            <w:pPr>
              <w:pStyle w:val="BodyText"/>
              <w:rPr>
                <w:sz w:val="28"/>
                <w:szCs w:val="28"/>
                <w:lang w:val="en-IN"/>
              </w:rPr>
            </w:pPr>
            <w:r w:rsidRPr="006C28EC">
              <w:rPr>
                <w:sz w:val="28"/>
                <w:szCs w:val="28"/>
                <w:lang w:val="en-IN"/>
              </w:rPr>
              <w:t>Model-View-Controller Architecture</w:t>
            </w:r>
          </w:p>
        </w:tc>
      </w:tr>
      <w:tr w:rsidR="00D275B5" w:rsidRPr="006C28EC" w14:paraId="4A331D6A" w14:textId="77777777" w:rsidTr="007A34FF">
        <w:trPr>
          <w:trHeight w:val="426"/>
          <w:tblCellSpacing w:w="15" w:type="dxa"/>
        </w:trPr>
        <w:tc>
          <w:tcPr>
            <w:tcW w:w="0" w:type="auto"/>
            <w:vAlign w:val="center"/>
            <w:hideMark/>
          </w:tcPr>
          <w:p w14:paraId="1BBCB1D7" w14:textId="77777777" w:rsidR="00D275B5" w:rsidRPr="006C28EC" w:rsidRDefault="00D275B5" w:rsidP="00D275B5">
            <w:pPr>
              <w:pStyle w:val="BodyText"/>
              <w:rPr>
                <w:sz w:val="28"/>
                <w:szCs w:val="28"/>
                <w:lang w:val="en-IN"/>
              </w:rPr>
            </w:pPr>
            <w:r w:rsidRPr="006C28EC">
              <w:rPr>
                <w:sz w:val="28"/>
                <w:szCs w:val="28"/>
                <w:lang w:val="en-IN"/>
              </w:rPr>
              <w:t>CDN</w:t>
            </w:r>
          </w:p>
        </w:tc>
        <w:tc>
          <w:tcPr>
            <w:tcW w:w="0" w:type="auto"/>
            <w:vAlign w:val="center"/>
            <w:hideMark/>
          </w:tcPr>
          <w:p w14:paraId="30FF38CF" w14:textId="77777777" w:rsidR="00D275B5" w:rsidRPr="006C28EC" w:rsidRDefault="00D275B5" w:rsidP="00D275B5">
            <w:pPr>
              <w:pStyle w:val="BodyText"/>
              <w:rPr>
                <w:sz w:val="28"/>
                <w:szCs w:val="28"/>
                <w:lang w:val="en-IN"/>
              </w:rPr>
            </w:pPr>
            <w:r w:rsidRPr="006C28EC">
              <w:rPr>
                <w:sz w:val="28"/>
                <w:szCs w:val="28"/>
                <w:lang w:val="en-IN"/>
              </w:rPr>
              <w:t>Content Delivery Network</w:t>
            </w:r>
          </w:p>
        </w:tc>
      </w:tr>
      <w:tr w:rsidR="00D275B5" w:rsidRPr="006C28EC" w14:paraId="3977F973" w14:textId="77777777" w:rsidTr="007A34FF">
        <w:trPr>
          <w:trHeight w:val="450"/>
          <w:tblCellSpacing w:w="15" w:type="dxa"/>
        </w:trPr>
        <w:tc>
          <w:tcPr>
            <w:tcW w:w="0" w:type="auto"/>
            <w:vAlign w:val="center"/>
            <w:hideMark/>
          </w:tcPr>
          <w:p w14:paraId="25FC3889" w14:textId="77777777" w:rsidR="00D275B5" w:rsidRPr="006C28EC" w:rsidRDefault="00D275B5" w:rsidP="00D275B5">
            <w:pPr>
              <w:pStyle w:val="BodyText"/>
              <w:rPr>
                <w:sz w:val="28"/>
                <w:szCs w:val="28"/>
                <w:lang w:val="en-IN"/>
              </w:rPr>
            </w:pPr>
            <w:r w:rsidRPr="006C28EC">
              <w:rPr>
                <w:sz w:val="28"/>
                <w:szCs w:val="28"/>
                <w:lang w:val="en-IN"/>
              </w:rPr>
              <w:t>SMS</w:t>
            </w:r>
          </w:p>
        </w:tc>
        <w:tc>
          <w:tcPr>
            <w:tcW w:w="0" w:type="auto"/>
            <w:vAlign w:val="center"/>
            <w:hideMark/>
          </w:tcPr>
          <w:p w14:paraId="5811AF1E" w14:textId="77777777" w:rsidR="00D275B5" w:rsidRPr="006C28EC" w:rsidRDefault="00D275B5" w:rsidP="00D275B5">
            <w:pPr>
              <w:pStyle w:val="BodyText"/>
              <w:rPr>
                <w:sz w:val="28"/>
                <w:szCs w:val="28"/>
                <w:lang w:val="en-IN"/>
              </w:rPr>
            </w:pPr>
            <w:r w:rsidRPr="006C28EC">
              <w:rPr>
                <w:sz w:val="28"/>
                <w:szCs w:val="28"/>
                <w:lang w:val="en-IN"/>
              </w:rPr>
              <w:t>Short Message Service</w:t>
            </w:r>
          </w:p>
        </w:tc>
      </w:tr>
    </w:tbl>
    <w:p w14:paraId="4554BE61" w14:textId="77777777" w:rsidR="006C3158" w:rsidRDefault="006C3158">
      <w:pPr>
        <w:pStyle w:val="TableParagraph"/>
        <w:spacing w:line="302" w:lineRule="exact"/>
        <w:rPr>
          <w:sz w:val="28"/>
        </w:rPr>
        <w:sectPr w:rsidR="006C3158">
          <w:pgSz w:w="11930" w:h="16860"/>
          <w:pgMar w:top="1340" w:right="1275" w:bottom="1220" w:left="992" w:header="0" w:footer="1022" w:gutter="0"/>
          <w:cols w:space="720"/>
        </w:sectPr>
      </w:pPr>
    </w:p>
    <w:p w14:paraId="5F18610F" w14:textId="77777777" w:rsidR="006C3158" w:rsidRDefault="006C3158">
      <w:pPr>
        <w:pStyle w:val="BodyText"/>
        <w:ind w:left="0"/>
        <w:rPr>
          <w:b/>
          <w:sz w:val="50"/>
        </w:rPr>
      </w:pPr>
    </w:p>
    <w:p w14:paraId="455063C6" w14:textId="77777777" w:rsidR="006C3158" w:rsidRDefault="006C3158">
      <w:pPr>
        <w:pStyle w:val="BodyText"/>
        <w:ind w:left="0"/>
        <w:rPr>
          <w:b/>
          <w:sz w:val="50"/>
        </w:rPr>
      </w:pPr>
    </w:p>
    <w:p w14:paraId="38108F47" w14:textId="77777777" w:rsidR="006C3158" w:rsidRDefault="006C3158">
      <w:pPr>
        <w:pStyle w:val="BodyText"/>
        <w:ind w:left="0"/>
        <w:rPr>
          <w:b/>
          <w:sz w:val="50"/>
        </w:rPr>
      </w:pPr>
    </w:p>
    <w:p w14:paraId="6E55634B" w14:textId="77777777" w:rsidR="006C3158" w:rsidRDefault="006C3158">
      <w:pPr>
        <w:pStyle w:val="BodyText"/>
        <w:ind w:left="0"/>
        <w:rPr>
          <w:b/>
          <w:sz w:val="50"/>
        </w:rPr>
      </w:pPr>
    </w:p>
    <w:p w14:paraId="5CCF1F8B" w14:textId="77777777" w:rsidR="006C3158" w:rsidRDefault="006C3158">
      <w:pPr>
        <w:pStyle w:val="BodyText"/>
        <w:ind w:left="0"/>
        <w:rPr>
          <w:b/>
          <w:sz w:val="50"/>
        </w:rPr>
      </w:pPr>
    </w:p>
    <w:p w14:paraId="10F9F589" w14:textId="77777777" w:rsidR="006C3158" w:rsidRDefault="006C3158">
      <w:pPr>
        <w:pStyle w:val="BodyText"/>
        <w:ind w:left="0"/>
        <w:rPr>
          <w:b/>
          <w:sz w:val="50"/>
        </w:rPr>
      </w:pPr>
    </w:p>
    <w:p w14:paraId="604D3AAC" w14:textId="77777777" w:rsidR="006C3158" w:rsidRDefault="006C3158">
      <w:pPr>
        <w:pStyle w:val="BodyText"/>
        <w:ind w:left="0"/>
        <w:rPr>
          <w:b/>
          <w:sz w:val="50"/>
        </w:rPr>
      </w:pPr>
    </w:p>
    <w:p w14:paraId="0DD0B147" w14:textId="77777777" w:rsidR="006C3158" w:rsidRDefault="006C3158">
      <w:pPr>
        <w:pStyle w:val="BodyText"/>
        <w:ind w:left="0"/>
        <w:rPr>
          <w:b/>
          <w:sz w:val="50"/>
        </w:rPr>
      </w:pPr>
    </w:p>
    <w:p w14:paraId="1A2DADA3" w14:textId="77777777" w:rsidR="006C3158" w:rsidRDefault="006C3158">
      <w:pPr>
        <w:pStyle w:val="BodyText"/>
        <w:ind w:left="0"/>
        <w:rPr>
          <w:b/>
          <w:sz w:val="50"/>
        </w:rPr>
      </w:pPr>
    </w:p>
    <w:p w14:paraId="656B0C92" w14:textId="77777777" w:rsidR="006C3158" w:rsidRDefault="006C3158">
      <w:pPr>
        <w:pStyle w:val="BodyText"/>
        <w:spacing w:before="1"/>
        <w:ind w:left="0"/>
        <w:rPr>
          <w:b/>
          <w:sz w:val="50"/>
        </w:rPr>
      </w:pPr>
    </w:p>
    <w:p w14:paraId="56CE2C62" w14:textId="77777777" w:rsidR="006C3158" w:rsidRDefault="00000000">
      <w:pPr>
        <w:pStyle w:val="Heading1"/>
      </w:pPr>
      <w:r>
        <w:rPr>
          <w:spacing w:val="-4"/>
        </w:rPr>
        <w:t>CHAPTER</w:t>
      </w:r>
      <w:r>
        <w:rPr>
          <w:spacing w:val="-16"/>
        </w:rPr>
        <w:t xml:space="preserve"> </w:t>
      </w:r>
      <w:r>
        <w:rPr>
          <w:spacing w:val="-4"/>
        </w:rPr>
        <w:t>-</w:t>
      </w:r>
      <w:r>
        <w:rPr>
          <w:spacing w:val="-10"/>
        </w:rPr>
        <w:t>1</w:t>
      </w:r>
    </w:p>
    <w:p w14:paraId="3E89824B" w14:textId="77777777" w:rsidR="006C3158" w:rsidRDefault="006C3158">
      <w:pPr>
        <w:pStyle w:val="Heading1"/>
        <w:sectPr w:rsidR="006C3158">
          <w:footerReference w:type="default" r:id="rId11"/>
          <w:pgSz w:w="11930" w:h="16860"/>
          <w:pgMar w:top="1940" w:right="1275" w:bottom="1220" w:left="992" w:header="0" w:footer="1022" w:gutter="0"/>
          <w:pgNumType w:start="1"/>
          <w:cols w:space="720"/>
        </w:sectPr>
      </w:pPr>
    </w:p>
    <w:p w14:paraId="126165FD" w14:textId="77777777" w:rsidR="001F26BB" w:rsidRDefault="00000000" w:rsidP="001F26BB">
      <w:pPr>
        <w:pStyle w:val="Heading3"/>
        <w:spacing w:line="357" w:lineRule="auto"/>
        <w:ind w:left="3681" w:right="3425" w:firstLine="374"/>
        <w:rPr>
          <w:spacing w:val="-2"/>
          <w:sz w:val="28"/>
          <w:szCs w:val="28"/>
        </w:rPr>
      </w:pPr>
      <w:r w:rsidRPr="006C28EC">
        <w:rPr>
          <w:sz w:val="30"/>
          <w:szCs w:val="30"/>
        </w:rPr>
        <w:lastRenderedPageBreak/>
        <w:t>CHAPTER 1</w:t>
      </w:r>
      <w:r>
        <w:t xml:space="preserve"> </w:t>
      </w:r>
      <w:r w:rsidR="006C28EC">
        <w:t xml:space="preserve">  </w:t>
      </w:r>
      <w:r w:rsidRPr="006C28EC">
        <w:rPr>
          <w:spacing w:val="-2"/>
          <w:sz w:val="28"/>
          <w:szCs w:val="28"/>
        </w:rPr>
        <w:t>INTRODUCTION</w:t>
      </w:r>
    </w:p>
    <w:p w14:paraId="647FF732" w14:textId="183D71AA" w:rsidR="00EE7C96" w:rsidRPr="00BE7B79" w:rsidRDefault="001F26BB" w:rsidP="001F26BB">
      <w:pPr>
        <w:pStyle w:val="Heading3"/>
        <w:numPr>
          <w:ilvl w:val="1"/>
          <w:numId w:val="122"/>
        </w:numPr>
        <w:spacing w:line="357" w:lineRule="auto"/>
        <w:ind w:left="1588" w:right="3425"/>
        <w:rPr>
          <w:sz w:val="28"/>
          <w:szCs w:val="28"/>
        </w:rPr>
      </w:pPr>
      <w:r w:rsidRPr="00BE7B79">
        <w:rPr>
          <w:sz w:val="28"/>
          <w:szCs w:val="28"/>
        </w:rPr>
        <w:t>Background of Agriculture Problems in India</w:t>
      </w:r>
    </w:p>
    <w:p w14:paraId="2B20A648" w14:textId="1E7EEDB4" w:rsidR="001F26BB" w:rsidRPr="00BE7B79" w:rsidRDefault="001F26BB" w:rsidP="001F26BB">
      <w:pPr>
        <w:pStyle w:val="BodyText"/>
        <w:spacing w:line="360" w:lineRule="auto"/>
        <w:jc w:val="both"/>
        <w:rPr>
          <w:sz w:val="28"/>
          <w:szCs w:val="28"/>
          <w:lang w:val="en-IN"/>
        </w:rPr>
      </w:pPr>
      <w:r w:rsidRPr="00BE7B79">
        <w:rPr>
          <w:sz w:val="28"/>
          <w:szCs w:val="28"/>
          <w:lang w:val="en-IN"/>
        </w:rPr>
        <w:t>Agriculture is the backbone of the Indian economy, contributing significantly to employment and GDP. Despite its importance, Indian farmers face numerous challenges that hinder their productivity and profitability. A large percentage of farmers in India are small and marginal, lacking access to modern tools, technologies, and fair markets.</w:t>
      </w:r>
    </w:p>
    <w:p w14:paraId="42997E6F" w14:textId="0671D35B" w:rsidR="001F26BB" w:rsidRPr="00BE7B79" w:rsidRDefault="001F26BB" w:rsidP="001F26BB">
      <w:pPr>
        <w:pStyle w:val="BodyText"/>
        <w:spacing w:line="360" w:lineRule="auto"/>
        <w:jc w:val="both"/>
        <w:rPr>
          <w:sz w:val="28"/>
          <w:szCs w:val="28"/>
          <w:lang w:val="en-IN"/>
        </w:rPr>
      </w:pPr>
      <w:r w:rsidRPr="00BE7B79">
        <w:rPr>
          <w:sz w:val="28"/>
          <w:szCs w:val="28"/>
          <w:lang w:val="en-IN"/>
        </w:rPr>
        <w:t>One of the primary issues is the dependency on middlemen, who often exploit farmers by offering low prices for their produce while selling at higher rates to retailers and consumers. Additionally, the lack of real-time market information, inefficient logistics, and limited access to consumers further diminish farmers’ earnings.</w:t>
      </w:r>
    </w:p>
    <w:p w14:paraId="74958D19" w14:textId="57C6100A" w:rsidR="001F26BB" w:rsidRPr="00BE7B79" w:rsidRDefault="001F26BB" w:rsidP="001F26BB">
      <w:pPr>
        <w:pStyle w:val="BodyText"/>
        <w:spacing w:line="360" w:lineRule="auto"/>
        <w:jc w:val="both"/>
        <w:rPr>
          <w:sz w:val="28"/>
          <w:szCs w:val="28"/>
          <w:lang w:val="en-IN"/>
        </w:rPr>
      </w:pPr>
      <w:r w:rsidRPr="00BE7B79">
        <w:rPr>
          <w:b/>
          <w:bCs/>
          <w:sz w:val="28"/>
          <w:szCs w:val="28"/>
          <w:lang w:val="en-IN"/>
        </w:rPr>
        <w:t>Other major concerns include</w:t>
      </w:r>
      <w:r w:rsidRPr="00BE7B79">
        <w:rPr>
          <w:sz w:val="28"/>
          <w:szCs w:val="28"/>
          <w:lang w:val="en-IN"/>
        </w:rPr>
        <w:t>:</w:t>
      </w:r>
    </w:p>
    <w:p w14:paraId="110925E9" w14:textId="6462427F" w:rsidR="001F26BB" w:rsidRPr="00BE7B79" w:rsidRDefault="001F26BB" w:rsidP="001F26BB">
      <w:pPr>
        <w:pStyle w:val="BodyText"/>
        <w:numPr>
          <w:ilvl w:val="0"/>
          <w:numId w:val="121"/>
        </w:numPr>
        <w:spacing w:line="360" w:lineRule="auto"/>
        <w:jc w:val="both"/>
        <w:rPr>
          <w:sz w:val="28"/>
          <w:szCs w:val="28"/>
          <w:lang w:val="en-IN"/>
        </w:rPr>
      </w:pPr>
      <w:r w:rsidRPr="00BE7B79">
        <w:rPr>
          <w:sz w:val="28"/>
          <w:szCs w:val="28"/>
          <w:lang w:val="en-IN"/>
        </w:rPr>
        <w:t>Inadequate storage and cold chain infrastructure leading to post-harvest losses.</w:t>
      </w:r>
    </w:p>
    <w:p w14:paraId="476254AB" w14:textId="289DED70" w:rsidR="001F26BB" w:rsidRPr="00BE7B79" w:rsidRDefault="001F26BB" w:rsidP="001F26BB">
      <w:pPr>
        <w:pStyle w:val="BodyText"/>
        <w:numPr>
          <w:ilvl w:val="0"/>
          <w:numId w:val="121"/>
        </w:numPr>
        <w:spacing w:line="360" w:lineRule="auto"/>
        <w:jc w:val="both"/>
        <w:rPr>
          <w:sz w:val="28"/>
          <w:szCs w:val="28"/>
          <w:lang w:val="en-IN"/>
        </w:rPr>
      </w:pPr>
      <w:r w:rsidRPr="00BE7B79">
        <w:rPr>
          <w:sz w:val="28"/>
          <w:szCs w:val="28"/>
          <w:lang w:val="en-IN"/>
        </w:rPr>
        <w:t>Price fluctuations due to market volatility.</w:t>
      </w:r>
    </w:p>
    <w:p w14:paraId="7DCCBE5F" w14:textId="4DAA995C" w:rsidR="001F26BB" w:rsidRPr="00BE7B79" w:rsidRDefault="001F26BB" w:rsidP="001F26BB">
      <w:pPr>
        <w:pStyle w:val="BodyText"/>
        <w:numPr>
          <w:ilvl w:val="0"/>
          <w:numId w:val="121"/>
        </w:numPr>
        <w:spacing w:line="360" w:lineRule="auto"/>
        <w:jc w:val="both"/>
        <w:rPr>
          <w:sz w:val="28"/>
          <w:szCs w:val="28"/>
          <w:lang w:val="en-IN"/>
        </w:rPr>
      </w:pPr>
      <w:r w:rsidRPr="00BE7B79">
        <w:rPr>
          <w:sz w:val="28"/>
          <w:szCs w:val="28"/>
          <w:lang w:val="en-IN"/>
        </w:rPr>
        <w:t>Limited awareness about digital platforms among rural farmers.</w:t>
      </w:r>
    </w:p>
    <w:p w14:paraId="2E7E6574" w14:textId="24CA36B0" w:rsidR="001F26BB" w:rsidRPr="00BE7B79" w:rsidRDefault="001F26BB" w:rsidP="001F26BB">
      <w:pPr>
        <w:pStyle w:val="BodyText"/>
        <w:numPr>
          <w:ilvl w:val="0"/>
          <w:numId w:val="121"/>
        </w:numPr>
        <w:spacing w:line="360" w:lineRule="auto"/>
        <w:jc w:val="both"/>
        <w:rPr>
          <w:sz w:val="28"/>
          <w:szCs w:val="28"/>
          <w:lang w:val="en-IN"/>
        </w:rPr>
      </w:pPr>
      <w:r w:rsidRPr="00BE7B79">
        <w:rPr>
          <w:sz w:val="28"/>
          <w:szCs w:val="28"/>
          <w:lang w:val="en-IN"/>
        </w:rPr>
        <w:t>Absence of direct marketing channels.</w:t>
      </w:r>
    </w:p>
    <w:p w14:paraId="4206EB55" w14:textId="77777777" w:rsidR="001F26BB" w:rsidRPr="00BE7B79" w:rsidRDefault="001F26BB" w:rsidP="001F26BB">
      <w:pPr>
        <w:pStyle w:val="BodyText"/>
        <w:numPr>
          <w:ilvl w:val="0"/>
          <w:numId w:val="121"/>
        </w:numPr>
        <w:spacing w:line="360" w:lineRule="auto"/>
        <w:jc w:val="both"/>
        <w:rPr>
          <w:sz w:val="28"/>
          <w:szCs w:val="28"/>
          <w:lang w:val="en-IN"/>
        </w:rPr>
      </w:pPr>
      <w:r w:rsidRPr="00BE7B79">
        <w:rPr>
          <w:sz w:val="28"/>
          <w:szCs w:val="28"/>
          <w:lang w:val="en-IN"/>
        </w:rPr>
        <w:t>These problems highlight the need for an inclusive, accessible, and transparent system that allows farmers to reach consumers directly, minimizing intermediaries and maximizing profits.</w:t>
      </w:r>
    </w:p>
    <w:p w14:paraId="02354F7D" w14:textId="77777777" w:rsidR="00923BF0" w:rsidRPr="00BE7B79" w:rsidRDefault="00923BF0" w:rsidP="00923BF0">
      <w:pPr>
        <w:pStyle w:val="BodyText"/>
        <w:spacing w:line="360" w:lineRule="auto"/>
        <w:jc w:val="both"/>
        <w:rPr>
          <w:sz w:val="28"/>
          <w:szCs w:val="28"/>
          <w:lang w:val="en-IN"/>
        </w:rPr>
      </w:pPr>
    </w:p>
    <w:p w14:paraId="5D1764D0" w14:textId="77777777" w:rsidR="001F26BB" w:rsidRPr="00BE7B79" w:rsidRDefault="001F26BB" w:rsidP="00923BF0">
      <w:pPr>
        <w:pStyle w:val="Heading4"/>
        <w:tabs>
          <w:tab w:val="left" w:pos="1162"/>
        </w:tabs>
        <w:spacing w:before="73"/>
        <w:rPr>
          <w:spacing w:val="-6"/>
        </w:rPr>
      </w:pPr>
    </w:p>
    <w:p w14:paraId="7DEF34B8" w14:textId="77777777" w:rsidR="001F26BB" w:rsidRPr="00BE7B79" w:rsidRDefault="001F26BB" w:rsidP="00923BF0">
      <w:pPr>
        <w:pStyle w:val="Heading4"/>
        <w:tabs>
          <w:tab w:val="left" w:pos="1162"/>
        </w:tabs>
        <w:spacing w:before="73"/>
        <w:rPr>
          <w:spacing w:val="-6"/>
        </w:rPr>
      </w:pPr>
    </w:p>
    <w:p w14:paraId="46644700" w14:textId="77777777" w:rsidR="001F26BB" w:rsidRPr="00BE7B79" w:rsidRDefault="001F26BB" w:rsidP="00923BF0">
      <w:pPr>
        <w:pStyle w:val="Heading4"/>
        <w:tabs>
          <w:tab w:val="left" w:pos="1162"/>
        </w:tabs>
        <w:spacing w:before="73"/>
        <w:rPr>
          <w:spacing w:val="-6"/>
        </w:rPr>
      </w:pPr>
    </w:p>
    <w:p w14:paraId="1DF5351D" w14:textId="77777777" w:rsidR="001F26BB" w:rsidRPr="00BE7B79" w:rsidRDefault="001F26BB" w:rsidP="00923BF0">
      <w:pPr>
        <w:pStyle w:val="Heading4"/>
        <w:tabs>
          <w:tab w:val="left" w:pos="1162"/>
        </w:tabs>
        <w:spacing w:before="73"/>
        <w:rPr>
          <w:spacing w:val="-6"/>
        </w:rPr>
      </w:pPr>
    </w:p>
    <w:p w14:paraId="52D3A6D2" w14:textId="64F1E906" w:rsidR="001F26BB" w:rsidRPr="00BE7B79" w:rsidRDefault="00923BF0" w:rsidP="00AA56C0">
      <w:pPr>
        <w:pStyle w:val="Heading4"/>
        <w:tabs>
          <w:tab w:val="left" w:pos="1162"/>
        </w:tabs>
        <w:spacing w:before="73"/>
        <w:rPr>
          <w:spacing w:val="-6"/>
        </w:rPr>
      </w:pPr>
      <w:r w:rsidRPr="00BE7B79">
        <w:rPr>
          <w:spacing w:val="-6"/>
        </w:rPr>
        <w:lastRenderedPageBreak/>
        <w:t>1.</w:t>
      </w:r>
      <w:r w:rsidR="001F26BB" w:rsidRPr="00BE7B79">
        <w:rPr>
          <w:spacing w:val="-6"/>
        </w:rPr>
        <w:t>2</w:t>
      </w:r>
      <w:r w:rsidRPr="00BE7B79">
        <w:rPr>
          <w:spacing w:val="-6"/>
        </w:rPr>
        <w:t xml:space="preserve">  </w:t>
      </w:r>
      <w:r w:rsidR="001F26BB" w:rsidRPr="00BE7B79">
        <w:rPr>
          <w:spacing w:val="-6"/>
        </w:rPr>
        <w:t>Need for a Direct Farmer-to-Consumer Platform</w:t>
      </w:r>
    </w:p>
    <w:p w14:paraId="1CB3BB41" w14:textId="77777777" w:rsidR="001F26BB" w:rsidRPr="00BE7B79" w:rsidRDefault="001F26BB" w:rsidP="001F26BB">
      <w:pPr>
        <w:pStyle w:val="Heading4"/>
        <w:tabs>
          <w:tab w:val="left" w:pos="1162"/>
        </w:tabs>
        <w:spacing w:before="73"/>
        <w:rPr>
          <w:b w:val="0"/>
          <w:bCs w:val="0"/>
          <w:spacing w:val="-6"/>
        </w:rPr>
      </w:pPr>
      <w:r w:rsidRPr="00BE7B79">
        <w:rPr>
          <w:b w:val="0"/>
          <w:bCs w:val="0"/>
          <w:spacing w:val="-6"/>
        </w:rPr>
        <w:t>India has witnessed a rise in digital platforms across multiple sectors, but the agriculture supply chain remains mostly unorganized. The success of e-commerce in retail highlights the potential of digital platforms in agriculture as well. A direct farmer-to-consumer platform can:</w:t>
      </w:r>
    </w:p>
    <w:p w14:paraId="362374D8" w14:textId="77777777" w:rsidR="001F26BB" w:rsidRPr="00BE7B79" w:rsidRDefault="001F26BB" w:rsidP="001F26BB">
      <w:pPr>
        <w:pStyle w:val="Heading4"/>
        <w:tabs>
          <w:tab w:val="left" w:pos="1162"/>
        </w:tabs>
        <w:spacing w:before="73"/>
        <w:rPr>
          <w:b w:val="0"/>
          <w:bCs w:val="0"/>
          <w:spacing w:val="-6"/>
        </w:rPr>
      </w:pPr>
    </w:p>
    <w:p w14:paraId="09466035" w14:textId="77777777" w:rsidR="001F26BB" w:rsidRPr="00BE7B79" w:rsidRDefault="001F26BB" w:rsidP="001F26BB">
      <w:pPr>
        <w:pStyle w:val="Heading4"/>
        <w:numPr>
          <w:ilvl w:val="0"/>
          <w:numId w:val="123"/>
        </w:numPr>
        <w:tabs>
          <w:tab w:val="left" w:pos="1162"/>
        </w:tabs>
        <w:spacing w:before="73"/>
        <w:rPr>
          <w:b w:val="0"/>
          <w:bCs w:val="0"/>
          <w:spacing w:val="-6"/>
        </w:rPr>
      </w:pPr>
      <w:r w:rsidRPr="00BE7B79">
        <w:rPr>
          <w:b w:val="0"/>
          <w:bCs w:val="0"/>
          <w:spacing w:val="-6"/>
        </w:rPr>
        <w:t>Eliminate middlemen and ensure better prices for both farmers and consumers.</w:t>
      </w:r>
    </w:p>
    <w:p w14:paraId="6BE58DA5" w14:textId="77777777" w:rsidR="001F26BB" w:rsidRPr="00BE7B79" w:rsidRDefault="001F26BB" w:rsidP="001F26BB">
      <w:pPr>
        <w:pStyle w:val="Heading4"/>
        <w:tabs>
          <w:tab w:val="left" w:pos="1162"/>
        </w:tabs>
        <w:spacing w:before="73"/>
        <w:rPr>
          <w:b w:val="0"/>
          <w:bCs w:val="0"/>
          <w:spacing w:val="-6"/>
        </w:rPr>
      </w:pPr>
    </w:p>
    <w:p w14:paraId="6077DC37" w14:textId="77777777" w:rsidR="001F26BB" w:rsidRPr="00BE7B79" w:rsidRDefault="001F26BB" w:rsidP="001F26BB">
      <w:pPr>
        <w:pStyle w:val="Heading4"/>
        <w:numPr>
          <w:ilvl w:val="0"/>
          <w:numId w:val="123"/>
        </w:numPr>
        <w:tabs>
          <w:tab w:val="left" w:pos="1162"/>
        </w:tabs>
        <w:spacing w:before="73"/>
        <w:rPr>
          <w:b w:val="0"/>
          <w:bCs w:val="0"/>
          <w:spacing w:val="-6"/>
        </w:rPr>
      </w:pPr>
      <w:r w:rsidRPr="00BE7B79">
        <w:rPr>
          <w:b w:val="0"/>
          <w:bCs w:val="0"/>
          <w:spacing w:val="-6"/>
        </w:rPr>
        <w:t>Allow consumers to access fresh, local produce at reasonable rates.</w:t>
      </w:r>
    </w:p>
    <w:p w14:paraId="71480BC2" w14:textId="77777777" w:rsidR="001F26BB" w:rsidRPr="00BE7B79" w:rsidRDefault="001F26BB" w:rsidP="001F26BB">
      <w:pPr>
        <w:pStyle w:val="Heading4"/>
        <w:tabs>
          <w:tab w:val="left" w:pos="1162"/>
        </w:tabs>
        <w:spacing w:before="73"/>
        <w:rPr>
          <w:b w:val="0"/>
          <w:bCs w:val="0"/>
          <w:spacing w:val="-6"/>
        </w:rPr>
      </w:pPr>
    </w:p>
    <w:p w14:paraId="73F81340" w14:textId="77777777" w:rsidR="001F26BB" w:rsidRPr="00BE7B79" w:rsidRDefault="001F26BB" w:rsidP="001F26BB">
      <w:pPr>
        <w:pStyle w:val="Heading4"/>
        <w:numPr>
          <w:ilvl w:val="0"/>
          <w:numId w:val="123"/>
        </w:numPr>
        <w:tabs>
          <w:tab w:val="left" w:pos="1162"/>
        </w:tabs>
        <w:spacing w:before="73"/>
        <w:rPr>
          <w:b w:val="0"/>
          <w:bCs w:val="0"/>
          <w:spacing w:val="-6"/>
        </w:rPr>
      </w:pPr>
      <w:r w:rsidRPr="00BE7B79">
        <w:rPr>
          <w:b w:val="0"/>
          <w:bCs w:val="0"/>
          <w:spacing w:val="-6"/>
        </w:rPr>
        <w:t>Improve transparency, traceability, and trust in the food supply chain.</w:t>
      </w:r>
    </w:p>
    <w:p w14:paraId="0F076F2C" w14:textId="77777777" w:rsidR="001F26BB" w:rsidRPr="00BE7B79" w:rsidRDefault="001F26BB" w:rsidP="001F26BB">
      <w:pPr>
        <w:pStyle w:val="Heading4"/>
        <w:tabs>
          <w:tab w:val="left" w:pos="1162"/>
        </w:tabs>
        <w:spacing w:before="73"/>
        <w:rPr>
          <w:b w:val="0"/>
          <w:bCs w:val="0"/>
          <w:spacing w:val="-6"/>
        </w:rPr>
      </w:pPr>
    </w:p>
    <w:p w14:paraId="2B409445" w14:textId="77777777" w:rsidR="001F26BB" w:rsidRPr="00BE7B79" w:rsidRDefault="001F26BB" w:rsidP="001F26BB">
      <w:pPr>
        <w:pStyle w:val="Heading4"/>
        <w:numPr>
          <w:ilvl w:val="0"/>
          <w:numId w:val="123"/>
        </w:numPr>
        <w:tabs>
          <w:tab w:val="left" w:pos="1162"/>
        </w:tabs>
        <w:spacing w:before="73"/>
        <w:rPr>
          <w:b w:val="0"/>
          <w:bCs w:val="0"/>
          <w:spacing w:val="-6"/>
        </w:rPr>
      </w:pPr>
      <w:r w:rsidRPr="00BE7B79">
        <w:rPr>
          <w:b w:val="0"/>
          <w:bCs w:val="0"/>
          <w:spacing w:val="-6"/>
        </w:rPr>
        <w:t>Promote location-based accessibility and crop availability.</w:t>
      </w:r>
    </w:p>
    <w:p w14:paraId="6784F820" w14:textId="77777777" w:rsidR="001F26BB" w:rsidRPr="00BE7B79" w:rsidRDefault="001F26BB" w:rsidP="001F26BB">
      <w:pPr>
        <w:pStyle w:val="Heading4"/>
        <w:tabs>
          <w:tab w:val="left" w:pos="1162"/>
        </w:tabs>
        <w:spacing w:before="73"/>
        <w:rPr>
          <w:b w:val="0"/>
          <w:bCs w:val="0"/>
          <w:spacing w:val="-6"/>
        </w:rPr>
      </w:pPr>
    </w:p>
    <w:p w14:paraId="1E59E770" w14:textId="7747EBC3" w:rsidR="001F26BB" w:rsidRDefault="001F26BB" w:rsidP="001F26BB">
      <w:pPr>
        <w:pStyle w:val="Heading4"/>
        <w:numPr>
          <w:ilvl w:val="0"/>
          <w:numId w:val="123"/>
        </w:numPr>
        <w:tabs>
          <w:tab w:val="left" w:pos="1162"/>
        </w:tabs>
        <w:spacing w:before="73"/>
        <w:rPr>
          <w:b w:val="0"/>
          <w:bCs w:val="0"/>
          <w:spacing w:val="-6"/>
        </w:rPr>
      </w:pPr>
      <w:r w:rsidRPr="00BE7B79">
        <w:rPr>
          <w:b w:val="0"/>
          <w:bCs w:val="0"/>
          <w:spacing w:val="-6"/>
        </w:rPr>
        <w:t>Digitally empower rural farmers with minimal effort and training.</w:t>
      </w:r>
    </w:p>
    <w:p w14:paraId="5E119E47" w14:textId="77777777" w:rsidR="00AA56C0" w:rsidRPr="00BE7B79" w:rsidRDefault="00AA56C0" w:rsidP="001F26BB">
      <w:pPr>
        <w:pStyle w:val="Heading4"/>
        <w:numPr>
          <w:ilvl w:val="0"/>
          <w:numId w:val="123"/>
        </w:numPr>
        <w:tabs>
          <w:tab w:val="left" w:pos="1162"/>
        </w:tabs>
        <w:spacing w:before="73"/>
        <w:rPr>
          <w:b w:val="0"/>
          <w:bCs w:val="0"/>
          <w:spacing w:val="-6"/>
        </w:rPr>
      </w:pPr>
    </w:p>
    <w:p w14:paraId="109D3C67" w14:textId="77777777" w:rsidR="001F26BB" w:rsidRPr="00BE7B79" w:rsidRDefault="001F26BB" w:rsidP="001F26BB">
      <w:pPr>
        <w:pStyle w:val="Heading4"/>
        <w:tabs>
          <w:tab w:val="left" w:pos="1162"/>
        </w:tabs>
        <w:spacing w:before="73"/>
        <w:rPr>
          <w:b w:val="0"/>
          <w:bCs w:val="0"/>
          <w:spacing w:val="-6"/>
        </w:rPr>
      </w:pPr>
      <w:r w:rsidRPr="00BE7B79">
        <w:rPr>
          <w:b w:val="0"/>
          <w:bCs w:val="0"/>
          <w:spacing w:val="-6"/>
        </w:rPr>
        <w:t>Moreover, by integrating location filtering, notifications, and hold/unhold functionality, the platform can simulate a real-time market while maintaining exclusivity and order in transactions.</w:t>
      </w:r>
    </w:p>
    <w:p w14:paraId="50594C32" w14:textId="77777777" w:rsidR="001F26BB" w:rsidRPr="00BE7B79" w:rsidRDefault="001F26BB" w:rsidP="001F26BB">
      <w:pPr>
        <w:pStyle w:val="Heading4"/>
        <w:tabs>
          <w:tab w:val="left" w:pos="1162"/>
        </w:tabs>
        <w:spacing w:before="73"/>
        <w:rPr>
          <w:b w:val="0"/>
          <w:bCs w:val="0"/>
          <w:spacing w:val="-6"/>
        </w:rPr>
      </w:pPr>
    </w:p>
    <w:p w14:paraId="7A576D60" w14:textId="42DC17B4" w:rsidR="006C3158" w:rsidRPr="00BE7B79" w:rsidRDefault="001F26BB" w:rsidP="001F26BB">
      <w:pPr>
        <w:pStyle w:val="Heading4"/>
        <w:tabs>
          <w:tab w:val="left" w:pos="1162"/>
        </w:tabs>
        <w:spacing w:before="73"/>
        <w:rPr>
          <w:spacing w:val="-6"/>
        </w:rPr>
      </w:pPr>
      <w:r w:rsidRPr="00BE7B79">
        <w:rPr>
          <w:spacing w:val="-6"/>
        </w:rPr>
        <w:t>1.3</w:t>
      </w:r>
      <w:r w:rsidR="00923BF0" w:rsidRPr="00BE7B79">
        <w:rPr>
          <w:spacing w:val="-6"/>
        </w:rPr>
        <w:t xml:space="preserve"> </w:t>
      </w:r>
      <w:r w:rsidR="00EE7C96" w:rsidRPr="00BE7B79">
        <w:rPr>
          <w:spacing w:val="-6"/>
        </w:rPr>
        <w:t>PROBLEM STATEMENT</w:t>
      </w:r>
    </w:p>
    <w:p w14:paraId="0DF259A6" w14:textId="7E364BE2" w:rsidR="00EE7C96" w:rsidRPr="00BE7B79" w:rsidRDefault="00EE7C96" w:rsidP="00EE7C96">
      <w:pPr>
        <w:pStyle w:val="BodyText"/>
        <w:spacing w:before="159" w:line="360" w:lineRule="auto"/>
        <w:ind w:right="166" w:firstLine="722"/>
        <w:jc w:val="both"/>
        <w:rPr>
          <w:sz w:val="28"/>
          <w:szCs w:val="28"/>
          <w:lang w:val="en-IN"/>
        </w:rPr>
      </w:pPr>
      <w:r w:rsidRPr="00BE7B79">
        <w:rPr>
          <w:sz w:val="28"/>
          <w:szCs w:val="28"/>
          <w:lang w:val="en-IN"/>
        </w:rPr>
        <w:t>Farmers often lack access to real-time markets and rely heavily on third-party agents to sell their crops. This dependency results in:</w:t>
      </w:r>
    </w:p>
    <w:p w14:paraId="2565DDD8" w14:textId="77777777" w:rsidR="00EE7C96" w:rsidRPr="00BE7B79" w:rsidRDefault="00EE7C96" w:rsidP="00EE7C96">
      <w:pPr>
        <w:pStyle w:val="BodyText"/>
        <w:numPr>
          <w:ilvl w:val="0"/>
          <w:numId w:val="61"/>
        </w:numPr>
        <w:spacing w:before="159" w:line="360" w:lineRule="auto"/>
        <w:ind w:right="166"/>
        <w:jc w:val="both"/>
        <w:rPr>
          <w:sz w:val="28"/>
          <w:szCs w:val="28"/>
          <w:lang w:val="en-IN"/>
        </w:rPr>
      </w:pPr>
      <w:r w:rsidRPr="00BE7B79">
        <w:rPr>
          <w:sz w:val="28"/>
          <w:szCs w:val="28"/>
          <w:lang w:val="en-IN"/>
        </w:rPr>
        <w:t>Reduced income due to intermediary commissions.</w:t>
      </w:r>
    </w:p>
    <w:p w14:paraId="4FFC6536" w14:textId="77777777" w:rsidR="00EE7C96" w:rsidRPr="00BE7B79" w:rsidRDefault="00EE7C96" w:rsidP="00EE7C96">
      <w:pPr>
        <w:pStyle w:val="BodyText"/>
        <w:numPr>
          <w:ilvl w:val="0"/>
          <w:numId w:val="61"/>
        </w:numPr>
        <w:spacing w:before="159" w:line="360" w:lineRule="auto"/>
        <w:ind w:right="166"/>
        <w:jc w:val="both"/>
        <w:rPr>
          <w:sz w:val="28"/>
          <w:szCs w:val="28"/>
          <w:lang w:val="en-IN"/>
        </w:rPr>
      </w:pPr>
      <w:r w:rsidRPr="00BE7B79">
        <w:rPr>
          <w:sz w:val="28"/>
          <w:szCs w:val="28"/>
          <w:lang w:val="en-IN"/>
        </w:rPr>
        <w:t>Lack of bargaining power.</w:t>
      </w:r>
    </w:p>
    <w:p w14:paraId="20C395DF" w14:textId="77777777" w:rsidR="00EE7C96" w:rsidRPr="00BE7B79" w:rsidRDefault="00EE7C96" w:rsidP="00EE7C96">
      <w:pPr>
        <w:pStyle w:val="BodyText"/>
        <w:numPr>
          <w:ilvl w:val="0"/>
          <w:numId w:val="61"/>
        </w:numPr>
        <w:spacing w:before="159" w:line="360" w:lineRule="auto"/>
        <w:ind w:right="166"/>
        <w:jc w:val="both"/>
        <w:rPr>
          <w:sz w:val="28"/>
          <w:szCs w:val="28"/>
          <w:lang w:val="en-IN"/>
        </w:rPr>
      </w:pPr>
      <w:r w:rsidRPr="00BE7B79">
        <w:rPr>
          <w:sz w:val="28"/>
          <w:szCs w:val="28"/>
          <w:lang w:val="en-IN"/>
        </w:rPr>
        <w:t>Limited access to consumer demand patterns.</w:t>
      </w:r>
    </w:p>
    <w:p w14:paraId="42284778" w14:textId="77777777" w:rsidR="006C28EC" w:rsidRPr="00BE7B79" w:rsidRDefault="00EE7C96" w:rsidP="006C28EC">
      <w:pPr>
        <w:pStyle w:val="BodyText"/>
        <w:numPr>
          <w:ilvl w:val="0"/>
          <w:numId w:val="61"/>
        </w:numPr>
        <w:spacing w:before="159" w:line="360" w:lineRule="auto"/>
        <w:ind w:right="166"/>
        <w:jc w:val="both"/>
        <w:rPr>
          <w:sz w:val="28"/>
          <w:szCs w:val="28"/>
          <w:lang w:val="en-IN"/>
        </w:rPr>
      </w:pPr>
      <w:r w:rsidRPr="00BE7B79">
        <w:rPr>
          <w:sz w:val="28"/>
          <w:szCs w:val="28"/>
          <w:lang w:val="en-IN"/>
        </w:rPr>
        <w:t>Price volatility and post-harvest losses.</w:t>
      </w:r>
    </w:p>
    <w:p w14:paraId="34B23270" w14:textId="5C14AC22" w:rsidR="006C28EC" w:rsidRPr="00BE7B79" w:rsidRDefault="00EE7C96" w:rsidP="00555867">
      <w:pPr>
        <w:pStyle w:val="BodyText"/>
        <w:spacing w:before="159" w:line="360" w:lineRule="auto"/>
        <w:ind w:left="720" w:right="166"/>
        <w:jc w:val="both"/>
        <w:rPr>
          <w:sz w:val="28"/>
          <w:szCs w:val="28"/>
          <w:lang w:val="en-IN"/>
        </w:rPr>
      </w:pPr>
      <w:r w:rsidRPr="00BE7B79">
        <w:rPr>
          <w:sz w:val="28"/>
          <w:szCs w:val="28"/>
          <w:lang w:val="en-IN"/>
        </w:rPr>
        <w:t>At the same time, consumers, especially in urban and semi-urban areas, are unable to access fresh produce directly from the source and pay higher prices. There exists a need for a digital platform that can connect both ends of the supply chain efficiently.</w:t>
      </w:r>
    </w:p>
    <w:p w14:paraId="67DD14EA" w14:textId="1E3C02B5" w:rsidR="00885F01" w:rsidRDefault="00885F01" w:rsidP="00885F01">
      <w:pPr>
        <w:pStyle w:val="Heading3"/>
        <w:tabs>
          <w:tab w:val="left" w:pos="1164"/>
        </w:tabs>
        <w:spacing w:before="0"/>
        <w:ind w:left="60"/>
        <w:jc w:val="both"/>
        <w:rPr>
          <w:spacing w:val="-2"/>
          <w:sz w:val="28"/>
          <w:szCs w:val="28"/>
        </w:rPr>
      </w:pPr>
      <w:r w:rsidRPr="00BE7B79">
        <w:rPr>
          <w:spacing w:val="-2"/>
          <w:sz w:val="28"/>
          <w:szCs w:val="28"/>
        </w:rPr>
        <w:lastRenderedPageBreak/>
        <w:t xml:space="preserve"> 1.4</w:t>
      </w:r>
      <w:r w:rsidR="00EE7C96" w:rsidRPr="00BE7B79">
        <w:rPr>
          <w:spacing w:val="-2"/>
          <w:sz w:val="28"/>
          <w:szCs w:val="28"/>
        </w:rPr>
        <w:t>OBJECTIVES OF THE PROJECT</w:t>
      </w:r>
    </w:p>
    <w:p w14:paraId="6EDF1674" w14:textId="77777777" w:rsidR="00F06B83" w:rsidRPr="00BE7B79" w:rsidRDefault="00F06B83" w:rsidP="00AA56C0">
      <w:pPr>
        <w:pStyle w:val="Heading3"/>
        <w:tabs>
          <w:tab w:val="left" w:pos="1164"/>
        </w:tabs>
        <w:spacing w:before="0"/>
        <w:ind w:left="0"/>
        <w:jc w:val="both"/>
        <w:rPr>
          <w:spacing w:val="-2"/>
          <w:sz w:val="28"/>
          <w:szCs w:val="28"/>
        </w:rPr>
      </w:pPr>
    </w:p>
    <w:p w14:paraId="00F91303" w14:textId="77777777" w:rsidR="00AA56C0" w:rsidRPr="00AA56C0" w:rsidRDefault="00AA56C0" w:rsidP="00AA56C0">
      <w:pPr>
        <w:pStyle w:val="NormalWeb"/>
        <w:rPr>
          <w:sz w:val="28"/>
          <w:szCs w:val="28"/>
        </w:rPr>
      </w:pPr>
      <w:r w:rsidRPr="00AA56C0">
        <w:rPr>
          <w:sz w:val="28"/>
          <w:szCs w:val="28"/>
        </w:rPr>
        <w:t>The primary objective of this project is to develop a web-based platform that bridges the gap between farmers and consumers by enabling direct, transparent, and efficient agricultural trade. The key goals of the system are as follows:</w:t>
      </w:r>
    </w:p>
    <w:p w14:paraId="7DB144F3" w14:textId="4338A550" w:rsidR="00AA56C0" w:rsidRPr="00AA56C0" w:rsidRDefault="00AA56C0" w:rsidP="00AA56C0">
      <w:pPr>
        <w:pStyle w:val="NormalWeb"/>
        <w:numPr>
          <w:ilvl w:val="0"/>
          <w:numId w:val="163"/>
        </w:numPr>
        <w:spacing w:line="360" w:lineRule="auto"/>
        <w:jc w:val="both"/>
        <w:rPr>
          <w:sz w:val="28"/>
          <w:szCs w:val="28"/>
        </w:rPr>
      </w:pPr>
      <w:r w:rsidRPr="00AA56C0">
        <w:rPr>
          <w:sz w:val="28"/>
          <w:szCs w:val="28"/>
        </w:rPr>
        <w:t> To eliminate intermediaries and provide farmers with a direct channel to sell their crops to consumers, thereby increasing their profit margins.</w:t>
      </w:r>
    </w:p>
    <w:p w14:paraId="32DCEB1D" w14:textId="042ADD2E" w:rsidR="00AA56C0" w:rsidRPr="00AA56C0" w:rsidRDefault="00AA56C0" w:rsidP="00AA56C0">
      <w:pPr>
        <w:pStyle w:val="NormalWeb"/>
        <w:numPr>
          <w:ilvl w:val="0"/>
          <w:numId w:val="163"/>
        </w:numPr>
        <w:spacing w:line="360" w:lineRule="auto"/>
        <w:jc w:val="both"/>
        <w:rPr>
          <w:sz w:val="28"/>
          <w:szCs w:val="28"/>
        </w:rPr>
      </w:pPr>
      <w:r w:rsidRPr="00AA56C0">
        <w:rPr>
          <w:sz w:val="28"/>
          <w:szCs w:val="28"/>
        </w:rPr>
        <w:t> To offer consumers fresh, locally sourced agricultural products at fair prices by connecting them directly with producers.</w:t>
      </w:r>
    </w:p>
    <w:p w14:paraId="6034842F" w14:textId="41F9E7A6" w:rsidR="00AA56C0" w:rsidRPr="00AA56C0" w:rsidRDefault="00AA56C0" w:rsidP="00AA56C0">
      <w:pPr>
        <w:pStyle w:val="NormalWeb"/>
        <w:numPr>
          <w:ilvl w:val="0"/>
          <w:numId w:val="163"/>
        </w:numPr>
        <w:spacing w:line="360" w:lineRule="auto"/>
        <w:jc w:val="both"/>
        <w:rPr>
          <w:sz w:val="28"/>
          <w:szCs w:val="28"/>
        </w:rPr>
      </w:pPr>
      <w:r w:rsidRPr="00AA56C0">
        <w:rPr>
          <w:sz w:val="28"/>
          <w:szCs w:val="28"/>
        </w:rPr>
        <w:t>To build a user-friendly and responsive web application that allows easy browsing, searching, and purchasing of crops.</w:t>
      </w:r>
    </w:p>
    <w:p w14:paraId="59BFF84F" w14:textId="35780162" w:rsidR="00AA56C0" w:rsidRPr="00AA56C0" w:rsidRDefault="00AA56C0" w:rsidP="00AA56C0">
      <w:pPr>
        <w:pStyle w:val="NormalWeb"/>
        <w:numPr>
          <w:ilvl w:val="0"/>
          <w:numId w:val="163"/>
        </w:numPr>
        <w:spacing w:line="360" w:lineRule="auto"/>
        <w:jc w:val="both"/>
        <w:rPr>
          <w:sz w:val="28"/>
          <w:szCs w:val="28"/>
        </w:rPr>
      </w:pPr>
      <w:r w:rsidRPr="00AA56C0">
        <w:rPr>
          <w:sz w:val="28"/>
          <w:szCs w:val="28"/>
        </w:rPr>
        <w:t> To allow farmers to create and manage listings, update stock availability, and monitor orders in real time.</w:t>
      </w:r>
    </w:p>
    <w:p w14:paraId="34A5C47E" w14:textId="5D61AF1C" w:rsidR="00AA56C0" w:rsidRPr="00AA56C0" w:rsidRDefault="00AA56C0" w:rsidP="00AA56C0">
      <w:pPr>
        <w:pStyle w:val="NormalWeb"/>
        <w:numPr>
          <w:ilvl w:val="0"/>
          <w:numId w:val="163"/>
        </w:numPr>
        <w:spacing w:line="360" w:lineRule="auto"/>
        <w:jc w:val="both"/>
        <w:rPr>
          <w:sz w:val="28"/>
          <w:szCs w:val="28"/>
        </w:rPr>
      </w:pPr>
      <w:r w:rsidRPr="00AA56C0">
        <w:rPr>
          <w:sz w:val="28"/>
          <w:szCs w:val="28"/>
        </w:rPr>
        <w:t> To implement secure user registration and login for farmers, consumers, and administrators, with appropriate access controls.</w:t>
      </w:r>
    </w:p>
    <w:p w14:paraId="566FEECA" w14:textId="7AB51332" w:rsidR="00AA56C0" w:rsidRPr="00AA56C0" w:rsidRDefault="00AA56C0" w:rsidP="00AA56C0">
      <w:pPr>
        <w:pStyle w:val="NormalWeb"/>
        <w:numPr>
          <w:ilvl w:val="0"/>
          <w:numId w:val="163"/>
        </w:numPr>
        <w:spacing w:line="360" w:lineRule="auto"/>
        <w:jc w:val="both"/>
        <w:rPr>
          <w:sz w:val="28"/>
          <w:szCs w:val="28"/>
        </w:rPr>
      </w:pPr>
      <w:r w:rsidRPr="00AA56C0">
        <w:rPr>
          <w:sz w:val="28"/>
          <w:szCs w:val="28"/>
        </w:rPr>
        <w:t> To enable consumers to place holds, give feedback, and rate both crops and farmers to ensure trust and transparency.</w:t>
      </w:r>
    </w:p>
    <w:p w14:paraId="1F288D22" w14:textId="2FEC7EE6" w:rsidR="00AA56C0" w:rsidRPr="00AA56C0" w:rsidRDefault="00AA56C0" w:rsidP="00AA56C0">
      <w:pPr>
        <w:pStyle w:val="NormalWeb"/>
        <w:numPr>
          <w:ilvl w:val="0"/>
          <w:numId w:val="163"/>
        </w:numPr>
        <w:spacing w:line="360" w:lineRule="auto"/>
        <w:jc w:val="both"/>
        <w:rPr>
          <w:sz w:val="28"/>
          <w:szCs w:val="28"/>
        </w:rPr>
      </w:pPr>
      <w:r w:rsidRPr="00AA56C0">
        <w:rPr>
          <w:sz w:val="28"/>
          <w:szCs w:val="28"/>
        </w:rPr>
        <w:t> To provide integrated payment gateway support (e.g., Razorpay or Stripe) for secure and smooth transactions.</w:t>
      </w:r>
    </w:p>
    <w:p w14:paraId="6116A53B" w14:textId="77777777" w:rsidR="00AA56C0" w:rsidRPr="00AA56C0" w:rsidRDefault="00AA56C0" w:rsidP="00AA56C0">
      <w:pPr>
        <w:pStyle w:val="NormalWeb"/>
        <w:numPr>
          <w:ilvl w:val="0"/>
          <w:numId w:val="163"/>
        </w:numPr>
        <w:spacing w:line="360" w:lineRule="auto"/>
        <w:jc w:val="both"/>
        <w:rPr>
          <w:sz w:val="28"/>
          <w:szCs w:val="28"/>
        </w:rPr>
      </w:pPr>
      <w:r w:rsidRPr="00AA56C0">
        <w:rPr>
          <w:sz w:val="28"/>
          <w:szCs w:val="28"/>
        </w:rPr>
        <w:t> To develop an admin panel for managing users, monitoring transactions, and overseeing system performance.</w:t>
      </w:r>
    </w:p>
    <w:p w14:paraId="2FAF1F70" w14:textId="3CCDAEDC" w:rsidR="00AA56C0" w:rsidRPr="00AA56C0" w:rsidRDefault="00AA56C0" w:rsidP="00AA56C0">
      <w:pPr>
        <w:pStyle w:val="NormalWeb"/>
        <w:numPr>
          <w:ilvl w:val="0"/>
          <w:numId w:val="163"/>
        </w:numPr>
        <w:spacing w:line="360" w:lineRule="auto"/>
        <w:jc w:val="both"/>
        <w:rPr>
          <w:sz w:val="28"/>
          <w:szCs w:val="28"/>
        </w:rPr>
      </w:pPr>
      <w:r w:rsidRPr="00AA56C0">
        <w:rPr>
          <w:sz w:val="28"/>
          <w:szCs w:val="28"/>
        </w:rPr>
        <w:t> To support notification and messaging systems so that users can receive timely updates and communicate efficiently.</w:t>
      </w:r>
    </w:p>
    <w:p w14:paraId="6C55D7E3" w14:textId="5EBEB908" w:rsidR="00AA56C0" w:rsidRPr="00AA56C0" w:rsidRDefault="00AA56C0" w:rsidP="00AA56C0">
      <w:pPr>
        <w:pStyle w:val="NormalWeb"/>
        <w:numPr>
          <w:ilvl w:val="0"/>
          <w:numId w:val="163"/>
        </w:numPr>
        <w:spacing w:line="360" w:lineRule="auto"/>
        <w:jc w:val="both"/>
        <w:rPr>
          <w:sz w:val="28"/>
          <w:szCs w:val="28"/>
        </w:rPr>
      </w:pPr>
      <w:r w:rsidRPr="00AA56C0">
        <w:rPr>
          <w:sz w:val="28"/>
          <w:szCs w:val="28"/>
        </w:rPr>
        <w:t> To promote digital agriculture and contribute to sustainable farming practices by leveraging modern web technologies.</w:t>
      </w:r>
    </w:p>
    <w:p w14:paraId="6BE718C0" w14:textId="2045C7DB" w:rsidR="00EE7C96" w:rsidRDefault="00EE7C96" w:rsidP="00AA56C0">
      <w:pPr>
        <w:pStyle w:val="BodyText"/>
        <w:spacing w:line="360" w:lineRule="auto"/>
        <w:ind w:left="1168"/>
        <w:jc w:val="both"/>
        <w:rPr>
          <w:sz w:val="28"/>
          <w:szCs w:val="28"/>
          <w:lang w:val="en-IN"/>
        </w:rPr>
      </w:pPr>
    </w:p>
    <w:p w14:paraId="0E411011" w14:textId="77777777" w:rsidR="00AA56C0" w:rsidRPr="00AA56C0" w:rsidRDefault="00AA56C0" w:rsidP="00AA56C0">
      <w:pPr>
        <w:pStyle w:val="BodyText"/>
        <w:spacing w:line="360" w:lineRule="auto"/>
        <w:ind w:left="1168"/>
        <w:jc w:val="both"/>
        <w:rPr>
          <w:sz w:val="28"/>
          <w:szCs w:val="28"/>
          <w:lang w:val="en-IN"/>
        </w:rPr>
      </w:pPr>
    </w:p>
    <w:p w14:paraId="261C2A29" w14:textId="77777777" w:rsidR="00923BF0" w:rsidRPr="00BE7B79" w:rsidRDefault="00923BF0" w:rsidP="00923BF0">
      <w:pPr>
        <w:pStyle w:val="BodyText"/>
        <w:spacing w:line="360" w:lineRule="auto"/>
        <w:jc w:val="both"/>
        <w:rPr>
          <w:sz w:val="28"/>
          <w:szCs w:val="28"/>
          <w:lang w:val="en-IN"/>
        </w:rPr>
      </w:pPr>
    </w:p>
    <w:p w14:paraId="4806BC8F" w14:textId="6F4DD8C0" w:rsidR="00923BF0" w:rsidRPr="00BE7B79" w:rsidRDefault="00923BF0">
      <w:pPr>
        <w:pStyle w:val="BodyText"/>
        <w:ind w:left="0"/>
        <w:rPr>
          <w:b/>
          <w:bCs/>
          <w:sz w:val="28"/>
          <w:szCs w:val="28"/>
          <w:lang w:val="en-IN"/>
        </w:rPr>
      </w:pPr>
      <w:r w:rsidRPr="00BE7B79">
        <w:rPr>
          <w:b/>
          <w:bCs/>
          <w:sz w:val="28"/>
          <w:szCs w:val="28"/>
          <w:lang w:val="en-IN"/>
        </w:rPr>
        <w:lastRenderedPageBreak/>
        <w:t xml:space="preserve">  1.</w:t>
      </w:r>
      <w:r w:rsidR="00885F01" w:rsidRPr="00BE7B79">
        <w:rPr>
          <w:b/>
          <w:bCs/>
          <w:sz w:val="28"/>
          <w:szCs w:val="28"/>
          <w:lang w:val="en-IN"/>
        </w:rPr>
        <w:t>5</w:t>
      </w:r>
      <w:r w:rsidRPr="00BE7B79">
        <w:rPr>
          <w:b/>
          <w:bCs/>
          <w:sz w:val="28"/>
          <w:szCs w:val="28"/>
          <w:lang w:val="en-IN"/>
        </w:rPr>
        <w:t xml:space="preserve">   SCOPE OF THE PROJECT</w:t>
      </w:r>
    </w:p>
    <w:p w14:paraId="3299E043" w14:textId="77777777" w:rsidR="00923BF0" w:rsidRPr="00BE7B79" w:rsidRDefault="00923BF0" w:rsidP="00923BF0">
      <w:pPr>
        <w:pStyle w:val="BodyText"/>
        <w:rPr>
          <w:b/>
          <w:bCs/>
          <w:sz w:val="28"/>
          <w:szCs w:val="28"/>
          <w:lang w:val="en-IN"/>
        </w:rPr>
      </w:pPr>
      <w:r w:rsidRPr="00BE7B79">
        <w:rPr>
          <w:b/>
          <w:bCs/>
          <w:sz w:val="28"/>
          <w:szCs w:val="28"/>
          <w:lang w:val="en-IN"/>
        </w:rPr>
        <w:t xml:space="preserve">     </w:t>
      </w:r>
    </w:p>
    <w:p w14:paraId="731F0BD1" w14:textId="77777777" w:rsidR="00885F01" w:rsidRPr="00BE7B79" w:rsidRDefault="00923BF0" w:rsidP="00885F01">
      <w:pPr>
        <w:pStyle w:val="BodyText"/>
        <w:rPr>
          <w:sz w:val="28"/>
          <w:szCs w:val="28"/>
          <w:lang w:val="en-IN"/>
        </w:rPr>
      </w:pPr>
      <w:r w:rsidRPr="00BE7B79">
        <w:rPr>
          <w:b/>
          <w:bCs/>
          <w:sz w:val="28"/>
          <w:szCs w:val="28"/>
          <w:lang w:val="en-IN"/>
        </w:rPr>
        <w:t xml:space="preserve">  </w:t>
      </w:r>
      <w:r w:rsidR="00885F01" w:rsidRPr="00BE7B79">
        <w:rPr>
          <w:sz w:val="28"/>
          <w:szCs w:val="28"/>
          <w:lang w:val="en-IN"/>
        </w:rPr>
        <w:t>The AgriConnect project has a wide scope with both technical and societal implications:</w:t>
      </w:r>
    </w:p>
    <w:p w14:paraId="091539D4" w14:textId="77777777" w:rsidR="00885F01" w:rsidRPr="00BE7B79" w:rsidRDefault="00885F01" w:rsidP="00885F01">
      <w:pPr>
        <w:pStyle w:val="BodyText"/>
        <w:rPr>
          <w:sz w:val="28"/>
          <w:szCs w:val="28"/>
          <w:lang w:val="en-IN"/>
        </w:rPr>
      </w:pPr>
    </w:p>
    <w:p w14:paraId="0E5838E2" w14:textId="77777777" w:rsidR="00885F01" w:rsidRPr="00BE7B79" w:rsidRDefault="00885F01" w:rsidP="00885F01">
      <w:pPr>
        <w:pStyle w:val="BodyText"/>
        <w:rPr>
          <w:sz w:val="28"/>
          <w:szCs w:val="28"/>
          <w:lang w:val="en-IN"/>
        </w:rPr>
      </w:pPr>
      <w:r w:rsidRPr="00BE7B79">
        <w:rPr>
          <w:b/>
          <w:bCs/>
          <w:sz w:val="28"/>
          <w:szCs w:val="28"/>
          <w:lang w:val="en-IN"/>
        </w:rPr>
        <w:t>Technical Scope</w:t>
      </w:r>
      <w:r w:rsidRPr="00BE7B79">
        <w:rPr>
          <w:sz w:val="28"/>
          <w:szCs w:val="28"/>
          <w:lang w:val="en-IN"/>
        </w:rPr>
        <w:t>:</w:t>
      </w:r>
    </w:p>
    <w:p w14:paraId="698AF8C9" w14:textId="77777777" w:rsidR="00885F01" w:rsidRPr="00BE7B79" w:rsidRDefault="00885F01" w:rsidP="00885F01">
      <w:pPr>
        <w:pStyle w:val="BodyText"/>
        <w:rPr>
          <w:sz w:val="28"/>
          <w:szCs w:val="28"/>
          <w:lang w:val="en-IN"/>
        </w:rPr>
      </w:pPr>
    </w:p>
    <w:p w14:paraId="13772A30" w14:textId="77777777" w:rsidR="00885F01" w:rsidRPr="00BE7B79" w:rsidRDefault="00885F01" w:rsidP="00885F01">
      <w:pPr>
        <w:pStyle w:val="BodyText"/>
        <w:numPr>
          <w:ilvl w:val="0"/>
          <w:numId w:val="125"/>
        </w:numPr>
        <w:rPr>
          <w:sz w:val="28"/>
          <w:szCs w:val="28"/>
          <w:lang w:val="en-IN"/>
        </w:rPr>
      </w:pPr>
      <w:r w:rsidRPr="00BE7B79">
        <w:rPr>
          <w:sz w:val="28"/>
          <w:szCs w:val="28"/>
          <w:lang w:val="en-IN"/>
        </w:rPr>
        <w:t>Supports both farmer and consumer roles with distinct dashboards and functionality.</w:t>
      </w:r>
    </w:p>
    <w:p w14:paraId="5D9A2DE1" w14:textId="77777777" w:rsidR="00885F01" w:rsidRPr="00BE7B79" w:rsidRDefault="00885F01" w:rsidP="00885F01">
      <w:pPr>
        <w:pStyle w:val="BodyText"/>
        <w:rPr>
          <w:sz w:val="28"/>
          <w:szCs w:val="28"/>
          <w:lang w:val="en-IN"/>
        </w:rPr>
      </w:pPr>
    </w:p>
    <w:p w14:paraId="7EDF04A6" w14:textId="77777777" w:rsidR="00885F01" w:rsidRPr="00BE7B79" w:rsidRDefault="00885F01" w:rsidP="00885F01">
      <w:pPr>
        <w:pStyle w:val="BodyText"/>
        <w:numPr>
          <w:ilvl w:val="0"/>
          <w:numId w:val="125"/>
        </w:numPr>
        <w:rPr>
          <w:sz w:val="28"/>
          <w:szCs w:val="28"/>
          <w:lang w:val="en-IN"/>
        </w:rPr>
      </w:pPr>
      <w:r w:rsidRPr="00BE7B79">
        <w:rPr>
          <w:sz w:val="28"/>
          <w:szCs w:val="28"/>
          <w:lang w:val="en-IN"/>
        </w:rPr>
        <w:t>Uses a location-based filter system to improve relevancy of search results.</w:t>
      </w:r>
    </w:p>
    <w:p w14:paraId="4CC2546E" w14:textId="77777777" w:rsidR="00885F01" w:rsidRPr="00BE7B79" w:rsidRDefault="00885F01" w:rsidP="00885F01">
      <w:pPr>
        <w:pStyle w:val="BodyText"/>
        <w:rPr>
          <w:sz w:val="28"/>
          <w:szCs w:val="28"/>
          <w:lang w:val="en-IN"/>
        </w:rPr>
      </w:pPr>
    </w:p>
    <w:p w14:paraId="562DF12D" w14:textId="77777777" w:rsidR="00885F01" w:rsidRPr="00BE7B79" w:rsidRDefault="00885F01" w:rsidP="00885F01">
      <w:pPr>
        <w:pStyle w:val="BodyText"/>
        <w:numPr>
          <w:ilvl w:val="0"/>
          <w:numId w:val="125"/>
        </w:numPr>
        <w:rPr>
          <w:sz w:val="28"/>
          <w:szCs w:val="28"/>
          <w:lang w:val="en-IN"/>
        </w:rPr>
      </w:pPr>
      <w:r w:rsidRPr="00BE7B79">
        <w:rPr>
          <w:sz w:val="28"/>
          <w:szCs w:val="28"/>
          <w:lang w:val="en-IN"/>
        </w:rPr>
        <w:t>Implements a crop holding mechanism that manages availability and prevents conflicts.</w:t>
      </w:r>
    </w:p>
    <w:p w14:paraId="3B8A36CC" w14:textId="77777777" w:rsidR="00885F01" w:rsidRPr="00BE7B79" w:rsidRDefault="00885F01" w:rsidP="00885F01">
      <w:pPr>
        <w:pStyle w:val="BodyText"/>
        <w:rPr>
          <w:sz w:val="28"/>
          <w:szCs w:val="28"/>
          <w:lang w:val="en-IN"/>
        </w:rPr>
      </w:pPr>
    </w:p>
    <w:p w14:paraId="4064F5B8" w14:textId="77777777" w:rsidR="00885F01" w:rsidRPr="00BE7B79" w:rsidRDefault="00885F01" w:rsidP="00885F01">
      <w:pPr>
        <w:pStyle w:val="BodyText"/>
        <w:numPr>
          <w:ilvl w:val="0"/>
          <w:numId w:val="125"/>
        </w:numPr>
        <w:rPr>
          <w:sz w:val="28"/>
          <w:szCs w:val="28"/>
          <w:lang w:val="en-IN"/>
        </w:rPr>
      </w:pPr>
      <w:r w:rsidRPr="00BE7B79">
        <w:rPr>
          <w:sz w:val="28"/>
          <w:szCs w:val="28"/>
          <w:lang w:val="en-IN"/>
        </w:rPr>
        <w:t>Uses MySQL for storing data, with frontend technologies like HTML, CSS, JavaScript, and backend logic in Node.js/PHP/ServiceNow (as per implementation).</w:t>
      </w:r>
    </w:p>
    <w:p w14:paraId="7C3363DD" w14:textId="77777777" w:rsidR="00885F01" w:rsidRPr="00BE7B79" w:rsidRDefault="00885F01" w:rsidP="00885F01">
      <w:pPr>
        <w:pStyle w:val="BodyText"/>
        <w:rPr>
          <w:sz w:val="28"/>
          <w:szCs w:val="28"/>
          <w:lang w:val="en-IN"/>
        </w:rPr>
      </w:pPr>
    </w:p>
    <w:p w14:paraId="5A8B1530" w14:textId="77777777" w:rsidR="00885F01" w:rsidRPr="00BE7B79" w:rsidRDefault="00885F01" w:rsidP="00885F01">
      <w:pPr>
        <w:pStyle w:val="BodyText"/>
        <w:numPr>
          <w:ilvl w:val="0"/>
          <w:numId w:val="125"/>
        </w:numPr>
        <w:rPr>
          <w:sz w:val="28"/>
          <w:szCs w:val="28"/>
          <w:lang w:val="en-IN"/>
        </w:rPr>
      </w:pPr>
      <w:r w:rsidRPr="00BE7B79">
        <w:rPr>
          <w:sz w:val="28"/>
          <w:szCs w:val="28"/>
          <w:lang w:val="en-IN"/>
        </w:rPr>
        <w:t>Can be extended to include real-time chat, Aadhaar-based login, AI pricing predictions, and a mobile app for ease of access.</w:t>
      </w:r>
    </w:p>
    <w:p w14:paraId="24B8AEAD" w14:textId="77777777" w:rsidR="00885F01" w:rsidRPr="00BE7B79" w:rsidRDefault="00885F01" w:rsidP="00885F01">
      <w:pPr>
        <w:pStyle w:val="BodyText"/>
        <w:rPr>
          <w:sz w:val="28"/>
          <w:szCs w:val="28"/>
          <w:lang w:val="en-IN"/>
        </w:rPr>
      </w:pPr>
    </w:p>
    <w:p w14:paraId="5C11ED53" w14:textId="77777777" w:rsidR="00885F01" w:rsidRPr="00BE7B79" w:rsidRDefault="00885F01" w:rsidP="00885F01">
      <w:pPr>
        <w:pStyle w:val="BodyText"/>
        <w:rPr>
          <w:sz w:val="28"/>
          <w:szCs w:val="28"/>
          <w:lang w:val="en-IN"/>
        </w:rPr>
      </w:pPr>
    </w:p>
    <w:p w14:paraId="36CA781F" w14:textId="77777777" w:rsidR="00885F01" w:rsidRPr="00BE7B79" w:rsidRDefault="00885F01" w:rsidP="00885F01">
      <w:pPr>
        <w:pStyle w:val="BodyText"/>
        <w:rPr>
          <w:sz w:val="28"/>
          <w:szCs w:val="28"/>
          <w:lang w:val="en-IN"/>
        </w:rPr>
      </w:pPr>
      <w:r w:rsidRPr="00BE7B79">
        <w:rPr>
          <w:b/>
          <w:bCs/>
          <w:sz w:val="28"/>
          <w:szCs w:val="28"/>
          <w:lang w:val="en-IN"/>
        </w:rPr>
        <w:t>Societal Scope</w:t>
      </w:r>
      <w:r w:rsidRPr="00BE7B79">
        <w:rPr>
          <w:sz w:val="28"/>
          <w:szCs w:val="28"/>
          <w:lang w:val="en-IN"/>
        </w:rPr>
        <w:t>:</w:t>
      </w:r>
    </w:p>
    <w:p w14:paraId="106F177B" w14:textId="77777777" w:rsidR="00885F01" w:rsidRPr="00BE7B79" w:rsidRDefault="00885F01" w:rsidP="00885F01">
      <w:pPr>
        <w:pStyle w:val="BodyText"/>
        <w:rPr>
          <w:sz w:val="28"/>
          <w:szCs w:val="28"/>
          <w:lang w:val="en-IN"/>
        </w:rPr>
      </w:pPr>
    </w:p>
    <w:p w14:paraId="10E47179" w14:textId="77777777" w:rsidR="00885F01" w:rsidRPr="00BE7B79" w:rsidRDefault="00885F01" w:rsidP="00885F01">
      <w:pPr>
        <w:pStyle w:val="BodyText"/>
        <w:numPr>
          <w:ilvl w:val="0"/>
          <w:numId w:val="124"/>
        </w:numPr>
        <w:rPr>
          <w:sz w:val="28"/>
          <w:szCs w:val="28"/>
          <w:lang w:val="en-IN"/>
        </w:rPr>
      </w:pPr>
      <w:r w:rsidRPr="00BE7B79">
        <w:rPr>
          <w:sz w:val="28"/>
          <w:szCs w:val="28"/>
          <w:lang w:val="en-IN"/>
        </w:rPr>
        <w:t>Helps increase the income of small and marginal farmers by giving them direct market access.</w:t>
      </w:r>
    </w:p>
    <w:p w14:paraId="26E1F3BE" w14:textId="77777777" w:rsidR="00885F01" w:rsidRPr="00BE7B79" w:rsidRDefault="00885F01" w:rsidP="00885F01">
      <w:pPr>
        <w:pStyle w:val="BodyText"/>
        <w:rPr>
          <w:sz w:val="28"/>
          <w:szCs w:val="28"/>
          <w:lang w:val="en-IN"/>
        </w:rPr>
      </w:pPr>
    </w:p>
    <w:p w14:paraId="08763CEF" w14:textId="4550901F" w:rsidR="006C3158" w:rsidRPr="00BE7B79" w:rsidRDefault="00885F01" w:rsidP="00885F01">
      <w:pPr>
        <w:pStyle w:val="BodyText"/>
        <w:numPr>
          <w:ilvl w:val="0"/>
          <w:numId w:val="124"/>
        </w:numPr>
        <w:rPr>
          <w:sz w:val="28"/>
          <w:szCs w:val="28"/>
          <w:lang w:val="en-IN"/>
        </w:rPr>
      </w:pPr>
      <w:r w:rsidRPr="00BE7B79">
        <w:rPr>
          <w:sz w:val="28"/>
          <w:szCs w:val="28"/>
          <w:lang w:val="en-IN"/>
        </w:rPr>
        <w:t>Builds consumer trust by allowing them to connect with farmers, see images, and negotiate.</w:t>
      </w:r>
    </w:p>
    <w:p w14:paraId="36B07CCD" w14:textId="77777777" w:rsidR="00885F01" w:rsidRPr="00BE7B79" w:rsidRDefault="00885F01" w:rsidP="00885F01">
      <w:pPr>
        <w:pStyle w:val="BodyText"/>
        <w:rPr>
          <w:sz w:val="28"/>
          <w:szCs w:val="28"/>
          <w:lang w:val="en-IN"/>
        </w:rPr>
      </w:pPr>
    </w:p>
    <w:p w14:paraId="1770CE77" w14:textId="77777777" w:rsidR="00885F01" w:rsidRPr="00BE7B79" w:rsidRDefault="00885F01" w:rsidP="00885F01">
      <w:pPr>
        <w:pStyle w:val="BodyText"/>
        <w:numPr>
          <w:ilvl w:val="0"/>
          <w:numId w:val="124"/>
        </w:numPr>
        <w:rPr>
          <w:sz w:val="28"/>
          <w:szCs w:val="28"/>
        </w:rPr>
      </w:pPr>
      <w:r w:rsidRPr="00BE7B79">
        <w:rPr>
          <w:sz w:val="28"/>
          <w:szCs w:val="28"/>
        </w:rPr>
        <w:t>Encourages local purchasing and sustainability.</w:t>
      </w:r>
    </w:p>
    <w:p w14:paraId="5DAD7C74" w14:textId="77777777" w:rsidR="00885F01" w:rsidRPr="00BE7B79" w:rsidRDefault="00885F01" w:rsidP="00885F01">
      <w:pPr>
        <w:pStyle w:val="BodyText"/>
        <w:rPr>
          <w:sz w:val="28"/>
          <w:szCs w:val="28"/>
        </w:rPr>
      </w:pPr>
    </w:p>
    <w:p w14:paraId="638C4415" w14:textId="77777777" w:rsidR="00885F01" w:rsidRPr="00BE7B79" w:rsidRDefault="00885F01" w:rsidP="00885F01">
      <w:pPr>
        <w:pStyle w:val="BodyText"/>
        <w:numPr>
          <w:ilvl w:val="0"/>
          <w:numId w:val="124"/>
        </w:numPr>
        <w:rPr>
          <w:sz w:val="28"/>
          <w:szCs w:val="28"/>
        </w:rPr>
      </w:pPr>
      <w:r w:rsidRPr="00BE7B79">
        <w:rPr>
          <w:sz w:val="28"/>
          <w:szCs w:val="28"/>
        </w:rPr>
        <w:t>Acts as a model for smart agriculture and digital empowerment in rural India.</w:t>
      </w:r>
    </w:p>
    <w:p w14:paraId="171CC095" w14:textId="77777777" w:rsidR="00885F01" w:rsidRPr="00BE7B79" w:rsidRDefault="00885F01" w:rsidP="00885F01">
      <w:pPr>
        <w:pStyle w:val="BodyText"/>
        <w:rPr>
          <w:sz w:val="28"/>
          <w:szCs w:val="28"/>
        </w:rPr>
      </w:pPr>
    </w:p>
    <w:p w14:paraId="4514DDA2" w14:textId="77777777" w:rsidR="00885F01" w:rsidRPr="00BE7B79" w:rsidRDefault="00885F01" w:rsidP="00885F01">
      <w:pPr>
        <w:pStyle w:val="BodyText"/>
        <w:numPr>
          <w:ilvl w:val="0"/>
          <w:numId w:val="124"/>
        </w:numPr>
        <w:rPr>
          <w:sz w:val="28"/>
          <w:szCs w:val="28"/>
        </w:rPr>
      </w:pPr>
      <w:r w:rsidRPr="00BE7B79">
        <w:rPr>
          <w:sz w:val="28"/>
          <w:szCs w:val="28"/>
        </w:rPr>
        <w:t>Supports Digital India and Atmanirbhar Bharat initiatives by promoting self-reliance.</w:t>
      </w:r>
    </w:p>
    <w:p w14:paraId="60D6BE9B" w14:textId="77777777" w:rsidR="00885F01" w:rsidRPr="00BE7B79" w:rsidRDefault="00885F01" w:rsidP="00885F01">
      <w:pPr>
        <w:pStyle w:val="BodyText"/>
        <w:rPr>
          <w:sz w:val="28"/>
          <w:szCs w:val="28"/>
        </w:rPr>
      </w:pPr>
    </w:p>
    <w:p w14:paraId="3B0C46EF" w14:textId="77777777" w:rsidR="006C3158" w:rsidRDefault="006C3158">
      <w:pPr>
        <w:pStyle w:val="BodyText"/>
        <w:ind w:left="0"/>
        <w:rPr>
          <w:sz w:val="50"/>
        </w:rPr>
      </w:pPr>
    </w:p>
    <w:p w14:paraId="610A1BCF" w14:textId="77777777" w:rsidR="006C3158" w:rsidRDefault="006C3158">
      <w:pPr>
        <w:pStyle w:val="BodyText"/>
        <w:ind w:left="0"/>
        <w:rPr>
          <w:sz w:val="50"/>
        </w:rPr>
      </w:pPr>
    </w:p>
    <w:p w14:paraId="0D374B15" w14:textId="77777777" w:rsidR="009F0476" w:rsidRDefault="009F0476">
      <w:pPr>
        <w:pStyle w:val="BodyText"/>
        <w:ind w:left="0"/>
        <w:rPr>
          <w:sz w:val="50"/>
        </w:rPr>
      </w:pPr>
    </w:p>
    <w:p w14:paraId="5BD9BDFF" w14:textId="77777777" w:rsidR="006C3158" w:rsidRDefault="006C3158">
      <w:pPr>
        <w:pStyle w:val="BodyText"/>
        <w:ind w:left="0"/>
        <w:rPr>
          <w:sz w:val="50"/>
        </w:rPr>
      </w:pPr>
    </w:p>
    <w:p w14:paraId="4B5ACBC2" w14:textId="77777777" w:rsidR="006C3158" w:rsidRDefault="006C3158">
      <w:pPr>
        <w:pStyle w:val="BodyText"/>
        <w:ind w:left="0"/>
        <w:rPr>
          <w:sz w:val="50"/>
        </w:rPr>
      </w:pPr>
    </w:p>
    <w:p w14:paraId="3A83B274" w14:textId="77777777" w:rsidR="006C28EC" w:rsidRDefault="006C28EC">
      <w:pPr>
        <w:pStyle w:val="BodyText"/>
        <w:spacing w:before="347"/>
        <w:ind w:left="0"/>
        <w:rPr>
          <w:sz w:val="50"/>
        </w:rPr>
      </w:pPr>
    </w:p>
    <w:p w14:paraId="20238EBF" w14:textId="77777777" w:rsidR="006C28EC" w:rsidRDefault="006C28EC">
      <w:pPr>
        <w:pStyle w:val="BodyText"/>
        <w:spacing w:before="347"/>
        <w:ind w:left="0"/>
        <w:rPr>
          <w:sz w:val="50"/>
        </w:rPr>
      </w:pPr>
    </w:p>
    <w:p w14:paraId="307AA933" w14:textId="77777777" w:rsidR="00AA56C0" w:rsidRDefault="00AA56C0">
      <w:pPr>
        <w:pStyle w:val="BodyText"/>
        <w:spacing w:before="347"/>
        <w:ind w:left="0"/>
        <w:rPr>
          <w:sz w:val="50"/>
        </w:rPr>
      </w:pPr>
    </w:p>
    <w:p w14:paraId="65EBE42A" w14:textId="77777777" w:rsidR="006F67A0" w:rsidRDefault="006F67A0">
      <w:pPr>
        <w:pStyle w:val="Heading1"/>
        <w:rPr>
          <w:spacing w:val="-4"/>
        </w:rPr>
      </w:pPr>
    </w:p>
    <w:p w14:paraId="6C249C88" w14:textId="372D74F0" w:rsidR="006C3158" w:rsidRDefault="00000000">
      <w:pPr>
        <w:pStyle w:val="Heading1"/>
      </w:pPr>
      <w:r>
        <w:rPr>
          <w:spacing w:val="-4"/>
        </w:rPr>
        <w:t>CHAPTER</w:t>
      </w:r>
      <w:r>
        <w:rPr>
          <w:spacing w:val="-16"/>
        </w:rPr>
        <w:t xml:space="preserve"> </w:t>
      </w:r>
      <w:r>
        <w:rPr>
          <w:spacing w:val="-4"/>
        </w:rPr>
        <w:t>-</w:t>
      </w:r>
      <w:r>
        <w:rPr>
          <w:spacing w:val="-10"/>
        </w:rPr>
        <w:t>2</w:t>
      </w:r>
    </w:p>
    <w:p w14:paraId="5395F734" w14:textId="77777777" w:rsidR="006C3158" w:rsidRDefault="006C3158" w:rsidP="00B32266">
      <w:pPr>
        <w:pStyle w:val="Heading1"/>
        <w:jc w:val="left"/>
        <w:sectPr w:rsidR="006C3158">
          <w:pgSz w:w="11930" w:h="16860"/>
          <w:pgMar w:top="1940" w:right="1275" w:bottom="1220" w:left="992" w:header="0" w:footer="1022" w:gutter="0"/>
          <w:cols w:space="720"/>
        </w:sectPr>
      </w:pPr>
    </w:p>
    <w:p w14:paraId="3B0C83AD" w14:textId="66225CFF" w:rsidR="00B32266" w:rsidRDefault="00000000" w:rsidP="00B32266">
      <w:pPr>
        <w:spacing w:before="100" w:beforeAutospacing="1" w:after="100" w:afterAutospacing="1"/>
        <w:jc w:val="center"/>
        <w:rPr>
          <w:b/>
          <w:bCs/>
          <w:sz w:val="40"/>
          <w:szCs w:val="40"/>
        </w:rPr>
      </w:pPr>
      <w:r w:rsidRPr="00B32266">
        <w:rPr>
          <w:b/>
          <w:bCs/>
          <w:sz w:val="40"/>
          <w:szCs w:val="40"/>
        </w:rPr>
        <w:lastRenderedPageBreak/>
        <w:t>CHAPTER 2</w:t>
      </w:r>
    </w:p>
    <w:p w14:paraId="47C1449C" w14:textId="77777777" w:rsidR="00DD5954" w:rsidRDefault="00555867" w:rsidP="00555867">
      <w:pPr>
        <w:spacing w:before="100" w:beforeAutospacing="1" w:after="100" w:afterAutospacing="1"/>
        <w:jc w:val="both"/>
        <w:rPr>
          <w:b/>
          <w:spacing w:val="-4"/>
          <w:sz w:val="24"/>
          <w:szCs w:val="24"/>
        </w:rPr>
      </w:pPr>
      <w:r>
        <w:rPr>
          <w:b/>
          <w:spacing w:val="-4"/>
          <w:sz w:val="24"/>
          <w:szCs w:val="24"/>
        </w:rPr>
        <w:t xml:space="preserve">                                                            </w:t>
      </w:r>
    </w:p>
    <w:p w14:paraId="7AA8561A" w14:textId="494A0E36" w:rsidR="00B32266" w:rsidRDefault="00DD5954" w:rsidP="00555867">
      <w:pPr>
        <w:spacing w:before="100" w:beforeAutospacing="1" w:after="100" w:afterAutospacing="1"/>
        <w:jc w:val="both"/>
        <w:rPr>
          <w:b/>
          <w:spacing w:val="-2"/>
          <w:sz w:val="24"/>
          <w:szCs w:val="24"/>
        </w:rPr>
      </w:pPr>
      <w:r>
        <w:rPr>
          <w:b/>
          <w:spacing w:val="-4"/>
          <w:sz w:val="24"/>
          <w:szCs w:val="24"/>
        </w:rPr>
        <w:t xml:space="preserve">                                                             </w:t>
      </w:r>
      <w:r w:rsidR="00555867">
        <w:rPr>
          <w:b/>
          <w:spacing w:val="-4"/>
          <w:sz w:val="24"/>
          <w:szCs w:val="24"/>
        </w:rPr>
        <w:t xml:space="preserve"> </w:t>
      </w:r>
      <w:r w:rsidR="00B32266" w:rsidRPr="007B3E1E">
        <w:rPr>
          <w:b/>
          <w:spacing w:val="-4"/>
          <w:sz w:val="24"/>
          <w:szCs w:val="24"/>
        </w:rPr>
        <w:t>LITERATURE</w:t>
      </w:r>
      <w:r w:rsidR="00B32266" w:rsidRPr="007B3E1E">
        <w:rPr>
          <w:b/>
          <w:spacing w:val="-3"/>
          <w:sz w:val="24"/>
          <w:szCs w:val="24"/>
        </w:rPr>
        <w:t xml:space="preserve"> </w:t>
      </w:r>
      <w:r w:rsidR="00B32266" w:rsidRPr="007B3E1E">
        <w:rPr>
          <w:b/>
          <w:spacing w:val="-2"/>
          <w:sz w:val="24"/>
          <w:szCs w:val="24"/>
        </w:rPr>
        <w:t>REVIEW</w:t>
      </w:r>
    </w:p>
    <w:p w14:paraId="375CA0C8" w14:textId="77777777" w:rsidR="00DD5954" w:rsidRDefault="00DD5954" w:rsidP="00555867">
      <w:pPr>
        <w:spacing w:before="100" w:beforeAutospacing="1" w:after="100" w:afterAutospacing="1"/>
        <w:jc w:val="both"/>
        <w:rPr>
          <w:b/>
          <w:spacing w:val="-2"/>
          <w:sz w:val="24"/>
          <w:szCs w:val="24"/>
        </w:rPr>
      </w:pPr>
    </w:p>
    <w:p w14:paraId="76913F92" w14:textId="48345C24" w:rsidR="00DD5954" w:rsidRPr="00DD5954" w:rsidRDefault="00AC5149" w:rsidP="00DD5954">
      <w:pPr>
        <w:spacing w:line="360" w:lineRule="auto"/>
        <w:jc w:val="both"/>
        <w:rPr>
          <w:sz w:val="28"/>
          <w:szCs w:val="28"/>
          <w:lang w:val="en-IN"/>
        </w:rPr>
      </w:pPr>
      <w:r>
        <w:rPr>
          <w:sz w:val="28"/>
          <w:szCs w:val="28"/>
        </w:rPr>
        <w:t xml:space="preserve">           </w:t>
      </w:r>
      <w:r w:rsidR="00DD5954">
        <w:rPr>
          <w:sz w:val="28"/>
          <w:szCs w:val="28"/>
        </w:rPr>
        <w:t xml:space="preserve">     </w:t>
      </w:r>
      <w:r>
        <w:rPr>
          <w:sz w:val="28"/>
          <w:szCs w:val="28"/>
        </w:rPr>
        <w:t xml:space="preserve"> </w:t>
      </w:r>
      <w:r w:rsidR="00DD5954" w:rsidRPr="00DD5954">
        <w:rPr>
          <w:sz w:val="28"/>
          <w:szCs w:val="28"/>
        </w:rPr>
        <w:t>With the increasing integration of digital technologies into agriculture, direct-to-consumer (D2C) platforms have gained prominence as a way to bridge the gap between farmers and end-users. Traditional agricultural marketing systems often involve intermediaries, which reduce farmers' profits and lead to inefficiencies in distribution and pricing. Several studies have highlighted the transformative role of Information and Communication Technology (ICT) in enabling farmers to access wider markets (Kumar &amp; Patel, 2020). E-commerce platforms and mobile applications have been instrumental in empowering farmers, enhancing transparency, and promoting fair trade (Mehta &amp; Kumar, 2021). Furthermore, modern web technologies such as Node.js, React, and relational databases like MySQL provide a scalable and user-friendly interface for these applications (Ross &amp; Williams, 2021). Literature also supports the implementation of features such as real-time crop availability, online payments, consumer feedback, and geolocation-based services to improve user engagement and trust (Jha &amp; Sinha, 2019). Additionally, recent advancements in IoT and data analytics have enabled more precise monitoring of crop conditions and supply chain management, further increasing platform efficiency and reliability (Singh et al., 2022). Recent research emphasizes the importance of integrating AI-driven analytics and blockchain technology to further enhance supply chain transparency and optimize resource allocation (Patel et al., 2022). These insights informed the development of the proposed Farmer-to-Consumer platform, aimed at providing a sustainable, transparent, and efficient agricultural marketplace</w:t>
      </w:r>
      <w:r w:rsidR="00DD5954">
        <w:rPr>
          <w:sz w:val="28"/>
          <w:szCs w:val="28"/>
        </w:rPr>
        <w:t>.</w:t>
      </w:r>
    </w:p>
    <w:p w14:paraId="46D66572" w14:textId="3D40C704" w:rsidR="00555867" w:rsidRDefault="00555867" w:rsidP="00DD5954">
      <w:pPr>
        <w:spacing w:before="100" w:beforeAutospacing="1" w:after="100" w:afterAutospacing="1" w:line="360" w:lineRule="auto"/>
        <w:jc w:val="both"/>
        <w:rPr>
          <w:b/>
          <w:bCs/>
          <w:sz w:val="28"/>
          <w:szCs w:val="28"/>
          <w:lang w:val="en-IN"/>
        </w:rPr>
      </w:pPr>
    </w:p>
    <w:p w14:paraId="7A53825B" w14:textId="77777777" w:rsidR="00DD5954" w:rsidRPr="00DD5954" w:rsidRDefault="00DD5954" w:rsidP="00DD5954">
      <w:pPr>
        <w:widowControl/>
        <w:autoSpaceDE/>
        <w:autoSpaceDN/>
        <w:spacing w:before="100" w:beforeAutospacing="1" w:after="100" w:afterAutospacing="1" w:line="360" w:lineRule="auto"/>
        <w:jc w:val="both"/>
        <w:rPr>
          <w:b/>
          <w:bCs/>
          <w:sz w:val="28"/>
          <w:szCs w:val="28"/>
          <w:lang w:val="en-IN"/>
        </w:rPr>
      </w:pPr>
    </w:p>
    <w:p w14:paraId="15DD83AF" w14:textId="77777777" w:rsidR="00DD5954" w:rsidRDefault="00DD5954" w:rsidP="00DD5954">
      <w:pPr>
        <w:pStyle w:val="ListParagraph"/>
        <w:widowControl/>
        <w:autoSpaceDE/>
        <w:autoSpaceDN/>
        <w:spacing w:before="100" w:beforeAutospacing="1" w:after="100" w:afterAutospacing="1" w:line="360" w:lineRule="auto"/>
        <w:ind w:left="720" w:firstLine="0"/>
        <w:jc w:val="both"/>
        <w:rPr>
          <w:b/>
          <w:bCs/>
          <w:sz w:val="28"/>
          <w:szCs w:val="28"/>
          <w:lang w:val="en-IN"/>
        </w:rPr>
      </w:pPr>
    </w:p>
    <w:p w14:paraId="28B579B1" w14:textId="2F817E78" w:rsidR="006F67A0" w:rsidRPr="00AC5149" w:rsidRDefault="006F67A0" w:rsidP="00DD5954">
      <w:pPr>
        <w:pStyle w:val="ListParagraph"/>
        <w:widowControl/>
        <w:autoSpaceDE/>
        <w:autoSpaceDN/>
        <w:spacing w:before="100" w:beforeAutospacing="1" w:after="100" w:afterAutospacing="1" w:line="360" w:lineRule="auto"/>
        <w:ind w:left="720" w:firstLine="0"/>
        <w:jc w:val="both"/>
        <w:rPr>
          <w:b/>
          <w:bCs/>
          <w:sz w:val="28"/>
          <w:szCs w:val="28"/>
          <w:lang w:val="en-IN"/>
        </w:rPr>
      </w:pPr>
      <w:r w:rsidRPr="00AC5149">
        <w:rPr>
          <w:b/>
          <w:bCs/>
          <w:sz w:val="28"/>
          <w:szCs w:val="28"/>
          <w:lang w:val="en-IN"/>
        </w:rPr>
        <w:t>Publications on Agricultural Supply Chain and E-Commerce</w:t>
      </w:r>
    </w:p>
    <w:p w14:paraId="2688C3F9" w14:textId="776407BB" w:rsidR="00DD5954" w:rsidRPr="00DD5954" w:rsidRDefault="006F67A0" w:rsidP="00DD5954">
      <w:pPr>
        <w:widowControl/>
        <w:numPr>
          <w:ilvl w:val="0"/>
          <w:numId w:val="162"/>
        </w:numPr>
        <w:autoSpaceDE/>
        <w:autoSpaceDN/>
        <w:spacing w:before="100" w:beforeAutospacing="1" w:after="100" w:afterAutospacing="1" w:line="360" w:lineRule="auto"/>
        <w:jc w:val="both"/>
        <w:rPr>
          <w:sz w:val="28"/>
          <w:szCs w:val="28"/>
          <w:lang w:val="en-IN"/>
        </w:rPr>
      </w:pPr>
      <w:r w:rsidRPr="00D12807">
        <w:rPr>
          <w:sz w:val="28"/>
          <w:szCs w:val="28"/>
          <w:lang w:val="en-IN"/>
        </w:rPr>
        <w:t>Tiwari, V. K., Rao, D. G., &amp; Mishra, S. K. (2017). Agricultural Supply Chain Management: A Literature Review.</w:t>
      </w:r>
      <w:r w:rsidRPr="00D12807">
        <w:rPr>
          <w:sz w:val="28"/>
          <w:szCs w:val="28"/>
          <w:lang w:val="en-IN"/>
        </w:rPr>
        <w:br/>
        <w:t>International Journal of Logistics Systems and Management, 28(2), 102-119.</w:t>
      </w:r>
      <w:r w:rsidRPr="00D12807">
        <w:rPr>
          <w:sz w:val="28"/>
          <w:szCs w:val="28"/>
          <w:lang w:val="en-IN"/>
        </w:rPr>
        <w:br/>
        <w:t>This paper reviews the state of agricultural supply chain management, focusing on the integration of technology and e-commerce platforms to improve market access for farmers</w:t>
      </w:r>
    </w:p>
    <w:p w14:paraId="0491645F" w14:textId="77777777" w:rsidR="006F67A0" w:rsidRPr="00D12807" w:rsidRDefault="006F67A0" w:rsidP="00DD5954">
      <w:pPr>
        <w:widowControl/>
        <w:numPr>
          <w:ilvl w:val="0"/>
          <w:numId w:val="162"/>
        </w:numPr>
        <w:autoSpaceDE/>
        <w:autoSpaceDN/>
        <w:spacing w:before="100" w:beforeAutospacing="1" w:after="100" w:afterAutospacing="1" w:line="360" w:lineRule="auto"/>
        <w:jc w:val="both"/>
        <w:rPr>
          <w:sz w:val="28"/>
          <w:szCs w:val="28"/>
          <w:lang w:val="en-IN"/>
        </w:rPr>
      </w:pPr>
      <w:r w:rsidRPr="00D12807">
        <w:rPr>
          <w:sz w:val="28"/>
          <w:szCs w:val="28"/>
          <w:lang w:val="en-IN"/>
        </w:rPr>
        <w:t>Eastwood, C. M., Jones, J. P. H., &amp; Brotherton, L. W. (2015). E-commerce in Agriculture: Adoption and Impact.</w:t>
      </w:r>
      <w:r w:rsidRPr="00D12807">
        <w:rPr>
          <w:sz w:val="28"/>
          <w:szCs w:val="28"/>
          <w:lang w:val="en-IN"/>
        </w:rPr>
        <w:br/>
        <w:t>Journal of Agricultural Economics, 64(2), 234-250.</w:t>
      </w:r>
      <w:r w:rsidRPr="00D12807">
        <w:rPr>
          <w:sz w:val="28"/>
          <w:szCs w:val="28"/>
          <w:lang w:val="en-IN"/>
        </w:rPr>
        <w:br/>
        <w:t>The paper analyzes the adoption of e-commerce solutions in agriculture, with a focus on how they can enhance market efficiency and benefit farmers.</w:t>
      </w:r>
    </w:p>
    <w:p w14:paraId="58C445DC" w14:textId="77777777" w:rsidR="006F67A0" w:rsidRPr="00D12807" w:rsidRDefault="006F67A0" w:rsidP="00DD5954">
      <w:pPr>
        <w:widowControl/>
        <w:numPr>
          <w:ilvl w:val="0"/>
          <w:numId w:val="162"/>
        </w:numPr>
        <w:autoSpaceDE/>
        <w:autoSpaceDN/>
        <w:spacing w:before="100" w:beforeAutospacing="1" w:after="100" w:afterAutospacing="1" w:line="360" w:lineRule="auto"/>
        <w:jc w:val="both"/>
        <w:rPr>
          <w:sz w:val="28"/>
          <w:szCs w:val="28"/>
          <w:lang w:val="en-IN"/>
        </w:rPr>
      </w:pPr>
      <w:r w:rsidRPr="00D12807">
        <w:rPr>
          <w:sz w:val="28"/>
          <w:szCs w:val="28"/>
          <w:lang w:val="en-IN"/>
        </w:rPr>
        <w:t>Sage, C., &amp; Ho, K. (2019). AgriTech and Digital Transformation: Opportunities for Growth and Efficiency in Agriculture.</w:t>
      </w:r>
      <w:r w:rsidRPr="00D12807">
        <w:rPr>
          <w:sz w:val="28"/>
          <w:szCs w:val="28"/>
          <w:lang w:val="en-IN"/>
        </w:rPr>
        <w:br/>
        <w:t>Agricultural Systems, 168, 93-101.</w:t>
      </w:r>
      <w:r w:rsidRPr="00D12807">
        <w:rPr>
          <w:sz w:val="28"/>
          <w:szCs w:val="28"/>
          <w:lang w:val="en-IN"/>
        </w:rPr>
        <w:br/>
        <w:t>This study explores how the adoption of AgriTech innovations, including e-commerce platforms, can increase productivity and income for farmers while ensuring sustainable growth.</w:t>
      </w:r>
    </w:p>
    <w:p w14:paraId="7CB8EF58" w14:textId="77777777" w:rsidR="006F67A0" w:rsidRPr="00D12807" w:rsidRDefault="006F67A0" w:rsidP="00DD5954">
      <w:pPr>
        <w:widowControl/>
        <w:numPr>
          <w:ilvl w:val="0"/>
          <w:numId w:val="162"/>
        </w:numPr>
        <w:autoSpaceDE/>
        <w:autoSpaceDN/>
        <w:spacing w:before="100" w:beforeAutospacing="1" w:after="100" w:afterAutospacing="1" w:line="360" w:lineRule="auto"/>
        <w:jc w:val="both"/>
        <w:rPr>
          <w:sz w:val="28"/>
          <w:szCs w:val="28"/>
          <w:lang w:val="en-IN"/>
        </w:rPr>
      </w:pPr>
      <w:r w:rsidRPr="00D12807">
        <w:rPr>
          <w:sz w:val="28"/>
          <w:szCs w:val="28"/>
          <w:lang w:val="en-IN"/>
        </w:rPr>
        <w:t>Flichman, G., &amp; McNulty, J. (2018). Direct-to-Consumer Marketing Strategies for Farmers: Leveraging Technology for Market Access.</w:t>
      </w:r>
      <w:r w:rsidRPr="00D12807">
        <w:rPr>
          <w:sz w:val="28"/>
          <w:szCs w:val="28"/>
          <w:lang w:val="en-IN"/>
        </w:rPr>
        <w:br/>
        <w:t>Agribusiness, 34(4), 510-524.</w:t>
      </w:r>
      <w:r w:rsidRPr="00D12807">
        <w:rPr>
          <w:sz w:val="28"/>
          <w:szCs w:val="28"/>
          <w:lang w:val="en-IN"/>
        </w:rPr>
        <w:br/>
        <w:t>This publication discusses the various strategies that small farmers can use to access markets directly and benefit from digital platforms like e-commerce apps.</w:t>
      </w:r>
    </w:p>
    <w:p w14:paraId="4DBAF4FD" w14:textId="1955E2C1" w:rsidR="00DD5954" w:rsidRDefault="006F67A0" w:rsidP="00DD5954">
      <w:pPr>
        <w:widowControl/>
        <w:numPr>
          <w:ilvl w:val="0"/>
          <w:numId w:val="162"/>
        </w:numPr>
        <w:autoSpaceDE/>
        <w:autoSpaceDN/>
        <w:spacing w:before="100" w:beforeAutospacing="1" w:after="100" w:afterAutospacing="1" w:line="360" w:lineRule="auto"/>
        <w:jc w:val="both"/>
        <w:rPr>
          <w:sz w:val="28"/>
          <w:szCs w:val="28"/>
          <w:lang w:val="en-IN"/>
        </w:rPr>
      </w:pPr>
      <w:r w:rsidRPr="00D12807">
        <w:rPr>
          <w:sz w:val="28"/>
          <w:szCs w:val="28"/>
          <w:lang w:val="en-IN"/>
        </w:rPr>
        <w:t>Murphy, S. (2020). Connecting Farmers to Consumers: Challenges and Solutions in the Digital Marketplace.</w:t>
      </w:r>
      <w:r w:rsidRPr="00D12807">
        <w:rPr>
          <w:sz w:val="28"/>
          <w:szCs w:val="28"/>
          <w:lang w:val="en-IN"/>
        </w:rPr>
        <w:br/>
        <w:t>Journal of Sustainable Agriculture, 42(3), 200-215.</w:t>
      </w:r>
      <w:r w:rsidRPr="00D12807">
        <w:rPr>
          <w:sz w:val="28"/>
          <w:szCs w:val="28"/>
          <w:lang w:val="en-IN"/>
        </w:rPr>
        <w:br/>
      </w:r>
      <w:r w:rsidRPr="00D12807">
        <w:rPr>
          <w:sz w:val="28"/>
          <w:szCs w:val="28"/>
          <w:lang w:val="en-IN"/>
        </w:rPr>
        <w:lastRenderedPageBreak/>
        <w:t>This paper investigates the barriers to the widespread adoption of digital platforms for</w:t>
      </w:r>
      <w:r w:rsidRPr="00BE7B79">
        <w:rPr>
          <w:sz w:val="28"/>
          <w:szCs w:val="28"/>
          <w:lang w:val="en-IN"/>
        </w:rPr>
        <w:t xml:space="preserve"> farmers and provides insights into overcoming challenges such as limited tech access and trust issues.</w:t>
      </w:r>
    </w:p>
    <w:p w14:paraId="1163E4AF" w14:textId="27321618" w:rsidR="00DD5954" w:rsidRPr="00DD5954" w:rsidRDefault="00DD5954" w:rsidP="00DD5954">
      <w:pPr>
        <w:widowControl/>
        <w:autoSpaceDE/>
        <w:autoSpaceDN/>
        <w:spacing w:before="100" w:beforeAutospacing="1" w:after="100" w:afterAutospacing="1" w:line="360" w:lineRule="auto"/>
        <w:ind w:left="1069"/>
        <w:jc w:val="both"/>
        <w:rPr>
          <w:sz w:val="28"/>
          <w:szCs w:val="28"/>
          <w:lang w:val="en-IN"/>
        </w:rPr>
      </w:pPr>
      <w:r>
        <w:rPr>
          <w:sz w:val="28"/>
          <w:szCs w:val="28"/>
          <w:lang w:val="en-IN"/>
        </w:rPr>
        <w:t xml:space="preserve">   </w:t>
      </w:r>
    </w:p>
    <w:p w14:paraId="6BC56336" w14:textId="77777777" w:rsidR="006F67A0" w:rsidRPr="00AC5149" w:rsidRDefault="006F67A0" w:rsidP="00DD5954">
      <w:pPr>
        <w:pStyle w:val="ListParagraph"/>
        <w:widowControl/>
        <w:autoSpaceDE/>
        <w:autoSpaceDN/>
        <w:spacing w:before="100" w:beforeAutospacing="1" w:after="100" w:afterAutospacing="1" w:line="360" w:lineRule="auto"/>
        <w:ind w:left="1440" w:firstLine="0"/>
        <w:jc w:val="both"/>
        <w:rPr>
          <w:b/>
          <w:bCs/>
          <w:sz w:val="28"/>
          <w:szCs w:val="28"/>
          <w:lang w:val="en-IN"/>
        </w:rPr>
      </w:pPr>
      <w:r w:rsidRPr="00AC5149">
        <w:rPr>
          <w:b/>
          <w:bCs/>
          <w:sz w:val="28"/>
          <w:szCs w:val="28"/>
          <w:lang w:val="en-IN"/>
        </w:rPr>
        <w:t>Publications on Web and E-Commerce Development</w:t>
      </w:r>
    </w:p>
    <w:p w14:paraId="0E7C0EAC" w14:textId="77777777" w:rsidR="006F67A0" w:rsidRPr="00BE7B79" w:rsidRDefault="006F67A0" w:rsidP="00DD5954">
      <w:pPr>
        <w:widowControl/>
        <w:numPr>
          <w:ilvl w:val="0"/>
          <w:numId w:val="162"/>
        </w:numPr>
        <w:autoSpaceDE/>
        <w:autoSpaceDN/>
        <w:spacing w:before="100" w:beforeAutospacing="1" w:after="100" w:afterAutospacing="1" w:line="360" w:lineRule="auto"/>
        <w:jc w:val="both"/>
        <w:rPr>
          <w:sz w:val="28"/>
          <w:szCs w:val="28"/>
          <w:lang w:val="en-IN"/>
        </w:rPr>
      </w:pPr>
      <w:r w:rsidRPr="00BE7B79">
        <w:rPr>
          <w:sz w:val="28"/>
          <w:szCs w:val="28"/>
          <w:lang w:val="en-IN"/>
        </w:rPr>
        <w:t>Mikhaylov, A., &amp; Popov, M. (2017). Design and Development of E-commerce Platforms for Agricultural Products.</w:t>
      </w:r>
      <w:r w:rsidRPr="00BE7B79">
        <w:rPr>
          <w:sz w:val="28"/>
          <w:szCs w:val="28"/>
          <w:lang w:val="en-IN"/>
        </w:rPr>
        <w:br/>
        <w:t>International Journal of Web Engineering and Technology, 12(1), 35-46.</w:t>
      </w:r>
      <w:r w:rsidRPr="00BE7B79">
        <w:rPr>
          <w:sz w:val="28"/>
          <w:szCs w:val="28"/>
          <w:lang w:val="en-IN"/>
        </w:rPr>
        <w:br/>
        <w:t>The paper highlights the design principles of e-commerce platforms tailored for agricultural products, focusing on usability and performance in rural and semi-urban markets.</w:t>
      </w:r>
    </w:p>
    <w:p w14:paraId="484BA04B" w14:textId="77777777" w:rsidR="006F67A0" w:rsidRPr="00BE7B79" w:rsidRDefault="006F67A0" w:rsidP="00DD5954">
      <w:pPr>
        <w:widowControl/>
        <w:numPr>
          <w:ilvl w:val="0"/>
          <w:numId w:val="162"/>
        </w:numPr>
        <w:autoSpaceDE/>
        <w:autoSpaceDN/>
        <w:spacing w:before="100" w:beforeAutospacing="1" w:after="100" w:afterAutospacing="1" w:line="360" w:lineRule="auto"/>
        <w:jc w:val="both"/>
        <w:rPr>
          <w:sz w:val="28"/>
          <w:szCs w:val="28"/>
          <w:lang w:val="en-IN"/>
        </w:rPr>
      </w:pPr>
      <w:r w:rsidRPr="00BE7B79">
        <w:rPr>
          <w:sz w:val="28"/>
          <w:szCs w:val="28"/>
          <w:lang w:val="en-IN"/>
        </w:rPr>
        <w:t>Finkelstein, L., &amp; Shimer, P. (2019). Web-Based Applications in Agriculture: An Overview of Industry Trends.</w:t>
      </w:r>
      <w:r w:rsidRPr="00BE7B79">
        <w:rPr>
          <w:sz w:val="28"/>
          <w:szCs w:val="28"/>
          <w:lang w:val="en-IN"/>
        </w:rPr>
        <w:br/>
        <w:t>Agricultural Information Science, 5(2), 45-58.</w:t>
      </w:r>
      <w:r w:rsidRPr="00BE7B79">
        <w:rPr>
          <w:sz w:val="28"/>
          <w:szCs w:val="28"/>
          <w:lang w:val="en-IN"/>
        </w:rPr>
        <w:br/>
        <w:t>This publication explores the various web-based applications that have been developed in the agriculture industry, including apps for direct farmer-consumer transactions.</w:t>
      </w:r>
    </w:p>
    <w:p w14:paraId="185145D9" w14:textId="499E10D4" w:rsidR="006F67A0" w:rsidRPr="00BE7B79" w:rsidRDefault="006F67A0" w:rsidP="00DD5954">
      <w:pPr>
        <w:widowControl/>
        <w:numPr>
          <w:ilvl w:val="0"/>
          <w:numId w:val="162"/>
        </w:numPr>
        <w:autoSpaceDE/>
        <w:autoSpaceDN/>
        <w:spacing w:before="100" w:beforeAutospacing="1" w:after="100" w:afterAutospacing="1" w:line="360" w:lineRule="auto"/>
        <w:jc w:val="both"/>
        <w:rPr>
          <w:sz w:val="28"/>
          <w:szCs w:val="28"/>
          <w:lang w:val="en-IN"/>
        </w:rPr>
      </w:pPr>
      <w:r w:rsidRPr="00BE7B79">
        <w:rPr>
          <w:sz w:val="28"/>
          <w:szCs w:val="28"/>
          <w:lang w:val="en-IN"/>
        </w:rPr>
        <w:t>Miller, D. W., &amp; Thomas, R. (2016). Building Scalable E-commerce Platforms Using</w:t>
      </w:r>
      <w:r w:rsidR="00BE7B79">
        <w:rPr>
          <w:sz w:val="28"/>
          <w:szCs w:val="28"/>
          <w:lang w:val="en-IN"/>
        </w:rPr>
        <w:t xml:space="preserve"> </w:t>
      </w:r>
      <w:r w:rsidRPr="00BE7B79">
        <w:rPr>
          <w:sz w:val="28"/>
          <w:szCs w:val="28"/>
          <w:lang w:val="en-IN"/>
        </w:rPr>
        <w:br/>
        <w:t>Journal of Web Development, 8(2), 110-119.</w:t>
      </w:r>
      <w:r w:rsidRPr="00BE7B79">
        <w:rPr>
          <w:sz w:val="28"/>
          <w:szCs w:val="28"/>
          <w:lang w:val="en-IN"/>
        </w:rPr>
        <w:br/>
        <w:t>A practical guide to using Node.js for building scalable and efficient e-commerce applications, which can be directly applied to the development of agricultural platforms.</w:t>
      </w:r>
    </w:p>
    <w:p w14:paraId="228FDEAF" w14:textId="737901B8" w:rsidR="00555867" w:rsidRPr="00DD5954" w:rsidRDefault="006F67A0" w:rsidP="00DD5954">
      <w:pPr>
        <w:widowControl/>
        <w:numPr>
          <w:ilvl w:val="0"/>
          <w:numId w:val="162"/>
        </w:numPr>
        <w:autoSpaceDE/>
        <w:autoSpaceDN/>
        <w:spacing w:before="100" w:beforeAutospacing="1" w:after="100" w:afterAutospacing="1" w:line="360" w:lineRule="auto"/>
        <w:jc w:val="both"/>
        <w:rPr>
          <w:sz w:val="28"/>
          <w:szCs w:val="28"/>
          <w:lang w:val="en-IN"/>
        </w:rPr>
      </w:pPr>
      <w:r w:rsidRPr="00BE7B79">
        <w:rPr>
          <w:sz w:val="28"/>
          <w:szCs w:val="28"/>
          <w:lang w:val="en-IN"/>
        </w:rPr>
        <w:t>Eisenberg, M., &amp; Rubenstein, M. (2018). Security and Payment Systems in Web-Based</w:t>
      </w:r>
      <w:r w:rsidR="00BE7B79">
        <w:rPr>
          <w:sz w:val="28"/>
          <w:szCs w:val="28"/>
          <w:lang w:val="en-IN"/>
        </w:rPr>
        <w:t xml:space="preserve"> e</w:t>
      </w:r>
      <w:r w:rsidRPr="00BE7B79">
        <w:rPr>
          <w:sz w:val="28"/>
          <w:szCs w:val="28"/>
          <w:lang w:val="en-IN"/>
        </w:rPr>
        <w:t>-commerce.Journal of Internet Security, 22(3), 134-145.</w:t>
      </w:r>
      <w:r w:rsidRPr="00BE7B79">
        <w:rPr>
          <w:sz w:val="28"/>
          <w:szCs w:val="28"/>
          <w:lang w:val="en-IN"/>
        </w:rPr>
        <w:br/>
        <w:t>The paper covers key security challenges in e-commerce platforms, including secure payment integration and user data protection, which are critical for building trust in agricultural apps.</w:t>
      </w:r>
    </w:p>
    <w:p w14:paraId="3BA836FA" w14:textId="3241D4DD" w:rsidR="006F67A0" w:rsidRPr="00555867" w:rsidRDefault="006F67A0" w:rsidP="00DD5954">
      <w:pPr>
        <w:pStyle w:val="ListParagraph"/>
        <w:widowControl/>
        <w:autoSpaceDE/>
        <w:autoSpaceDN/>
        <w:spacing w:before="100" w:beforeAutospacing="1" w:after="100" w:afterAutospacing="1" w:line="360" w:lineRule="auto"/>
        <w:ind w:left="720" w:firstLine="0"/>
        <w:jc w:val="both"/>
        <w:rPr>
          <w:b/>
          <w:bCs/>
          <w:sz w:val="28"/>
          <w:szCs w:val="28"/>
          <w:lang w:val="en-IN"/>
        </w:rPr>
      </w:pPr>
      <w:r w:rsidRPr="00555867">
        <w:rPr>
          <w:b/>
          <w:bCs/>
          <w:sz w:val="28"/>
          <w:szCs w:val="28"/>
          <w:lang w:val="en-IN"/>
        </w:rPr>
        <w:lastRenderedPageBreak/>
        <w:t>Publications on Agricultural Technology and Impact</w:t>
      </w:r>
    </w:p>
    <w:p w14:paraId="3F51E8D1" w14:textId="60A5C9CF" w:rsidR="006F67A0" w:rsidRPr="00BE7B79" w:rsidRDefault="006F67A0" w:rsidP="00DD5954">
      <w:pPr>
        <w:widowControl/>
        <w:numPr>
          <w:ilvl w:val="0"/>
          <w:numId w:val="162"/>
        </w:numPr>
        <w:autoSpaceDE/>
        <w:autoSpaceDN/>
        <w:spacing w:before="100" w:beforeAutospacing="1" w:after="100" w:afterAutospacing="1" w:line="360" w:lineRule="auto"/>
        <w:jc w:val="both"/>
        <w:rPr>
          <w:sz w:val="28"/>
          <w:szCs w:val="28"/>
          <w:lang w:val="en-IN"/>
        </w:rPr>
      </w:pPr>
      <w:r w:rsidRPr="00BE7B79">
        <w:rPr>
          <w:sz w:val="28"/>
          <w:szCs w:val="28"/>
          <w:lang w:val="en-IN"/>
        </w:rPr>
        <w:t>Jones, L., &amp; Morgan, J. (2017). The Role of Technology in Modernizing the Agricultural Sector: A Case Study of Mobile Platforms.</w:t>
      </w:r>
      <w:r w:rsidRPr="00BE7B79">
        <w:rPr>
          <w:sz w:val="28"/>
          <w:szCs w:val="28"/>
          <w:lang w:val="en-IN"/>
        </w:rPr>
        <w:br/>
        <w:t>Technology an</w:t>
      </w:r>
      <w:del w:id="1" w:author="Lakshmi Gayathri Kolli" w:date="2025-04-17T14:10:00Z" w16du:dateUtc="2025-04-17T08:40:00Z">
        <w:r w:rsidRPr="00BE7B79" w:rsidDel="00B91383">
          <w:rPr>
            <w:sz w:val="28"/>
            <w:szCs w:val="28"/>
            <w:lang w:val="en-IN"/>
          </w:rPr>
          <w:delText xml:space="preserve">d </w:delText>
        </w:r>
      </w:del>
      <w:r w:rsidRPr="00BE7B79">
        <w:rPr>
          <w:sz w:val="28"/>
          <w:szCs w:val="28"/>
          <w:lang w:val="en-IN"/>
        </w:rPr>
        <w:t>Innovation in Agriculture, 21(1), 75-89.</w:t>
      </w:r>
      <w:r w:rsidRPr="00BE7B79">
        <w:rPr>
          <w:sz w:val="28"/>
          <w:szCs w:val="28"/>
          <w:lang w:val="en-IN"/>
        </w:rPr>
        <w:br/>
        <w:t>This case study examines how mobile platforms are transforming the agricultural sector, especially for smallholder farmers in developing countries.</w:t>
      </w:r>
    </w:p>
    <w:p w14:paraId="445D6527" w14:textId="77777777" w:rsidR="006F67A0" w:rsidRPr="00BE7B79" w:rsidRDefault="006F67A0" w:rsidP="00DD5954">
      <w:pPr>
        <w:widowControl/>
        <w:numPr>
          <w:ilvl w:val="0"/>
          <w:numId w:val="162"/>
        </w:numPr>
        <w:autoSpaceDE/>
        <w:autoSpaceDN/>
        <w:spacing w:before="100" w:beforeAutospacing="1" w:after="100" w:afterAutospacing="1" w:line="360" w:lineRule="auto"/>
        <w:jc w:val="both"/>
        <w:rPr>
          <w:sz w:val="28"/>
          <w:szCs w:val="28"/>
          <w:lang w:val="en-IN"/>
        </w:rPr>
      </w:pPr>
      <w:r w:rsidRPr="00BE7B79">
        <w:rPr>
          <w:sz w:val="28"/>
          <w:szCs w:val="28"/>
          <w:lang w:val="en-IN"/>
        </w:rPr>
        <w:t>Cowan, R., &amp; Slater, R. (2019). The Role of Digital Platforms in Empowering Smallholder Farmers: A Review of Existing Models.</w:t>
      </w:r>
      <w:r w:rsidRPr="00BE7B79">
        <w:rPr>
          <w:sz w:val="28"/>
          <w:szCs w:val="28"/>
          <w:lang w:val="en-IN"/>
        </w:rPr>
        <w:br/>
        <w:t>Journal of</w:t>
      </w:r>
      <w:del w:id="2" w:author="Lakshmi Gayathri Kolli" w:date="2025-04-17T14:10:00Z" w16du:dateUtc="2025-04-17T08:40:00Z">
        <w:r w:rsidRPr="00BE7B79" w:rsidDel="00B91383">
          <w:rPr>
            <w:sz w:val="28"/>
            <w:szCs w:val="28"/>
            <w:lang w:val="en-IN"/>
          </w:rPr>
          <w:delText xml:space="preserve"> </w:delText>
        </w:r>
      </w:del>
      <w:r w:rsidRPr="00BE7B79">
        <w:rPr>
          <w:sz w:val="28"/>
          <w:szCs w:val="28"/>
          <w:lang w:val="en-IN"/>
        </w:rPr>
        <w:t>AgriTech Innovations, 3(2), 111-125.</w:t>
      </w:r>
      <w:r w:rsidRPr="00BE7B79">
        <w:rPr>
          <w:sz w:val="28"/>
          <w:szCs w:val="28"/>
          <w:lang w:val="en-IN"/>
        </w:rPr>
        <w:br/>
        <w:t>The paper explores the impact of digital platforms on smallholder farmers, providing insights into how such platforms can improve access to markets and enhance livelihoods.</w:t>
      </w:r>
    </w:p>
    <w:p w14:paraId="4DFE7118" w14:textId="77777777" w:rsidR="006F67A0" w:rsidRPr="00BE7B79" w:rsidRDefault="006F67A0" w:rsidP="00DD5954">
      <w:pPr>
        <w:widowControl/>
        <w:numPr>
          <w:ilvl w:val="0"/>
          <w:numId w:val="162"/>
        </w:numPr>
        <w:autoSpaceDE/>
        <w:autoSpaceDN/>
        <w:spacing w:before="100" w:beforeAutospacing="1" w:after="100" w:afterAutospacing="1" w:line="360" w:lineRule="auto"/>
        <w:jc w:val="both"/>
        <w:rPr>
          <w:sz w:val="28"/>
          <w:szCs w:val="28"/>
          <w:lang w:val="en-IN"/>
        </w:rPr>
      </w:pPr>
      <w:r w:rsidRPr="00BE7B79">
        <w:rPr>
          <w:sz w:val="28"/>
          <w:szCs w:val="28"/>
          <w:lang w:val="en-IN"/>
        </w:rPr>
        <w:t>Singh, P., &amp; Kumar, A. (2020). Leveraging IoT and Cloud Computing for Agri-Commerce: An Integrated Approach.</w:t>
      </w:r>
      <w:r w:rsidRPr="00BE7B79">
        <w:rPr>
          <w:sz w:val="28"/>
          <w:szCs w:val="28"/>
          <w:lang w:val="en-IN"/>
        </w:rPr>
        <w:br/>
        <w:t>Journal of Agriculture and Technology, 7(3), 98-107.</w:t>
      </w:r>
      <w:r w:rsidRPr="00BE7B79">
        <w:rPr>
          <w:sz w:val="28"/>
          <w:szCs w:val="28"/>
          <w:lang w:val="en-IN"/>
        </w:rPr>
        <w:br/>
        <w:t>This publication discusses the use of Internet of Things (IoT) devices and cloud computing technologies to create integrated solutions for agri-commerce platforms, including those connecting farmers and consumers.</w:t>
      </w:r>
    </w:p>
    <w:p w14:paraId="45DC86E4" w14:textId="7D48D5CE" w:rsidR="006F67A0" w:rsidRPr="00555867" w:rsidRDefault="006F67A0" w:rsidP="00DD5954">
      <w:pPr>
        <w:widowControl/>
        <w:numPr>
          <w:ilvl w:val="0"/>
          <w:numId w:val="162"/>
        </w:numPr>
        <w:autoSpaceDE/>
        <w:autoSpaceDN/>
        <w:spacing w:before="100" w:beforeAutospacing="1" w:after="100" w:afterAutospacing="1" w:line="360" w:lineRule="auto"/>
        <w:jc w:val="both"/>
        <w:rPr>
          <w:sz w:val="28"/>
          <w:szCs w:val="28"/>
          <w:lang w:val="en-IN"/>
        </w:rPr>
      </w:pPr>
      <w:r w:rsidRPr="00BE7B79">
        <w:rPr>
          <w:sz w:val="28"/>
          <w:szCs w:val="28"/>
          <w:lang w:val="en-IN"/>
        </w:rPr>
        <w:t>Vasantha, S., &amp; Jha, V. (2021). Impact of E-Commerce on Farmer's Profitability and Sustainability: Evidence from India.</w:t>
      </w:r>
      <w:r w:rsidRPr="00BE7B79">
        <w:rPr>
          <w:sz w:val="28"/>
          <w:szCs w:val="28"/>
          <w:lang w:val="en-IN"/>
        </w:rPr>
        <w:br/>
        <w:t>International Journal of Agricultural Economics, 5(4), 210-221.</w:t>
      </w:r>
      <w:r w:rsidRPr="00BE7B79">
        <w:rPr>
          <w:sz w:val="28"/>
          <w:szCs w:val="28"/>
          <w:lang w:val="en-IN"/>
        </w:rPr>
        <w:br/>
        <w:t>The study provides empirical evidence on how e-commerce platforms have positively impacted farmers' income, particularly in emerging markets like India.</w:t>
      </w:r>
    </w:p>
    <w:p w14:paraId="5F1BE2D6" w14:textId="77777777" w:rsidR="00DD5954" w:rsidRDefault="00DD5954" w:rsidP="00DD5954">
      <w:pPr>
        <w:pStyle w:val="ListParagraph"/>
        <w:widowControl/>
        <w:autoSpaceDE/>
        <w:autoSpaceDN/>
        <w:spacing w:before="100" w:beforeAutospacing="1" w:after="100" w:afterAutospacing="1" w:line="360" w:lineRule="auto"/>
        <w:ind w:left="1440" w:firstLine="0"/>
        <w:jc w:val="both"/>
        <w:rPr>
          <w:b/>
          <w:bCs/>
          <w:sz w:val="28"/>
          <w:szCs w:val="28"/>
          <w:lang w:val="en-IN"/>
        </w:rPr>
      </w:pPr>
    </w:p>
    <w:p w14:paraId="0A6D64C1" w14:textId="77777777" w:rsidR="00DD5954" w:rsidRDefault="00DD5954" w:rsidP="00DD5954">
      <w:pPr>
        <w:pStyle w:val="ListParagraph"/>
        <w:widowControl/>
        <w:autoSpaceDE/>
        <w:autoSpaceDN/>
        <w:spacing w:before="100" w:beforeAutospacing="1" w:after="100" w:afterAutospacing="1" w:line="360" w:lineRule="auto"/>
        <w:ind w:left="1440" w:firstLine="0"/>
        <w:jc w:val="both"/>
        <w:rPr>
          <w:b/>
          <w:bCs/>
          <w:sz w:val="28"/>
          <w:szCs w:val="28"/>
          <w:lang w:val="en-IN"/>
        </w:rPr>
      </w:pPr>
    </w:p>
    <w:p w14:paraId="382FA0C3" w14:textId="4BDA2294" w:rsidR="006F67A0" w:rsidRPr="00555867" w:rsidRDefault="006F67A0" w:rsidP="00DD5954">
      <w:pPr>
        <w:pStyle w:val="ListParagraph"/>
        <w:widowControl/>
        <w:autoSpaceDE/>
        <w:autoSpaceDN/>
        <w:spacing w:before="100" w:beforeAutospacing="1" w:after="100" w:afterAutospacing="1" w:line="360" w:lineRule="auto"/>
        <w:ind w:left="1440" w:firstLine="0"/>
        <w:jc w:val="both"/>
        <w:rPr>
          <w:b/>
          <w:bCs/>
          <w:sz w:val="28"/>
          <w:szCs w:val="28"/>
          <w:lang w:val="en-IN"/>
        </w:rPr>
      </w:pPr>
      <w:r w:rsidRPr="00555867">
        <w:rPr>
          <w:b/>
          <w:bCs/>
          <w:sz w:val="28"/>
          <w:szCs w:val="28"/>
          <w:lang w:val="en-IN"/>
        </w:rPr>
        <w:lastRenderedPageBreak/>
        <w:t>Other References on Agricultural Digital Platforms and Market Access</w:t>
      </w:r>
    </w:p>
    <w:p w14:paraId="16371AB4" w14:textId="77777777" w:rsidR="006F67A0" w:rsidRPr="00BE7B79" w:rsidRDefault="006F67A0" w:rsidP="00DD5954">
      <w:pPr>
        <w:widowControl/>
        <w:numPr>
          <w:ilvl w:val="0"/>
          <w:numId w:val="162"/>
        </w:numPr>
        <w:autoSpaceDE/>
        <w:autoSpaceDN/>
        <w:spacing w:before="100" w:beforeAutospacing="1" w:after="100" w:afterAutospacing="1" w:line="360" w:lineRule="auto"/>
        <w:jc w:val="both"/>
        <w:rPr>
          <w:sz w:val="28"/>
          <w:szCs w:val="28"/>
          <w:lang w:val="en-IN"/>
        </w:rPr>
      </w:pPr>
      <w:r w:rsidRPr="00BE7B79">
        <w:rPr>
          <w:sz w:val="28"/>
          <w:szCs w:val="28"/>
          <w:lang w:val="en-IN"/>
        </w:rPr>
        <w:t>AgFunder Network Partners (2020). Agri-Tech Investment Trends and Future Potential: A Market Overview.</w:t>
      </w:r>
      <w:r w:rsidRPr="00BE7B79">
        <w:rPr>
          <w:sz w:val="28"/>
          <w:szCs w:val="28"/>
          <w:lang w:val="en-IN"/>
        </w:rPr>
        <w:br/>
        <w:t>AgFunder.com.</w:t>
      </w:r>
      <w:r w:rsidRPr="00BE7B79">
        <w:rPr>
          <w:sz w:val="28"/>
          <w:szCs w:val="28"/>
          <w:lang w:val="en-IN"/>
        </w:rPr>
        <w:br/>
        <w:t>This report provides insights into the AgriTech investment landscape and the growing role of digital platforms in transforming the agricultural supply chain.</w:t>
      </w:r>
    </w:p>
    <w:p w14:paraId="5B083844" w14:textId="77777777" w:rsidR="006F67A0" w:rsidRPr="00BE7B79" w:rsidRDefault="006F67A0" w:rsidP="00DD5954">
      <w:pPr>
        <w:widowControl/>
        <w:numPr>
          <w:ilvl w:val="0"/>
          <w:numId w:val="162"/>
        </w:numPr>
        <w:autoSpaceDE/>
        <w:autoSpaceDN/>
        <w:spacing w:before="100" w:beforeAutospacing="1" w:after="100" w:afterAutospacing="1" w:line="360" w:lineRule="auto"/>
        <w:jc w:val="both"/>
        <w:rPr>
          <w:sz w:val="28"/>
          <w:szCs w:val="28"/>
          <w:lang w:val="en-IN"/>
        </w:rPr>
      </w:pPr>
      <w:r w:rsidRPr="00BE7B79">
        <w:rPr>
          <w:sz w:val="28"/>
          <w:szCs w:val="28"/>
          <w:lang w:val="en-IN"/>
        </w:rPr>
        <w:t>Farmers Market Online Platform: A Case Study of eFarmers Project (2019).</w:t>
      </w:r>
      <w:r w:rsidRPr="00BE7B79">
        <w:rPr>
          <w:sz w:val="28"/>
          <w:szCs w:val="28"/>
          <w:lang w:val="en-IN"/>
        </w:rPr>
        <w:br/>
        <w:t>Journal of Agricultural Informatics, 10(2), 120-133.</w:t>
      </w:r>
      <w:r w:rsidRPr="00BE7B79">
        <w:rPr>
          <w:sz w:val="28"/>
          <w:szCs w:val="28"/>
          <w:lang w:val="en-IN"/>
        </w:rPr>
        <w:br/>
        <w:t>This case study evaluates the performance of a real-world e-commerce platform designed to connect farmers with consumers and analyzes its impact on rural economies.</w:t>
      </w:r>
    </w:p>
    <w:p w14:paraId="77E34632" w14:textId="0B57B3A8" w:rsidR="006C3158" w:rsidRPr="00555867" w:rsidRDefault="006C3158" w:rsidP="00DD5954">
      <w:pPr>
        <w:widowControl/>
        <w:autoSpaceDE/>
        <w:autoSpaceDN/>
        <w:spacing w:before="100" w:beforeAutospacing="1" w:after="100" w:afterAutospacing="1" w:line="360" w:lineRule="auto"/>
        <w:ind w:firstLine="72"/>
        <w:jc w:val="both"/>
        <w:rPr>
          <w:sz w:val="28"/>
          <w:szCs w:val="28"/>
        </w:rPr>
        <w:sectPr w:rsidR="006C3158" w:rsidRPr="00555867">
          <w:pgSz w:w="11930" w:h="16860"/>
          <w:pgMar w:top="1340" w:right="1275" w:bottom="1220" w:left="992" w:header="0" w:footer="1022" w:gutter="0"/>
          <w:cols w:space="720"/>
        </w:sectPr>
      </w:pPr>
    </w:p>
    <w:p w14:paraId="21DF49CB" w14:textId="2601F98E" w:rsidR="006C3158" w:rsidRPr="00C56689" w:rsidRDefault="00000000" w:rsidP="00DD5954">
      <w:pPr>
        <w:pStyle w:val="Heading3"/>
        <w:numPr>
          <w:ilvl w:val="1"/>
          <w:numId w:val="6"/>
        </w:numPr>
        <w:tabs>
          <w:tab w:val="left" w:pos="2472"/>
        </w:tabs>
        <w:spacing w:line="360" w:lineRule="auto"/>
        <w:ind w:hanging="550"/>
        <w:jc w:val="left"/>
      </w:pPr>
      <w:r>
        <w:rPr>
          <w:spacing w:val="-8"/>
        </w:rPr>
        <w:lastRenderedPageBreak/>
        <w:t>EXISTING</w:t>
      </w:r>
      <w:r>
        <w:rPr>
          <w:spacing w:val="-12"/>
        </w:rPr>
        <w:t xml:space="preserve"> </w:t>
      </w:r>
      <w:r>
        <w:rPr>
          <w:spacing w:val="-8"/>
        </w:rPr>
        <w:t>SYSTEM</w:t>
      </w:r>
      <w:r>
        <w:rPr>
          <w:spacing w:val="-3"/>
        </w:rPr>
        <w:t xml:space="preserve"> </w:t>
      </w:r>
      <w:r>
        <w:rPr>
          <w:spacing w:val="-8"/>
        </w:rPr>
        <w:t>AND</w:t>
      </w:r>
      <w:r>
        <w:rPr>
          <w:spacing w:val="-2"/>
        </w:rPr>
        <w:t xml:space="preserve"> </w:t>
      </w:r>
      <w:r>
        <w:rPr>
          <w:spacing w:val="-8"/>
        </w:rPr>
        <w:t>DRAWBACKS</w:t>
      </w:r>
    </w:p>
    <w:p w14:paraId="174F8D5D" w14:textId="77777777" w:rsidR="00C56689" w:rsidRDefault="00C56689" w:rsidP="00DD5954">
      <w:pPr>
        <w:pStyle w:val="Heading3"/>
        <w:tabs>
          <w:tab w:val="left" w:pos="2472"/>
        </w:tabs>
        <w:spacing w:line="360" w:lineRule="auto"/>
      </w:pPr>
    </w:p>
    <w:p w14:paraId="70D5AC28" w14:textId="7CCCE4C8" w:rsidR="006F67A0" w:rsidRPr="00BE7B79" w:rsidRDefault="006F67A0" w:rsidP="00DD5954">
      <w:pPr>
        <w:pStyle w:val="BodyText"/>
        <w:numPr>
          <w:ilvl w:val="0"/>
          <w:numId w:val="68"/>
        </w:numPr>
        <w:spacing w:line="360" w:lineRule="auto"/>
        <w:jc w:val="both"/>
        <w:rPr>
          <w:sz w:val="28"/>
          <w:szCs w:val="28"/>
          <w:lang w:val="en-IN"/>
        </w:rPr>
      </w:pPr>
      <w:r w:rsidRPr="00BE7B79">
        <w:rPr>
          <w:b/>
          <w:bCs/>
          <w:sz w:val="28"/>
          <w:szCs w:val="28"/>
          <w:lang w:val="en-IN"/>
        </w:rPr>
        <w:t>Enam(NationalAgricultureMarket–India)</w:t>
      </w:r>
      <w:r w:rsidRPr="00BE7B79">
        <w:rPr>
          <w:b/>
          <w:bCs/>
          <w:sz w:val="28"/>
          <w:szCs w:val="28"/>
          <w:lang w:val="en-IN"/>
        </w:rPr>
        <w:br/>
        <w:t>Description</w:t>
      </w:r>
      <w:r w:rsidR="003C7528" w:rsidRPr="00BE7B79">
        <w:rPr>
          <w:sz w:val="28"/>
          <w:szCs w:val="28"/>
          <w:lang w:val="en-IN"/>
        </w:rPr>
        <w:t>:</w:t>
      </w:r>
      <w:r w:rsidRPr="00BE7B79">
        <w:rPr>
          <w:sz w:val="28"/>
          <w:szCs w:val="28"/>
          <w:lang w:val="en-IN"/>
        </w:rPr>
        <w:br/>
        <w:t>eNAM is a government platform that connects existing APMC (Agricultural Produce Market Committee) markets online. It allows farmers to sell produce across states.</w:t>
      </w:r>
    </w:p>
    <w:p w14:paraId="503A5DF6" w14:textId="01577F62" w:rsidR="006F67A0" w:rsidRPr="00BE7B79" w:rsidRDefault="006F67A0" w:rsidP="00DD5954">
      <w:pPr>
        <w:pStyle w:val="BodyText"/>
        <w:spacing w:line="360" w:lineRule="auto"/>
        <w:jc w:val="both"/>
        <w:rPr>
          <w:sz w:val="28"/>
          <w:szCs w:val="28"/>
          <w:lang w:val="en-IN"/>
        </w:rPr>
      </w:pPr>
      <w:r w:rsidRPr="00BE7B79">
        <w:rPr>
          <w:b/>
          <w:bCs/>
          <w:sz w:val="28"/>
          <w:szCs w:val="28"/>
          <w:lang w:val="en-IN"/>
        </w:rPr>
        <w:t>Drawbacks</w:t>
      </w:r>
      <w:r w:rsidRPr="00BE7B79">
        <w:rPr>
          <w:sz w:val="28"/>
          <w:szCs w:val="28"/>
          <w:lang w:val="en-IN"/>
        </w:rPr>
        <w:t>:</w:t>
      </w:r>
    </w:p>
    <w:p w14:paraId="6A3381B4" w14:textId="77777777" w:rsidR="006F67A0" w:rsidRPr="00BE7B79" w:rsidRDefault="006F67A0" w:rsidP="00DD5954">
      <w:pPr>
        <w:pStyle w:val="BodyText"/>
        <w:numPr>
          <w:ilvl w:val="0"/>
          <w:numId w:val="69"/>
        </w:numPr>
        <w:spacing w:line="360" w:lineRule="auto"/>
        <w:jc w:val="both"/>
        <w:rPr>
          <w:sz w:val="28"/>
          <w:szCs w:val="28"/>
          <w:lang w:val="en-IN"/>
        </w:rPr>
      </w:pPr>
      <w:r w:rsidRPr="00BE7B79">
        <w:rPr>
          <w:sz w:val="28"/>
          <w:szCs w:val="28"/>
          <w:lang w:val="en-IN"/>
        </w:rPr>
        <w:t>Farmers still need to go to mandis (markets) physically.</w:t>
      </w:r>
    </w:p>
    <w:p w14:paraId="5503C057" w14:textId="77777777" w:rsidR="006F67A0" w:rsidRPr="00BE7B79" w:rsidRDefault="006F67A0" w:rsidP="00DD5954">
      <w:pPr>
        <w:pStyle w:val="BodyText"/>
        <w:numPr>
          <w:ilvl w:val="0"/>
          <w:numId w:val="69"/>
        </w:numPr>
        <w:spacing w:line="360" w:lineRule="auto"/>
        <w:jc w:val="both"/>
        <w:rPr>
          <w:sz w:val="28"/>
          <w:szCs w:val="28"/>
          <w:lang w:val="en-IN"/>
        </w:rPr>
      </w:pPr>
      <w:r w:rsidRPr="00BE7B79">
        <w:rPr>
          <w:sz w:val="28"/>
          <w:szCs w:val="28"/>
          <w:lang w:val="en-IN"/>
        </w:rPr>
        <w:t>Many farmers are not trained to use the system.</w:t>
      </w:r>
    </w:p>
    <w:p w14:paraId="0BF69D4E" w14:textId="77777777" w:rsidR="006F67A0" w:rsidRPr="00BE7B79" w:rsidRDefault="006F67A0" w:rsidP="00DD5954">
      <w:pPr>
        <w:pStyle w:val="BodyText"/>
        <w:numPr>
          <w:ilvl w:val="0"/>
          <w:numId w:val="69"/>
        </w:numPr>
        <w:spacing w:line="360" w:lineRule="auto"/>
        <w:jc w:val="both"/>
        <w:rPr>
          <w:sz w:val="28"/>
          <w:szCs w:val="28"/>
          <w:lang w:val="en-IN"/>
        </w:rPr>
      </w:pPr>
      <w:r w:rsidRPr="00BE7B79">
        <w:rPr>
          <w:sz w:val="28"/>
          <w:szCs w:val="28"/>
          <w:lang w:val="en-IN"/>
        </w:rPr>
        <w:t>Limited to APMC-registered traders and does not fully support direct consumer sales.</w:t>
      </w:r>
    </w:p>
    <w:p w14:paraId="0EFD68B2" w14:textId="77777777" w:rsidR="006F67A0" w:rsidRPr="00BE7B79" w:rsidRDefault="006F67A0" w:rsidP="00DD5954">
      <w:pPr>
        <w:pStyle w:val="BodyText"/>
        <w:numPr>
          <w:ilvl w:val="0"/>
          <w:numId w:val="70"/>
        </w:numPr>
        <w:spacing w:line="360" w:lineRule="auto"/>
        <w:jc w:val="both"/>
        <w:rPr>
          <w:sz w:val="28"/>
          <w:szCs w:val="28"/>
          <w:lang w:val="en-IN"/>
        </w:rPr>
      </w:pPr>
      <w:r w:rsidRPr="00BE7B79">
        <w:rPr>
          <w:b/>
          <w:bCs/>
          <w:sz w:val="28"/>
          <w:szCs w:val="28"/>
          <w:lang w:val="en-IN"/>
        </w:rPr>
        <w:t>DeHaat</w:t>
      </w:r>
      <w:r w:rsidRPr="00BE7B79">
        <w:rPr>
          <w:sz w:val="28"/>
          <w:szCs w:val="28"/>
          <w:lang w:val="en-IN"/>
        </w:rPr>
        <w:br/>
      </w:r>
      <w:r w:rsidRPr="00BE7B79">
        <w:rPr>
          <w:b/>
          <w:bCs/>
          <w:sz w:val="28"/>
          <w:szCs w:val="28"/>
          <w:lang w:val="en-IN"/>
        </w:rPr>
        <w:t>Description:</w:t>
      </w:r>
      <w:r w:rsidRPr="00BE7B79">
        <w:rPr>
          <w:sz w:val="28"/>
          <w:szCs w:val="28"/>
          <w:lang w:val="en-IN"/>
        </w:rPr>
        <w:br/>
        <w:t>DeHaat is a private platform that provides farmers with services like seed supply, market linkage, crop advice, and logistics.</w:t>
      </w:r>
    </w:p>
    <w:p w14:paraId="2AA62059" w14:textId="77777777" w:rsidR="006F67A0" w:rsidRPr="00BE7B79" w:rsidRDefault="006F67A0" w:rsidP="00DD5954">
      <w:pPr>
        <w:pStyle w:val="BodyText"/>
        <w:spacing w:line="360" w:lineRule="auto"/>
        <w:jc w:val="both"/>
        <w:rPr>
          <w:b/>
          <w:bCs/>
          <w:sz w:val="28"/>
          <w:szCs w:val="28"/>
          <w:lang w:val="en-IN"/>
        </w:rPr>
      </w:pPr>
      <w:r w:rsidRPr="00BE7B79">
        <w:rPr>
          <w:b/>
          <w:bCs/>
          <w:sz w:val="28"/>
          <w:szCs w:val="28"/>
          <w:lang w:val="en-IN"/>
        </w:rPr>
        <w:t>Drawbacks:</w:t>
      </w:r>
    </w:p>
    <w:p w14:paraId="4233CC33" w14:textId="77777777" w:rsidR="006F67A0" w:rsidRPr="00BE7B79" w:rsidRDefault="006F67A0" w:rsidP="00DD5954">
      <w:pPr>
        <w:pStyle w:val="BodyText"/>
        <w:numPr>
          <w:ilvl w:val="0"/>
          <w:numId w:val="71"/>
        </w:numPr>
        <w:spacing w:line="360" w:lineRule="auto"/>
        <w:jc w:val="both"/>
        <w:rPr>
          <w:sz w:val="28"/>
          <w:szCs w:val="28"/>
          <w:lang w:val="en-IN"/>
        </w:rPr>
      </w:pPr>
      <w:r w:rsidRPr="00BE7B79">
        <w:rPr>
          <w:sz w:val="28"/>
          <w:szCs w:val="28"/>
          <w:lang w:val="en-IN"/>
        </w:rPr>
        <w:t>Focused more on B2B (business-to-business) than direct-to-consumer sales.</w:t>
      </w:r>
    </w:p>
    <w:p w14:paraId="582DA082" w14:textId="77777777" w:rsidR="006F67A0" w:rsidRPr="00BE7B79" w:rsidRDefault="006F67A0" w:rsidP="00DD5954">
      <w:pPr>
        <w:pStyle w:val="BodyText"/>
        <w:numPr>
          <w:ilvl w:val="0"/>
          <w:numId w:val="71"/>
        </w:numPr>
        <w:spacing w:line="360" w:lineRule="auto"/>
        <w:jc w:val="both"/>
        <w:rPr>
          <w:sz w:val="28"/>
          <w:szCs w:val="28"/>
          <w:lang w:val="en-IN"/>
        </w:rPr>
      </w:pPr>
      <w:r w:rsidRPr="00BE7B79">
        <w:rPr>
          <w:sz w:val="28"/>
          <w:szCs w:val="28"/>
          <w:lang w:val="en-IN"/>
        </w:rPr>
        <w:t>Limited availability in certain regions.</w:t>
      </w:r>
    </w:p>
    <w:p w14:paraId="69738F37" w14:textId="77777777" w:rsidR="006F67A0" w:rsidRPr="00BE7B79" w:rsidRDefault="006F67A0" w:rsidP="00DD5954">
      <w:pPr>
        <w:pStyle w:val="BodyText"/>
        <w:numPr>
          <w:ilvl w:val="0"/>
          <w:numId w:val="71"/>
        </w:numPr>
        <w:spacing w:line="360" w:lineRule="auto"/>
        <w:jc w:val="both"/>
        <w:rPr>
          <w:sz w:val="28"/>
          <w:szCs w:val="28"/>
          <w:lang w:val="en-IN"/>
        </w:rPr>
      </w:pPr>
      <w:r w:rsidRPr="00BE7B79">
        <w:rPr>
          <w:sz w:val="28"/>
          <w:szCs w:val="28"/>
          <w:lang w:val="en-IN"/>
        </w:rPr>
        <w:t>Not all farmers have access to smartphones or the internet to use its full features.</w:t>
      </w:r>
    </w:p>
    <w:p w14:paraId="114A11B7" w14:textId="77777777" w:rsidR="006F67A0" w:rsidRPr="00BE7B79" w:rsidRDefault="006F67A0" w:rsidP="00DD5954">
      <w:pPr>
        <w:pStyle w:val="BodyText"/>
        <w:numPr>
          <w:ilvl w:val="0"/>
          <w:numId w:val="72"/>
        </w:numPr>
        <w:spacing w:line="360" w:lineRule="auto"/>
        <w:jc w:val="both"/>
        <w:rPr>
          <w:sz w:val="28"/>
          <w:szCs w:val="28"/>
          <w:lang w:val="en-IN"/>
        </w:rPr>
      </w:pPr>
      <w:r w:rsidRPr="00BE7B79">
        <w:rPr>
          <w:b/>
          <w:bCs/>
          <w:sz w:val="28"/>
          <w:szCs w:val="28"/>
          <w:lang w:val="en-IN"/>
        </w:rPr>
        <w:t>AgriBazaar</w:t>
      </w:r>
      <w:r w:rsidRPr="00BE7B79">
        <w:rPr>
          <w:b/>
          <w:bCs/>
          <w:sz w:val="28"/>
          <w:szCs w:val="28"/>
          <w:lang w:val="en-IN"/>
        </w:rPr>
        <w:br/>
        <w:t>Description:</w:t>
      </w:r>
      <w:r w:rsidRPr="00BE7B79">
        <w:rPr>
          <w:sz w:val="28"/>
          <w:szCs w:val="28"/>
          <w:lang w:val="en-IN"/>
        </w:rPr>
        <w:br/>
        <w:t>AgriBazaar is an e-commerce platform for farm produce trading. It offers warehousing, logistics, and financial services.</w:t>
      </w:r>
    </w:p>
    <w:p w14:paraId="61966010" w14:textId="77777777" w:rsidR="006F67A0" w:rsidRPr="00BE7B79" w:rsidRDefault="006F67A0" w:rsidP="00DD5954">
      <w:pPr>
        <w:pStyle w:val="BodyText"/>
        <w:spacing w:line="360" w:lineRule="auto"/>
        <w:jc w:val="both"/>
        <w:rPr>
          <w:b/>
          <w:bCs/>
          <w:sz w:val="28"/>
          <w:szCs w:val="28"/>
          <w:lang w:val="en-IN"/>
        </w:rPr>
      </w:pPr>
      <w:r w:rsidRPr="00BE7B79">
        <w:rPr>
          <w:b/>
          <w:bCs/>
          <w:sz w:val="28"/>
          <w:szCs w:val="28"/>
          <w:lang w:val="en-IN"/>
        </w:rPr>
        <w:t>Drawbacks:</w:t>
      </w:r>
    </w:p>
    <w:p w14:paraId="60F023B2" w14:textId="77777777" w:rsidR="006F67A0" w:rsidRPr="00BE7B79" w:rsidRDefault="006F67A0" w:rsidP="00DD5954">
      <w:pPr>
        <w:pStyle w:val="BodyText"/>
        <w:numPr>
          <w:ilvl w:val="0"/>
          <w:numId w:val="73"/>
        </w:numPr>
        <w:spacing w:line="360" w:lineRule="auto"/>
        <w:jc w:val="both"/>
        <w:rPr>
          <w:sz w:val="28"/>
          <w:szCs w:val="28"/>
          <w:lang w:val="en-IN"/>
        </w:rPr>
      </w:pPr>
      <w:r w:rsidRPr="00BE7B79">
        <w:rPr>
          <w:sz w:val="28"/>
          <w:szCs w:val="28"/>
          <w:lang w:val="en-IN"/>
        </w:rPr>
        <w:t>Mainly connects farmers to bulk buyers or traders—not always individual consumers.</w:t>
      </w:r>
    </w:p>
    <w:p w14:paraId="7796545A" w14:textId="77777777" w:rsidR="006F67A0" w:rsidRPr="00BE7B79" w:rsidRDefault="006F67A0" w:rsidP="00DD5954">
      <w:pPr>
        <w:pStyle w:val="BodyText"/>
        <w:numPr>
          <w:ilvl w:val="0"/>
          <w:numId w:val="73"/>
        </w:numPr>
        <w:spacing w:line="360" w:lineRule="auto"/>
        <w:jc w:val="both"/>
        <w:rPr>
          <w:sz w:val="28"/>
          <w:szCs w:val="28"/>
          <w:lang w:val="en-IN"/>
        </w:rPr>
      </w:pPr>
      <w:r w:rsidRPr="00BE7B79">
        <w:rPr>
          <w:sz w:val="28"/>
          <w:szCs w:val="28"/>
          <w:lang w:val="en-IN"/>
        </w:rPr>
        <w:t>Some features are complex and not farmer-friendly.</w:t>
      </w:r>
    </w:p>
    <w:p w14:paraId="5D2F0817" w14:textId="77777777" w:rsidR="006F67A0" w:rsidRPr="00BE7B79" w:rsidRDefault="006F67A0" w:rsidP="00DD5954">
      <w:pPr>
        <w:pStyle w:val="BodyText"/>
        <w:numPr>
          <w:ilvl w:val="0"/>
          <w:numId w:val="73"/>
        </w:numPr>
        <w:spacing w:line="360" w:lineRule="auto"/>
        <w:jc w:val="both"/>
        <w:rPr>
          <w:sz w:val="28"/>
          <w:szCs w:val="28"/>
          <w:lang w:val="en-IN"/>
        </w:rPr>
      </w:pPr>
      <w:r w:rsidRPr="00BE7B79">
        <w:rPr>
          <w:sz w:val="28"/>
          <w:szCs w:val="28"/>
          <w:lang w:val="en-IN"/>
        </w:rPr>
        <w:t>Requires digital literacy and internet access.</w:t>
      </w:r>
    </w:p>
    <w:p w14:paraId="70563CE2" w14:textId="77777777" w:rsidR="006F67A0" w:rsidRPr="00BE7B79" w:rsidRDefault="006F67A0" w:rsidP="00DD5954">
      <w:pPr>
        <w:pStyle w:val="BodyText"/>
        <w:numPr>
          <w:ilvl w:val="0"/>
          <w:numId w:val="74"/>
        </w:numPr>
        <w:spacing w:line="360" w:lineRule="auto"/>
        <w:jc w:val="both"/>
        <w:rPr>
          <w:sz w:val="28"/>
          <w:szCs w:val="28"/>
          <w:lang w:val="en-IN"/>
        </w:rPr>
      </w:pPr>
      <w:r w:rsidRPr="00BE7B79">
        <w:rPr>
          <w:b/>
          <w:bCs/>
          <w:sz w:val="28"/>
          <w:szCs w:val="28"/>
          <w:lang w:val="en-IN"/>
        </w:rPr>
        <w:lastRenderedPageBreak/>
        <w:t>BigHaat</w:t>
      </w:r>
      <w:r w:rsidRPr="00BE7B79">
        <w:rPr>
          <w:b/>
          <w:bCs/>
          <w:sz w:val="28"/>
          <w:szCs w:val="28"/>
          <w:lang w:val="en-IN"/>
        </w:rPr>
        <w:br/>
        <w:t>Description:</w:t>
      </w:r>
      <w:r w:rsidRPr="00BE7B79">
        <w:rPr>
          <w:b/>
          <w:bCs/>
          <w:sz w:val="28"/>
          <w:szCs w:val="28"/>
          <w:lang w:val="en-IN"/>
        </w:rPr>
        <w:br/>
      </w:r>
      <w:r w:rsidRPr="00BE7B79">
        <w:rPr>
          <w:sz w:val="28"/>
          <w:szCs w:val="28"/>
          <w:lang w:val="en-IN"/>
        </w:rPr>
        <w:t>BigHaat allows farmers to buy agri-inputs (like seeds, fertilizers) and access expert advice.</w:t>
      </w:r>
    </w:p>
    <w:p w14:paraId="376AA4D6" w14:textId="77777777" w:rsidR="006F67A0" w:rsidRPr="00BE7B79" w:rsidRDefault="006F67A0" w:rsidP="00DD5954">
      <w:pPr>
        <w:pStyle w:val="BodyText"/>
        <w:spacing w:line="360" w:lineRule="auto"/>
        <w:jc w:val="both"/>
        <w:rPr>
          <w:b/>
          <w:bCs/>
          <w:sz w:val="28"/>
          <w:szCs w:val="28"/>
          <w:lang w:val="en-IN"/>
        </w:rPr>
      </w:pPr>
      <w:r w:rsidRPr="00BE7B79">
        <w:rPr>
          <w:b/>
          <w:bCs/>
          <w:sz w:val="28"/>
          <w:szCs w:val="28"/>
          <w:lang w:val="en-IN"/>
        </w:rPr>
        <w:t>Drawbacks:</w:t>
      </w:r>
    </w:p>
    <w:p w14:paraId="11426D9A" w14:textId="77777777" w:rsidR="006F67A0" w:rsidRPr="00BE7B79" w:rsidRDefault="006F67A0" w:rsidP="00DD5954">
      <w:pPr>
        <w:pStyle w:val="BodyText"/>
        <w:numPr>
          <w:ilvl w:val="0"/>
          <w:numId w:val="75"/>
        </w:numPr>
        <w:spacing w:line="360" w:lineRule="auto"/>
        <w:jc w:val="both"/>
        <w:rPr>
          <w:sz w:val="28"/>
          <w:szCs w:val="28"/>
          <w:lang w:val="en-IN"/>
        </w:rPr>
      </w:pPr>
      <w:r w:rsidRPr="00BE7B79">
        <w:rPr>
          <w:sz w:val="28"/>
          <w:szCs w:val="28"/>
          <w:lang w:val="en-IN"/>
        </w:rPr>
        <w:t>Not focused on selling produce directly to consumers.</w:t>
      </w:r>
    </w:p>
    <w:p w14:paraId="124B1F52" w14:textId="487C0DD5" w:rsidR="006C28EC" w:rsidRPr="00BE7B79" w:rsidRDefault="006F67A0" w:rsidP="00DD5954">
      <w:pPr>
        <w:pStyle w:val="BodyText"/>
        <w:numPr>
          <w:ilvl w:val="0"/>
          <w:numId w:val="75"/>
        </w:numPr>
        <w:spacing w:line="360" w:lineRule="auto"/>
        <w:jc w:val="both"/>
        <w:rPr>
          <w:sz w:val="28"/>
          <w:szCs w:val="28"/>
          <w:lang w:val="en-IN"/>
        </w:rPr>
      </w:pPr>
      <w:r w:rsidRPr="00BE7B79">
        <w:rPr>
          <w:sz w:val="28"/>
          <w:szCs w:val="28"/>
          <w:lang w:val="en-IN"/>
        </w:rPr>
        <w:t>Doesn’t offer complete marketplace features for farmers to list and sell products easily.</w:t>
      </w:r>
    </w:p>
    <w:p w14:paraId="3263741B" w14:textId="7944F7E3" w:rsidR="006F67A0" w:rsidRPr="00BE7B79" w:rsidRDefault="006F67A0" w:rsidP="00DD5954">
      <w:pPr>
        <w:pStyle w:val="BodyText"/>
        <w:numPr>
          <w:ilvl w:val="0"/>
          <w:numId w:val="76"/>
        </w:numPr>
        <w:spacing w:line="360" w:lineRule="auto"/>
        <w:jc w:val="both"/>
        <w:rPr>
          <w:sz w:val="28"/>
          <w:szCs w:val="28"/>
          <w:lang w:val="en-IN"/>
        </w:rPr>
      </w:pPr>
      <w:r w:rsidRPr="00BE7B79">
        <w:rPr>
          <w:b/>
          <w:bCs/>
          <w:sz w:val="28"/>
          <w:szCs w:val="28"/>
          <w:lang w:val="en-IN"/>
        </w:rPr>
        <w:t>KrishiHub</w:t>
      </w:r>
      <w:r w:rsidRPr="00BE7B79">
        <w:rPr>
          <w:b/>
          <w:bCs/>
          <w:sz w:val="28"/>
          <w:szCs w:val="28"/>
          <w:lang w:val="en-IN"/>
        </w:rPr>
        <w:br/>
        <w:t>Description:</w:t>
      </w:r>
      <w:r w:rsidRPr="00BE7B79">
        <w:rPr>
          <w:sz w:val="28"/>
          <w:szCs w:val="28"/>
          <w:lang w:val="en-IN"/>
        </w:rPr>
        <w:br/>
        <w:t>KrishiHub is an Indian startup connecting farmers to hotels, restaurants, and retailers.</w:t>
      </w:r>
    </w:p>
    <w:p w14:paraId="2C69F0D9" w14:textId="77777777" w:rsidR="006F67A0" w:rsidRPr="00BE7B79" w:rsidRDefault="006F67A0" w:rsidP="00DD5954">
      <w:pPr>
        <w:pStyle w:val="BodyText"/>
        <w:spacing w:line="360" w:lineRule="auto"/>
        <w:jc w:val="both"/>
        <w:rPr>
          <w:sz w:val="28"/>
          <w:szCs w:val="28"/>
          <w:lang w:val="en-IN"/>
        </w:rPr>
      </w:pPr>
      <w:r w:rsidRPr="00BE7B79">
        <w:rPr>
          <w:sz w:val="28"/>
          <w:szCs w:val="28"/>
          <w:lang w:val="en-IN"/>
        </w:rPr>
        <w:t>Drawbacks:</w:t>
      </w:r>
    </w:p>
    <w:p w14:paraId="774981C8" w14:textId="77777777" w:rsidR="006F67A0" w:rsidRPr="00BE7B79" w:rsidRDefault="006F67A0" w:rsidP="00DD5954">
      <w:pPr>
        <w:pStyle w:val="BodyText"/>
        <w:numPr>
          <w:ilvl w:val="0"/>
          <w:numId w:val="77"/>
        </w:numPr>
        <w:spacing w:line="360" w:lineRule="auto"/>
        <w:jc w:val="both"/>
        <w:rPr>
          <w:sz w:val="28"/>
          <w:szCs w:val="28"/>
          <w:lang w:val="en-IN"/>
        </w:rPr>
      </w:pPr>
      <w:r w:rsidRPr="00BE7B79">
        <w:rPr>
          <w:sz w:val="28"/>
          <w:szCs w:val="28"/>
          <w:lang w:val="en-IN"/>
        </w:rPr>
        <w:t>Still a B2B model—not fully direct-to-consumer.</w:t>
      </w:r>
    </w:p>
    <w:p w14:paraId="5A04C466" w14:textId="77777777" w:rsidR="006F67A0" w:rsidRPr="00BE7B79" w:rsidRDefault="006F67A0" w:rsidP="00DD5954">
      <w:pPr>
        <w:pStyle w:val="BodyText"/>
        <w:numPr>
          <w:ilvl w:val="0"/>
          <w:numId w:val="77"/>
        </w:numPr>
        <w:spacing w:line="360" w:lineRule="auto"/>
        <w:jc w:val="both"/>
        <w:rPr>
          <w:sz w:val="28"/>
          <w:szCs w:val="28"/>
          <w:lang w:val="en-IN"/>
        </w:rPr>
      </w:pPr>
      <w:r w:rsidRPr="00BE7B79">
        <w:rPr>
          <w:sz w:val="28"/>
          <w:szCs w:val="28"/>
          <w:lang w:val="en-IN"/>
        </w:rPr>
        <w:t>Small-scale reach; not available in all areas.</w:t>
      </w:r>
    </w:p>
    <w:p w14:paraId="03EF68E1" w14:textId="77777777" w:rsidR="006F67A0" w:rsidRPr="00BE7B79" w:rsidRDefault="006F67A0" w:rsidP="00DD5954">
      <w:pPr>
        <w:pStyle w:val="BodyText"/>
        <w:numPr>
          <w:ilvl w:val="0"/>
          <w:numId w:val="77"/>
        </w:numPr>
        <w:spacing w:line="360" w:lineRule="auto"/>
        <w:jc w:val="both"/>
        <w:rPr>
          <w:sz w:val="28"/>
          <w:szCs w:val="28"/>
          <w:lang w:val="en-IN"/>
        </w:rPr>
      </w:pPr>
      <w:r w:rsidRPr="00BE7B79">
        <w:rPr>
          <w:sz w:val="28"/>
          <w:szCs w:val="28"/>
          <w:lang w:val="en-IN"/>
        </w:rPr>
        <w:t>Farmers may still need help understanding pricing and logistics.</w:t>
      </w:r>
    </w:p>
    <w:p w14:paraId="129741D4" w14:textId="6E887CA8" w:rsidR="006F67A0" w:rsidRPr="00BE7B79" w:rsidRDefault="006F67A0" w:rsidP="00DD5954">
      <w:pPr>
        <w:pStyle w:val="BodyText"/>
        <w:spacing w:line="360" w:lineRule="auto"/>
        <w:jc w:val="both"/>
        <w:rPr>
          <w:b/>
          <w:bCs/>
          <w:sz w:val="28"/>
          <w:szCs w:val="28"/>
          <w:lang w:val="en-IN"/>
        </w:rPr>
      </w:pPr>
      <w:r w:rsidRPr="00BE7B79">
        <w:rPr>
          <w:sz w:val="28"/>
          <w:szCs w:val="28"/>
          <w:lang w:val="en-IN"/>
        </w:rPr>
        <w:t xml:space="preserve"> </w:t>
      </w:r>
      <w:r w:rsidRPr="00BE7B79">
        <w:rPr>
          <w:b/>
          <w:bCs/>
          <w:sz w:val="28"/>
          <w:szCs w:val="28"/>
          <w:lang w:val="en-IN"/>
        </w:rPr>
        <w:t>Common Drawbacks of Existing Systems:</w:t>
      </w:r>
    </w:p>
    <w:p w14:paraId="4FC51D6F" w14:textId="77777777" w:rsidR="006F67A0" w:rsidRPr="00BE7B79" w:rsidRDefault="006F67A0" w:rsidP="00DD5954">
      <w:pPr>
        <w:pStyle w:val="BodyText"/>
        <w:numPr>
          <w:ilvl w:val="0"/>
          <w:numId w:val="78"/>
        </w:numPr>
        <w:spacing w:line="360" w:lineRule="auto"/>
        <w:jc w:val="both"/>
        <w:rPr>
          <w:sz w:val="28"/>
          <w:szCs w:val="28"/>
          <w:lang w:val="en-IN"/>
        </w:rPr>
      </w:pPr>
      <w:r w:rsidRPr="00BE7B79">
        <w:rPr>
          <w:sz w:val="28"/>
          <w:szCs w:val="28"/>
          <w:lang w:val="en-IN"/>
        </w:rPr>
        <w:t>Most platforms are B2B (not truly farmer-to-consumer).</w:t>
      </w:r>
    </w:p>
    <w:p w14:paraId="580706BC" w14:textId="77777777" w:rsidR="006F67A0" w:rsidRPr="00BE7B79" w:rsidRDefault="006F67A0" w:rsidP="00DD5954">
      <w:pPr>
        <w:pStyle w:val="BodyText"/>
        <w:numPr>
          <w:ilvl w:val="0"/>
          <w:numId w:val="78"/>
        </w:numPr>
        <w:spacing w:line="360" w:lineRule="auto"/>
        <w:jc w:val="both"/>
        <w:rPr>
          <w:sz w:val="28"/>
          <w:szCs w:val="28"/>
          <w:lang w:val="en-IN"/>
        </w:rPr>
      </w:pPr>
      <w:r w:rsidRPr="00BE7B79">
        <w:rPr>
          <w:sz w:val="28"/>
          <w:szCs w:val="28"/>
          <w:lang w:val="en-IN"/>
        </w:rPr>
        <w:t>Not all apps support local languages or low-tech users.</w:t>
      </w:r>
    </w:p>
    <w:p w14:paraId="209A4B37" w14:textId="77777777" w:rsidR="006F67A0" w:rsidRPr="00BE7B79" w:rsidRDefault="006F67A0" w:rsidP="00DD5954">
      <w:pPr>
        <w:pStyle w:val="BodyText"/>
        <w:numPr>
          <w:ilvl w:val="0"/>
          <w:numId w:val="78"/>
        </w:numPr>
        <w:spacing w:line="360" w:lineRule="auto"/>
        <w:jc w:val="both"/>
        <w:rPr>
          <w:sz w:val="28"/>
          <w:szCs w:val="28"/>
          <w:lang w:val="en-IN"/>
        </w:rPr>
      </w:pPr>
      <w:r w:rsidRPr="00BE7B79">
        <w:rPr>
          <w:sz w:val="28"/>
          <w:szCs w:val="28"/>
          <w:lang w:val="en-IN"/>
        </w:rPr>
        <w:t>Many farmers lack smartphones or internet access.</w:t>
      </w:r>
    </w:p>
    <w:p w14:paraId="5A444C8E" w14:textId="77777777" w:rsidR="006F67A0" w:rsidRPr="00BE7B79" w:rsidRDefault="006F67A0" w:rsidP="00DD5954">
      <w:pPr>
        <w:pStyle w:val="BodyText"/>
        <w:numPr>
          <w:ilvl w:val="0"/>
          <w:numId w:val="78"/>
        </w:numPr>
        <w:spacing w:line="360" w:lineRule="auto"/>
        <w:jc w:val="both"/>
        <w:rPr>
          <w:sz w:val="28"/>
          <w:szCs w:val="28"/>
          <w:lang w:val="en-IN"/>
        </w:rPr>
      </w:pPr>
      <w:r w:rsidRPr="00BE7B79">
        <w:rPr>
          <w:sz w:val="28"/>
          <w:szCs w:val="28"/>
          <w:lang w:val="en-IN"/>
        </w:rPr>
        <w:t>Training and support for farmers are limited.</w:t>
      </w:r>
    </w:p>
    <w:p w14:paraId="75B7B233" w14:textId="77777777" w:rsidR="003C7528" w:rsidRPr="00BE7B79" w:rsidRDefault="006F67A0" w:rsidP="00DD5954">
      <w:pPr>
        <w:pStyle w:val="BodyText"/>
        <w:numPr>
          <w:ilvl w:val="0"/>
          <w:numId w:val="78"/>
        </w:numPr>
        <w:spacing w:line="360" w:lineRule="auto"/>
        <w:jc w:val="both"/>
        <w:rPr>
          <w:sz w:val="28"/>
          <w:szCs w:val="28"/>
          <w:lang w:val="en-IN"/>
        </w:rPr>
      </w:pPr>
      <w:r w:rsidRPr="00BE7B79">
        <w:rPr>
          <w:sz w:val="28"/>
          <w:szCs w:val="28"/>
          <w:lang w:val="en-IN"/>
        </w:rPr>
        <w:t>Some platforms don’t offer real-time updates, order tracking, or payment flexibility.</w:t>
      </w:r>
    </w:p>
    <w:p w14:paraId="58D96DF5" w14:textId="77777777" w:rsidR="003C7528" w:rsidRPr="00BE7B79" w:rsidRDefault="003C7528" w:rsidP="00DD5954">
      <w:pPr>
        <w:pStyle w:val="BodyText"/>
        <w:spacing w:line="360" w:lineRule="auto"/>
        <w:ind w:left="720"/>
        <w:jc w:val="both"/>
        <w:rPr>
          <w:sz w:val="28"/>
          <w:szCs w:val="28"/>
          <w:lang w:val="en-IN"/>
        </w:rPr>
      </w:pPr>
    </w:p>
    <w:p w14:paraId="069516BD" w14:textId="233C3C13" w:rsidR="006F67A0" w:rsidRPr="00BE7B79" w:rsidRDefault="006F67A0" w:rsidP="00DD5954">
      <w:pPr>
        <w:pStyle w:val="BodyText"/>
        <w:spacing w:line="360" w:lineRule="auto"/>
        <w:ind w:left="720"/>
        <w:jc w:val="both"/>
        <w:rPr>
          <w:sz w:val="28"/>
          <w:szCs w:val="28"/>
          <w:lang w:val="en-IN"/>
        </w:rPr>
      </w:pPr>
      <w:r w:rsidRPr="00BE7B79">
        <w:rPr>
          <w:sz w:val="28"/>
          <w:szCs w:val="28"/>
          <w:lang w:val="en-IN"/>
        </w:rPr>
        <w:t>There is a need for a simple, farmer-friendly platform that:</w:t>
      </w:r>
    </w:p>
    <w:p w14:paraId="76B3BE24" w14:textId="77777777" w:rsidR="003C7528" w:rsidRPr="00BE7B79" w:rsidRDefault="006F67A0" w:rsidP="00DD5954">
      <w:pPr>
        <w:pStyle w:val="BodyText"/>
        <w:numPr>
          <w:ilvl w:val="0"/>
          <w:numId w:val="79"/>
        </w:numPr>
        <w:spacing w:line="360" w:lineRule="auto"/>
        <w:jc w:val="both"/>
        <w:rPr>
          <w:sz w:val="28"/>
          <w:szCs w:val="28"/>
          <w:lang w:val="en-IN"/>
        </w:rPr>
      </w:pPr>
      <w:r w:rsidRPr="00BE7B79">
        <w:rPr>
          <w:sz w:val="28"/>
          <w:szCs w:val="28"/>
          <w:lang w:val="en-IN"/>
        </w:rPr>
        <w:t>Connects farmers directly to individual consumers</w:t>
      </w:r>
    </w:p>
    <w:p w14:paraId="68E87D73" w14:textId="77777777" w:rsidR="003C7528" w:rsidRPr="00BE7B79" w:rsidRDefault="006F67A0" w:rsidP="00DD5954">
      <w:pPr>
        <w:pStyle w:val="BodyText"/>
        <w:numPr>
          <w:ilvl w:val="0"/>
          <w:numId w:val="79"/>
        </w:numPr>
        <w:spacing w:line="360" w:lineRule="auto"/>
        <w:jc w:val="both"/>
        <w:rPr>
          <w:sz w:val="28"/>
          <w:szCs w:val="28"/>
          <w:lang w:val="en-IN"/>
        </w:rPr>
      </w:pPr>
      <w:r w:rsidRPr="00BE7B79">
        <w:rPr>
          <w:sz w:val="28"/>
          <w:szCs w:val="28"/>
          <w:lang w:val="en-IN"/>
        </w:rPr>
        <w:t xml:space="preserve"> Offers secure payment, order tracking, and delivery support</w:t>
      </w:r>
    </w:p>
    <w:p w14:paraId="5D49C381" w14:textId="77777777" w:rsidR="003C7528" w:rsidRPr="00BE7B79" w:rsidRDefault="006F67A0" w:rsidP="00DD5954">
      <w:pPr>
        <w:pStyle w:val="BodyText"/>
        <w:numPr>
          <w:ilvl w:val="0"/>
          <w:numId w:val="79"/>
        </w:numPr>
        <w:spacing w:line="360" w:lineRule="auto"/>
        <w:jc w:val="both"/>
        <w:rPr>
          <w:sz w:val="28"/>
          <w:szCs w:val="28"/>
          <w:lang w:val="en-IN"/>
        </w:rPr>
      </w:pPr>
      <w:r w:rsidRPr="00BE7B79">
        <w:rPr>
          <w:sz w:val="28"/>
          <w:szCs w:val="28"/>
          <w:lang w:val="en-IN"/>
        </w:rPr>
        <w:t>Works well in low-internet areas and supports regional languages</w:t>
      </w:r>
    </w:p>
    <w:p w14:paraId="209611ED" w14:textId="3C4C7C4F" w:rsidR="006F67A0" w:rsidRPr="00BE7B79" w:rsidRDefault="006F67A0" w:rsidP="00DD5954">
      <w:pPr>
        <w:pStyle w:val="BodyText"/>
        <w:numPr>
          <w:ilvl w:val="0"/>
          <w:numId w:val="79"/>
        </w:numPr>
        <w:spacing w:line="360" w:lineRule="auto"/>
        <w:jc w:val="both"/>
        <w:rPr>
          <w:sz w:val="28"/>
          <w:szCs w:val="28"/>
          <w:lang w:val="en-IN"/>
        </w:rPr>
      </w:pPr>
      <w:r w:rsidRPr="00BE7B79">
        <w:rPr>
          <w:sz w:val="28"/>
          <w:szCs w:val="28"/>
          <w:lang w:val="en-IN"/>
        </w:rPr>
        <w:t xml:space="preserve"> Is easy to use for farmers with basic or no tech skills</w:t>
      </w:r>
    </w:p>
    <w:p w14:paraId="1905CC77" w14:textId="77777777" w:rsidR="006C3158" w:rsidRPr="00BE7B79" w:rsidRDefault="006C3158" w:rsidP="00DD5954">
      <w:pPr>
        <w:pStyle w:val="BodyText"/>
        <w:spacing w:line="360" w:lineRule="auto"/>
        <w:jc w:val="both"/>
        <w:rPr>
          <w:sz w:val="28"/>
          <w:szCs w:val="28"/>
        </w:rPr>
        <w:sectPr w:rsidR="006C3158" w:rsidRPr="00BE7B79">
          <w:pgSz w:w="11930" w:h="16860"/>
          <w:pgMar w:top="1340" w:right="1275" w:bottom="1220" w:left="992" w:header="0" w:footer="1022" w:gutter="0"/>
          <w:cols w:space="720"/>
        </w:sectPr>
      </w:pPr>
    </w:p>
    <w:p w14:paraId="0E81B9E0" w14:textId="77777777" w:rsidR="006C3158" w:rsidRPr="00BE7B79" w:rsidRDefault="00000000" w:rsidP="00DD5954">
      <w:pPr>
        <w:pStyle w:val="Heading3"/>
        <w:numPr>
          <w:ilvl w:val="1"/>
          <w:numId w:val="6"/>
        </w:numPr>
        <w:tabs>
          <w:tab w:val="left" w:pos="1168"/>
        </w:tabs>
        <w:spacing w:line="360" w:lineRule="auto"/>
        <w:ind w:left="1168" w:hanging="612"/>
        <w:jc w:val="left"/>
        <w:rPr>
          <w:sz w:val="28"/>
          <w:szCs w:val="28"/>
        </w:rPr>
      </w:pPr>
      <w:r w:rsidRPr="00BE7B79">
        <w:rPr>
          <w:spacing w:val="-8"/>
          <w:sz w:val="28"/>
          <w:szCs w:val="28"/>
        </w:rPr>
        <w:lastRenderedPageBreak/>
        <w:t>PROPOSED SYSTEM AND</w:t>
      </w:r>
      <w:r w:rsidRPr="00BE7B79">
        <w:rPr>
          <w:spacing w:val="-7"/>
          <w:sz w:val="28"/>
          <w:szCs w:val="28"/>
        </w:rPr>
        <w:t xml:space="preserve"> </w:t>
      </w:r>
      <w:r w:rsidRPr="00BE7B79">
        <w:rPr>
          <w:spacing w:val="-8"/>
          <w:sz w:val="28"/>
          <w:szCs w:val="28"/>
        </w:rPr>
        <w:t>ADVANTAGES</w:t>
      </w:r>
    </w:p>
    <w:p w14:paraId="32A0D480" w14:textId="77777777" w:rsidR="002B64E7" w:rsidRPr="00BE7B79" w:rsidRDefault="002B64E7" w:rsidP="00DD5954">
      <w:pPr>
        <w:pStyle w:val="BodyText"/>
        <w:spacing w:before="185" w:line="360" w:lineRule="auto"/>
        <w:ind w:right="268" w:firstLine="715"/>
        <w:jc w:val="both"/>
        <w:rPr>
          <w:sz w:val="28"/>
          <w:szCs w:val="28"/>
        </w:rPr>
      </w:pPr>
    </w:p>
    <w:p w14:paraId="27DBB6E7" w14:textId="2FB0F481" w:rsidR="003C7528" w:rsidRPr="00BE7B79" w:rsidRDefault="003C7528" w:rsidP="00DD5954">
      <w:pPr>
        <w:pStyle w:val="BodyText"/>
        <w:spacing w:before="185" w:line="360" w:lineRule="auto"/>
        <w:ind w:right="268" w:firstLine="715"/>
        <w:jc w:val="both"/>
        <w:rPr>
          <w:sz w:val="28"/>
          <w:szCs w:val="28"/>
          <w:lang w:val="en-IN"/>
        </w:rPr>
      </w:pPr>
      <w:r w:rsidRPr="00BE7B79">
        <w:rPr>
          <w:sz w:val="28"/>
          <w:szCs w:val="28"/>
        </w:rPr>
        <w:t>The pr</w:t>
      </w:r>
      <w:r w:rsidRPr="00BE7B79">
        <w:rPr>
          <w:sz w:val="28"/>
          <w:szCs w:val="28"/>
          <w:lang w:val="en-IN"/>
        </w:rPr>
        <w:t>oposed system is a web-based Farmer to Consumer (F2C) application designed to directly connect farmers with consumers, bypassing middlemen and conventional retail chains. This system aims to create a digital marketplace where farmers can list their fresh produce, and consumers can browse, order, and receive farm-fresh goods conveniently.</w:t>
      </w:r>
    </w:p>
    <w:p w14:paraId="330471CB" w14:textId="77777777" w:rsidR="003C7528" w:rsidRPr="00BE7B79" w:rsidRDefault="003C7528" w:rsidP="00DD5954">
      <w:pPr>
        <w:pStyle w:val="BodyText"/>
        <w:spacing w:before="185" w:line="360" w:lineRule="auto"/>
        <w:ind w:right="268" w:firstLine="715"/>
        <w:jc w:val="both"/>
        <w:rPr>
          <w:sz w:val="28"/>
          <w:szCs w:val="28"/>
          <w:lang w:val="en-IN"/>
        </w:rPr>
      </w:pPr>
      <w:r w:rsidRPr="00BE7B79">
        <w:rPr>
          <w:sz w:val="28"/>
          <w:szCs w:val="28"/>
          <w:lang w:val="en-IN"/>
        </w:rPr>
        <w:t>The application is developed using modern web technologies such as:</w:t>
      </w:r>
    </w:p>
    <w:p w14:paraId="4C8E4339" w14:textId="77777777" w:rsidR="003C7528" w:rsidRPr="00BE7B79" w:rsidRDefault="003C7528" w:rsidP="00DD5954">
      <w:pPr>
        <w:pStyle w:val="BodyText"/>
        <w:numPr>
          <w:ilvl w:val="0"/>
          <w:numId w:val="80"/>
        </w:numPr>
        <w:spacing w:before="185" w:line="360" w:lineRule="auto"/>
        <w:ind w:right="268"/>
        <w:jc w:val="both"/>
        <w:rPr>
          <w:sz w:val="28"/>
          <w:szCs w:val="28"/>
          <w:lang w:val="en-IN"/>
        </w:rPr>
      </w:pPr>
      <w:r w:rsidRPr="00BE7B79">
        <w:rPr>
          <w:sz w:val="28"/>
          <w:szCs w:val="28"/>
          <w:lang w:val="en-IN"/>
        </w:rPr>
        <w:t>Frontend: React.js for a responsive user interface</w:t>
      </w:r>
    </w:p>
    <w:p w14:paraId="5DD411D0" w14:textId="77777777" w:rsidR="00AA56C0" w:rsidRPr="00AA56C0" w:rsidRDefault="003C7528" w:rsidP="00DD5954">
      <w:pPr>
        <w:pStyle w:val="BodyText"/>
        <w:numPr>
          <w:ilvl w:val="0"/>
          <w:numId w:val="80"/>
        </w:numPr>
        <w:spacing w:before="185" w:line="360" w:lineRule="auto"/>
        <w:ind w:right="268"/>
        <w:jc w:val="both"/>
        <w:rPr>
          <w:sz w:val="28"/>
          <w:szCs w:val="28"/>
          <w:lang w:val="en-IN"/>
        </w:rPr>
      </w:pPr>
      <w:r w:rsidRPr="00AA56C0">
        <w:rPr>
          <w:sz w:val="28"/>
          <w:szCs w:val="28"/>
          <w:lang w:val="en-IN"/>
        </w:rPr>
        <w:t xml:space="preserve">Backend: </w:t>
      </w:r>
      <w:r w:rsidR="00AA56C0" w:rsidRPr="00AA56C0">
        <w:rPr>
          <w:sz w:val="28"/>
          <w:szCs w:val="28"/>
        </w:rPr>
        <w:t>PHP for handling server-side logic and APIs.</w:t>
      </w:r>
    </w:p>
    <w:p w14:paraId="42135710" w14:textId="16C9FBF8" w:rsidR="003C7528" w:rsidRPr="00AA56C0" w:rsidRDefault="003C7528" w:rsidP="00DD5954">
      <w:pPr>
        <w:pStyle w:val="BodyText"/>
        <w:numPr>
          <w:ilvl w:val="0"/>
          <w:numId w:val="80"/>
        </w:numPr>
        <w:spacing w:before="185" w:line="360" w:lineRule="auto"/>
        <w:ind w:right="268"/>
        <w:jc w:val="both"/>
        <w:rPr>
          <w:sz w:val="28"/>
          <w:szCs w:val="28"/>
          <w:lang w:val="en-IN"/>
        </w:rPr>
      </w:pPr>
      <w:r w:rsidRPr="00AA56C0">
        <w:rPr>
          <w:sz w:val="28"/>
          <w:szCs w:val="28"/>
          <w:lang w:val="en-IN"/>
        </w:rPr>
        <w:t>Database: MySQL or MongoDB for storing user, product, and order data</w:t>
      </w:r>
    </w:p>
    <w:p w14:paraId="7AFFCEF6" w14:textId="77777777" w:rsidR="003C7528" w:rsidRPr="00BE7B79" w:rsidRDefault="003C7528" w:rsidP="00DD5954">
      <w:pPr>
        <w:pStyle w:val="BodyText"/>
        <w:numPr>
          <w:ilvl w:val="0"/>
          <w:numId w:val="80"/>
        </w:numPr>
        <w:spacing w:before="185" w:line="360" w:lineRule="auto"/>
        <w:ind w:right="268"/>
        <w:jc w:val="both"/>
        <w:rPr>
          <w:sz w:val="28"/>
          <w:szCs w:val="28"/>
          <w:lang w:val="en-IN"/>
        </w:rPr>
      </w:pPr>
      <w:r w:rsidRPr="00BE7B79">
        <w:rPr>
          <w:sz w:val="28"/>
          <w:szCs w:val="28"/>
          <w:lang w:val="en-IN"/>
        </w:rPr>
        <w:t>Payment Gateway: Razorpay or Stripe for secure transactions</w:t>
      </w:r>
    </w:p>
    <w:p w14:paraId="42B39E84" w14:textId="77777777" w:rsidR="003C7528" w:rsidRPr="00BE7B79" w:rsidRDefault="003C7528" w:rsidP="00DD5954">
      <w:pPr>
        <w:pStyle w:val="BodyText"/>
        <w:numPr>
          <w:ilvl w:val="0"/>
          <w:numId w:val="80"/>
        </w:numPr>
        <w:spacing w:before="185" w:line="360" w:lineRule="auto"/>
        <w:ind w:right="268"/>
        <w:jc w:val="both"/>
        <w:rPr>
          <w:sz w:val="28"/>
          <w:szCs w:val="28"/>
          <w:lang w:val="en-IN"/>
        </w:rPr>
      </w:pPr>
      <w:r w:rsidRPr="00BE7B79">
        <w:rPr>
          <w:sz w:val="28"/>
          <w:szCs w:val="28"/>
          <w:lang w:val="en-IN"/>
        </w:rPr>
        <w:t>Hosting: Cloud-based platforms like Heroku, AWS, or Firebase</w:t>
      </w:r>
    </w:p>
    <w:p w14:paraId="7FD4FE33" w14:textId="77777777" w:rsidR="003C7528" w:rsidRPr="00BE7B79" w:rsidRDefault="003C7528" w:rsidP="00DD5954">
      <w:pPr>
        <w:pStyle w:val="BodyText"/>
        <w:spacing w:before="185" w:line="360" w:lineRule="auto"/>
        <w:ind w:right="268" w:firstLine="715"/>
        <w:jc w:val="both"/>
        <w:rPr>
          <w:sz w:val="28"/>
          <w:szCs w:val="28"/>
          <w:lang w:val="en-IN"/>
        </w:rPr>
      </w:pPr>
      <w:r w:rsidRPr="00BE7B79">
        <w:rPr>
          <w:sz w:val="28"/>
          <w:szCs w:val="28"/>
          <w:lang w:val="en-IN"/>
        </w:rPr>
        <w:t>Core Features of the Proposed System:</w:t>
      </w:r>
    </w:p>
    <w:p w14:paraId="2928D8F9" w14:textId="77777777" w:rsidR="003C7528" w:rsidRPr="00BE7B79" w:rsidRDefault="003C7528" w:rsidP="00DD5954">
      <w:pPr>
        <w:pStyle w:val="BodyText"/>
        <w:numPr>
          <w:ilvl w:val="0"/>
          <w:numId w:val="81"/>
        </w:numPr>
        <w:spacing w:before="185" w:line="360" w:lineRule="auto"/>
        <w:ind w:right="268"/>
        <w:jc w:val="both"/>
        <w:rPr>
          <w:sz w:val="28"/>
          <w:szCs w:val="28"/>
          <w:lang w:val="en-IN"/>
        </w:rPr>
      </w:pPr>
      <w:r w:rsidRPr="00BE7B79">
        <w:rPr>
          <w:sz w:val="28"/>
          <w:szCs w:val="28"/>
          <w:lang w:val="en-IN"/>
        </w:rPr>
        <w:t>User Registration (Farmer and Consumer accounts)</w:t>
      </w:r>
    </w:p>
    <w:p w14:paraId="1F189868" w14:textId="77777777" w:rsidR="003C7528" w:rsidRPr="00BE7B79" w:rsidRDefault="003C7528" w:rsidP="00DD5954">
      <w:pPr>
        <w:pStyle w:val="BodyText"/>
        <w:numPr>
          <w:ilvl w:val="0"/>
          <w:numId w:val="81"/>
        </w:numPr>
        <w:spacing w:before="185" w:line="360" w:lineRule="auto"/>
        <w:ind w:right="268"/>
        <w:jc w:val="both"/>
        <w:rPr>
          <w:sz w:val="28"/>
          <w:szCs w:val="28"/>
          <w:lang w:val="en-IN"/>
        </w:rPr>
      </w:pPr>
      <w:r w:rsidRPr="00BE7B79">
        <w:rPr>
          <w:sz w:val="28"/>
          <w:szCs w:val="28"/>
          <w:lang w:val="en-IN"/>
        </w:rPr>
        <w:t>Product listing and real-time inventory updates by farmers</w:t>
      </w:r>
    </w:p>
    <w:p w14:paraId="0D9BA05B" w14:textId="77777777" w:rsidR="003C7528" w:rsidRPr="00BE7B79" w:rsidRDefault="003C7528" w:rsidP="00DD5954">
      <w:pPr>
        <w:pStyle w:val="BodyText"/>
        <w:numPr>
          <w:ilvl w:val="0"/>
          <w:numId w:val="81"/>
        </w:numPr>
        <w:spacing w:before="185" w:line="360" w:lineRule="auto"/>
        <w:ind w:right="268"/>
        <w:jc w:val="both"/>
        <w:rPr>
          <w:sz w:val="28"/>
          <w:szCs w:val="28"/>
          <w:lang w:val="en-IN"/>
        </w:rPr>
      </w:pPr>
      <w:r w:rsidRPr="00BE7B79">
        <w:rPr>
          <w:sz w:val="28"/>
          <w:szCs w:val="28"/>
          <w:lang w:val="en-IN"/>
        </w:rPr>
        <w:t>Search and filter options for consumers (by location, category, freshness, etc.)</w:t>
      </w:r>
    </w:p>
    <w:p w14:paraId="26637CFB" w14:textId="77777777" w:rsidR="003C7528" w:rsidRPr="00BE7B79" w:rsidRDefault="003C7528" w:rsidP="00DD5954">
      <w:pPr>
        <w:pStyle w:val="BodyText"/>
        <w:numPr>
          <w:ilvl w:val="0"/>
          <w:numId w:val="81"/>
        </w:numPr>
        <w:spacing w:before="185" w:line="360" w:lineRule="auto"/>
        <w:ind w:right="268"/>
        <w:jc w:val="both"/>
        <w:rPr>
          <w:sz w:val="28"/>
          <w:szCs w:val="28"/>
          <w:lang w:val="en-IN"/>
        </w:rPr>
      </w:pPr>
      <w:r w:rsidRPr="00BE7B79">
        <w:rPr>
          <w:sz w:val="28"/>
          <w:szCs w:val="28"/>
          <w:lang w:val="en-IN"/>
        </w:rPr>
        <w:t>Secure order placement and online payments</w:t>
      </w:r>
    </w:p>
    <w:p w14:paraId="51BE6C52" w14:textId="77777777" w:rsidR="003C7528" w:rsidRPr="00BE7B79" w:rsidRDefault="003C7528" w:rsidP="00DD5954">
      <w:pPr>
        <w:pStyle w:val="BodyText"/>
        <w:numPr>
          <w:ilvl w:val="0"/>
          <w:numId w:val="81"/>
        </w:numPr>
        <w:spacing w:before="185" w:line="360" w:lineRule="auto"/>
        <w:ind w:right="268"/>
        <w:jc w:val="both"/>
        <w:rPr>
          <w:sz w:val="28"/>
          <w:szCs w:val="28"/>
          <w:lang w:val="en-IN"/>
        </w:rPr>
      </w:pPr>
      <w:r w:rsidRPr="00BE7B79">
        <w:rPr>
          <w:sz w:val="28"/>
          <w:szCs w:val="28"/>
          <w:lang w:val="en-IN"/>
        </w:rPr>
        <w:t>Real-time notifications (via email/SMS or in-app alerts)</w:t>
      </w:r>
    </w:p>
    <w:p w14:paraId="114E560A" w14:textId="77777777" w:rsidR="003C7528" w:rsidRPr="00BE7B79" w:rsidRDefault="003C7528" w:rsidP="00DD5954">
      <w:pPr>
        <w:pStyle w:val="BodyText"/>
        <w:numPr>
          <w:ilvl w:val="0"/>
          <w:numId w:val="81"/>
        </w:numPr>
        <w:spacing w:before="185" w:line="360" w:lineRule="auto"/>
        <w:ind w:right="268"/>
        <w:jc w:val="both"/>
        <w:rPr>
          <w:sz w:val="28"/>
          <w:szCs w:val="28"/>
          <w:lang w:val="en-IN"/>
        </w:rPr>
      </w:pPr>
      <w:r w:rsidRPr="00BE7B79">
        <w:rPr>
          <w:sz w:val="28"/>
          <w:szCs w:val="28"/>
          <w:lang w:val="en-IN"/>
        </w:rPr>
        <w:t>Feedback and review system</w:t>
      </w:r>
    </w:p>
    <w:p w14:paraId="4C09E6B3" w14:textId="3D3A00BB" w:rsidR="002B64E7" w:rsidRPr="00BE7B79" w:rsidRDefault="003C7528" w:rsidP="00DD5954">
      <w:pPr>
        <w:pStyle w:val="BodyText"/>
        <w:numPr>
          <w:ilvl w:val="0"/>
          <w:numId w:val="81"/>
        </w:numPr>
        <w:spacing w:before="185" w:line="360" w:lineRule="auto"/>
        <w:ind w:right="268"/>
        <w:jc w:val="both"/>
        <w:rPr>
          <w:sz w:val="28"/>
          <w:szCs w:val="28"/>
          <w:lang w:val="en-IN"/>
        </w:rPr>
      </w:pPr>
      <w:r w:rsidRPr="00BE7B79">
        <w:rPr>
          <w:sz w:val="28"/>
          <w:szCs w:val="28"/>
          <w:lang w:val="en-IN"/>
        </w:rPr>
        <w:t>Admin dashboard for system monitoring and user manageme</w:t>
      </w:r>
      <w:r w:rsidR="006C28EC" w:rsidRPr="00BE7B79">
        <w:rPr>
          <w:sz w:val="28"/>
          <w:szCs w:val="28"/>
          <w:lang w:val="en-IN"/>
        </w:rPr>
        <w:t>nt</w:t>
      </w:r>
    </w:p>
    <w:p w14:paraId="77F290FB" w14:textId="77777777" w:rsidR="002B64E7" w:rsidRPr="00BE7B79" w:rsidRDefault="002B64E7" w:rsidP="00DD5954">
      <w:pPr>
        <w:pStyle w:val="BodyText"/>
        <w:spacing w:before="185" w:line="360" w:lineRule="auto"/>
        <w:ind w:right="268" w:firstLine="715"/>
        <w:jc w:val="both"/>
        <w:rPr>
          <w:sz w:val="28"/>
          <w:szCs w:val="28"/>
          <w:lang w:val="en-IN"/>
        </w:rPr>
      </w:pPr>
    </w:p>
    <w:p w14:paraId="10EA005A" w14:textId="77777777" w:rsidR="00F43620" w:rsidRDefault="00F43620" w:rsidP="00DD5954">
      <w:pPr>
        <w:pStyle w:val="BodyText"/>
        <w:spacing w:before="185" w:line="360" w:lineRule="auto"/>
        <w:ind w:right="268" w:firstLine="715"/>
        <w:jc w:val="both"/>
        <w:rPr>
          <w:b/>
          <w:bCs/>
          <w:sz w:val="28"/>
          <w:szCs w:val="28"/>
          <w:lang w:val="en-IN"/>
        </w:rPr>
      </w:pPr>
    </w:p>
    <w:p w14:paraId="23E18D48" w14:textId="7170D6B6" w:rsidR="003C7528" w:rsidRPr="00BE7B79" w:rsidRDefault="003C7528" w:rsidP="00DD5954">
      <w:pPr>
        <w:pStyle w:val="BodyText"/>
        <w:spacing w:before="185" w:line="360" w:lineRule="auto"/>
        <w:ind w:right="268" w:firstLine="715"/>
        <w:jc w:val="both"/>
        <w:rPr>
          <w:sz w:val="28"/>
          <w:szCs w:val="28"/>
          <w:lang w:val="en-IN"/>
        </w:rPr>
      </w:pPr>
      <w:r w:rsidRPr="00BE7B79">
        <w:rPr>
          <w:b/>
          <w:bCs/>
          <w:sz w:val="28"/>
          <w:szCs w:val="28"/>
          <w:lang w:val="en-IN"/>
        </w:rPr>
        <w:t>Advantages of the Proposed System</w:t>
      </w:r>
      <w:r w:rsidRPr="00BE7B79">
        <w:rPr>
          <w:sz w:val="28"/>
          <w:szCs w:val="28"/>
          <w:lang w:val="en-IN"/>
        </w:rPr>
        <w:t>:</w:t>
      </w:r>
    </w:p>
    <w:p w14:paraId="1EF5C7CB" w14:textId="77777777" w:rsidR="003C7528" w:rsidRPr="00BE7B79" w:rsidRDefault="003C7528" w:rsidP="00DD5954">
      <w:pPr>
        <w:pStyle w:val="BodyText"/>
        <w:numPr>
          <w:ilvl w:val="0"/>
          <w:numId w:val="82"/>
        </w:numPr>
        <w:spacing w:before="185" w:line="360" w:lineRule="auto"/>
        <w:ind w:right="268"/>
        <w:jc w:val="both"/>
        <w:rPr>
          <w:sz w:val="28"/>
          <w:szCs w:val="28"/>
          <w:lang w:val="en-IN"/>
        </w:rPr>
      </w:pPr>
      <w:r w:rsidRPr="00BE7B79">
        <w:rPr>
          <w:b/>
          <w:bCs/>
          <w:sz w:val="28"/>
          <w:szCs w:val="28"/>
          <w:lang w:val="en-IN"/>
        </w:rPr>
        <w:t>Direct Farmer-to-Consumer Connection</w:t>
      </w:r>
      <w:r w:rsidRPr="00BE7B79">
        <w:rPr>
          <w:sz w:val="28"/>
          <w:szCs w:val="28"/>
          <w:lang w:val="en-IN"/>
        </w:rPr>
        <w:t>:</w:t>
      </w:r>
    </w:p>
    <w:p w14:paraId="0A6A46A3" w14:textId="4C40B2C6" w:rsidR="002B64E7" w:rsidRPr="00BE7B79" w:rsidRDefault="003C7528" w:rsidP="00DD5954">
      <w:pPr>
        <w:pStyle w:val="BodyText"/>
        <w:numPr>
          <w:ilvl w:val="1"/>
          <w:numId w:val="82"/>
        </w:numPr>
        <w:spacing w:before="185" w:line="360" w:lineRule="auto"/>
        <w:ind w:right="268"/>
        <w:jc w:val="both"/>
        <w:rPr>
          <w:sz w:val="28"/>
          <w:szCs w:val="28"/>
          <w:lang w:val="en-IN"/>
        </w:rPr>
      </w:pPr>
      <w:r w:rsidRPr="00BE7B79">
        <w:rPr>
          <w:sz w:val="28"/>
          <w:szCs w:val="28"/>
          <w:lang w:val="en-IN"/>
        </w:rPr>
        <w:t>Eliminates middlemen, allowing farmers to receive fair prices and consumers to get fresh products at lower costs.</w:t>
      </w:r>
    </w:p>
    <w:p w14:paraId="34DEA440" w14:textId="1CF0BDF0" w:rsidR="003C7528" w:rsidRPr="00BE7B79" w:rsidRDefault="003C7528" w:rsidP="00DD5954">
      <w:pPr>
        <w:pStyle w:val="BodyText"/>
        <w:numPr>
          <w:ilvl w:val="0"/>
          <w:numId w:val="82"/>
        </w:numPr>
        <w:spacing w:before="185" w:line="360" w:lineRule="auto"/>
        <w:ind w:right="268"/>
        <w:jc w:val="both"/>
        <w:rPr>
          <w:sz w:val="28"/>
          <w:szCs w:val="28"/>
          <w:lang w:val="en-IN"/>
        </w:rPr>
      </w:pPr>
      <w:r w:rsidRPr="00BE7B79">
        <w:rPr>
          <w:b/>
          <w:bCs/>
          <w:sz w:val="28"/>
          <w:szCs w:val="28"/>
          <w:lang w:val="en-IN"/>
        </w:rPr>
        <w:t>Increased Profitability for Farmers</w:t>
      </w:r>
      <w:r w:rsidRPr="00BE7B79">
        <w:rPr>
          <w:sz w:val="28"/>
          <w:szCs w:val="28"/>
          <w:lang w:val="en-IN"/>
        </w:rPr>
        <w:t>:</w:t>
      </w:r>
    </w:p>
    <w:p w14:paraId="7A721B32" w14:textId="77777777" w:rsidR="003C7528" w:rsidRPr="00BE7B79" w:rsidRDefault="003C7528" w:rsidP="00DD5954">
      <w:pPr>
        <w:pStyle w:val="BodyText"/>
        <w:numPr>
          <w:ilvl w:val="1"/>
          <w:numId w:val="82"/>
        </w:numPr>
        <w:spacing w:before="185" w:line="360" w:lineRule="auto"/>
        <w:ind w:right="268"/>
        <w:jc w:val="both"/>
        <w:rPr>
          <w:sz w:val="28"/>
          <w:szCs w:val="28"/>
          <w:lang w:val="en-IN"/>
        </w:rPr>
      </w:pPr>
      <w:r w:rsidRPr="00BE7B79">
        <w:rPr>
          <w:sz w:val="28"/>
          <w:szCs w:val="28"/>
          <w:lang w:val="en-IN"/>
        </w:rPr>
        <w:t>Farmers gain access to a larger market and retain a greater share of revenue.</w:t>
      </w:r>
    </w:p>
    <w:p w14:paraId="068A3E76" w14:textId="77777777" w:rsidR="003C7528" w:rsidRPr="00BE7B79" w:rsidRDefault="003C7528" w:rsidP="00DD5954">
      <w:pPr>
        <w:pStyle w:val="BodyText"/>
        <w:numPr>
          <w:ilvl w:val="0"/>
          <w:numId w:val="82"/>
        </w:numPr>
        <w:spacing w:before="185" w:line="360" w:lineRule="auto"/>
        <w:ind w:right="268"/>
        <w:jc w:val="both"/>
        <w:rPr>
          <w:sz w:val="28"/>
          <w:szCs w:val="28"/>
          <w:lang w:val="en-IN"/>
        </w:rPr>
      </w:pPr>
      <w:r w:rsidRPr="00BE7B79">
        <w:rPr>
          <w:b/>
          <w:bCs/>
          <w:sz w:val="28"/>
          <w:szCs w:val="28"/>
          <w:lang w:val="en-IN"/>
        </w:rPr>
        <w:t>Transparency in Pricing</w:t>
      </w:r>
      <w:r w:rsidRPr="00BE7B79">
        <w:rPr>
          <w:sz w:val="28"/>
          <w:szCs w:val="28"/>
          <w:lang w:val="en-IN"/>
        </w:rPr>
        <w:t>:</w:t>
      </w:r>
    </w:p>
    <w:p w14:paraId="008ADA8F" w14:textId="77777777" w:rsidR="003C7528" w:rsidRPr="00BE7B79" w:rsidRDefault="003C7528" w:rsidP="00DD5954">
      <w:pPr>
        <w:pStyle w:val="BodyText"/>
        <w:numPr>
          <w:ilvl w:val="1"/>
          <w:numId w:val="82"/>
        </w:numPr>
        <w:spacing w:before="185" w:line="360" w:lineRule="auto"/>
        <w:ind w:right="268"/>
        <w:jc w:val="both"/>
        <w:rPr>
          <w:sz w:val="28"/>
          <w:szCs w:val="28"/>
          <w:lang w:val="en-IN"/>
        </w:rPr>
      </w:pPr>
      <w:r w:rsidRPr="00BE7B79">
        <w:rPr>
          <w:sz w:val="28"/>
          <w:szCs w:val="28"/>
          <w:lang w:val="en-IN"/>
        </w:rPr>
        <w:t>Farmers set their own prices; consumers see real-time costs and product details.</w:t>
      </w:r>
    </w:p>
    <w:p w14:paraId="69EF616F" w14:textId="77777777" w:rsidR="003C7528" w:rsidRPr="00BE7B79" w:rsidRDefault="003C7528" w:rsidP="00DD5954">
      <w:pPr>
        <w:pStyle w:val="BodyText"/>
        <w:numPr>
          <w:ilvl w:val="0"/>
          <w:numId w:val="82"/>
        </w:numPr>
        <w:spacing w:before="185" w:line="360" w:lineRule="auto"/>
        <w:ind w:right="268"/>
        <w:jc w:val="both"/>
        <w:rPr>
          <w:sz w:val="28"/>
          <w:szCs w:val="28"/>
          <w:lang w:val="en-IN"/>
        </w:rPr>
      </w:pPr>
      <w:r w:rsidRPr="00BE7B79">
        <w:rPr>
          <w:b/>
          <w:bCs/>
          <w:sz w:val="28"/>
          <w:szCs w:val="28"/>
          <w:lang w:val="en-IN"/>
        </w:rPr>
        <w:t>Enhanced Consumer Trust</w:t>
      </w:r>
      <w:r w:rsidRPr="00BE7B79">
        <w:rPr>
          <w:sz w:val="28"/>
          <w:szCs w:val="28"/>
          <w:lang w:val="en-IN"/>
        </w:rPr>
        <w:t>:</w:t>
      </w:r>
    </w:p>
    <w:p w14:paraId="1F79D617" w14:textId="77777777" w:rsidR="003C7528" w:rsidRPr="00BE7B79" w:rsidRDefault="003C7528" w:rsidP="00DD5954">
      <w:pPr>
        <w:pStyle w:val="BodyText"/>
        <w:numPr>
          <w:ilvl w:val="1"/>
          <w:numId w:val="82"/>
        </w:numPr>
        <w:spacing w:before="185" w:line="360" w:lineRule="auto"/>
        <w:ind w:right="268"/>
        <w:jc w:val="both"/>
        <w:rPr>
          <w:sz w:val="28"/>
          <w:szCs w:val="28"/>
          <w:lang w:val="en-IN"/>
        </w:rPr>
      </w:pPr>
      <w:r w:rsidRPr="00BE7B79">
        <w:rPr>
          <w:sz w:val="28"/>
          <w:szCs w:val="28"/>
          <w:lang w:val="en-IN"/>
        </w:rPr>
        <w:t>Through verified farmer profiles and consumer reviews, trust is built over time.</w:t>
      </w:r>
    </w:p>
    <w:p w14:paraId="2016EB7A" w14:textId="77777777" w:rsidR="003C7528" w:rsidRPr="00BE7B79" w:rsidRDefault="003C7528" w:rsidP="00DD5954">
      <w:pPr>
        <w:pStyle w:val="BodyText"/>
        <w:numPr>
          <w:ilvl w:val="0"/>
          <w:numId w:val="82"/>
        </w:numPr>
        <w:spacing w:before="185" w:line="360" w:lineRule="auto"/>
        <w:ind w:right="268"/>
        <w:jc w:val="both"/>
        <w:rPr>
          <w:sz w:val="28"/>
          <w:szCs w:val="28"/>
          <w:lang w:val="en-IN"/>
        </w:rPr>
      </w:pPr>
      <w:r w:rsidRPr="00BE7B79">
        <w:rPr>
          <w:b/>
          <w:bCs/>
          <w:sz w:val="28"/>
          <w:szCs w:val="28"/>
          <w:lang w:val="en-IN"/>
        </w:rPr>
        <w:t>Improved Accessibility and Convenience</w:t>
      </w:r>
      <w:r w:rsidRPr="00BE7B79">
        <w:rPr>
          <w:sz w:val="28"/>
          <w:szCs w:val="28"/>
          <w:lang w:val="en-IN"/>
        </w:rPr>
        <w:t>:</w:t>
      </w:r>
    </w:p>
    <w:p w14:paraId="2A5466DC" w14:textId="77777777" w:rsidR="003C7528" w:rsidRPr="00BE7B79" w:rsidRDefault="003C7528" w:rsidP="00DD5954">
      <w:pPr>
        <w:pStyle w:val="BodyText"/>
        <w:numPr>
          <w:ilvl w:val="1"/>
          <w:numId w:val="82"/>
        </w:numPr>
        <w:spacing w:before="185" w:line="360" w:lineRule="auto"/>
        <w:ind w:right="268"/>
        <w:jc w:val="both"/>
        <w:rPr>
          <w:sz w:val="28"/>
          <w:szCs w:val="28"/>
          <w:lang w:val="en-IN"/>
        </w:rPr>
      </w:pPr>
      <w:r w:rsidRPr="00BE7B79">
        <w:rPr>
          <w:sz w:val="28"/>
          <w:szCs w:val="28"/>
          <w:lang w:val="en-IN"/>
        </w:rPr>
        <w:t>Consumers can shop anytime from anywhere; farmers can update product listings from their phones.</w:t>
      </w:r>
    </w:p>
    <w:p w14:paraId="02FAE0F7" w14:textId="77777777" w:rsidR="003C7528" w:rsidRPr="00BE7B79" w:rsidRDefault="003C7528" w:rsidP="00DD5954">
      <w:pPr>
        <w:pStyle w:val="BodyText"/>
        <w:numPr>
          <w:ilvl w:val="0"/>
          <w:numId w:val="82"/>
        </w:numPr>
        <w:spacing w:before="185" w:line="360" w:lineRule="auto"/>
        <w:ind w:right="268"/>
        <w:jc w:val="both"/>
        <w:rPr>
          <w:sz w:val="28"/>
          <w:szCs w:val="28"/>
          <w:lang w:val="en-IN"/>
        </w:rPr>
      </w:pPr>
      <w:r w:rsidRPr="00BE7B79">
        <w:rPr>
          <w:b/>
          <w:bCs/>
          <w:sz w:val="28"/>
          <w:szCs w:val="28"/>
          <w:lang w:val="en-IN"/>
        </w:rPr>
        <w:t>Reduced Post-Harvest Losses</w:t>
      </w:r>
      <w:r w:rsidRPr="00BE7B79">
        <w:rPr>
          <w:sz w:val="28"/>
          <w:szCs w:val="28"/>
          <w:lang w:val="en-IN"/>
        </w:rPr>
        <w:t>:</w:t>
      </w:r>
    </w:p>
    <w:p w14:paraId="6D950B71" w14:textId="77777777" w:rsidR="003C7528" w:rsidRPr="00BE7B79" w:rsidRDefault="003C7528" w:rsidP="00DD5954">
      <w:pPr>
        <w:pStyle w:val="BodyText"/>
        <w:numPr>
          <w:ilvl w:val="1"/>
          <w:numId w:val="82"/>
        </w:numPr>
        <w:spacing w:before="185" w:line="360" w:lineRule="auto"/>
        <w:ind w:right="268"/>
        <w:jc w:val="both"/>
        <w:rPr>
          <w:sz w:val="28"/>
          <w:szCs w:val="28"/>
          <w:lang w:val="en-IN"/>
        </w:rPr>
      </w:pPr>
      <w:r w:rsidRPr="00BE7B79">
        <w:rPr>
          <w:sz w:val="28"/>
          <w:szCs w:val="28"/>
          <w:lang w:val="en-IN"/>
        </w:rPr>
        <w:t>Faster selling through the platform reduces the chances of spoilage.</w:t>
      </w:r>
    </w:p>
    <w:p w14:paraId="09E4D23C" w14:textId="77777777" w:rsidR="003C7528" w:rsidRPr="00BE7B79" w:rsidRDefault="003C7528" w:rsidP="00DD5954">
      <w:pPr>
        <w:pStyle w:val="BodyText"/>
        <w:numPr>
          <w:ilvl w:val="0"/>
          <w:numId w:val="82"/>
        </w:numPr>
        <w:spacing w:before="185" w:line="360" w:lineRule="auto"/>
        <w:ind w:right="268"/>
        <w:jc w:val="both"/>
        <w:rPr>
          <w:sz w:val="28"/>
          <w:szCs w:val="28"/>
          <w:lang w:val="en-IN"/>
        </w:rPr>
      </w:pPr>
      <w:r w:rsidRPr="00BE7B79">
        <w:rPr>
          <w:b/>
          <w:bCs/>
          <w:sz w:val="28"/>
          <w:szCs w:val="28"/>
          <w:lang w:val="en-IN"/>
        </w:rPr>
        <w:t>Sustainable and Local Sourcing</w:t>
      </w:r>
      <w:r w:rsidRPr="00BE7B79">
        <w:rPr>
          <w:sz w:val="28"/>
          <w:szCs w:val="28"/>
          <w:lang w:val="en-IN"/>
        </w:rPr>
        <w:t>:</w:t>
      </w:r>
    </w:p>
    <w:p w14:paraId="2A620CA8" w14:textId="77777777" w:rsidR="003C7528" w:rsidRPr="00BE7B79" w:rsidRDefault="003C7528" w:rsidP="00DD5954">
      <w:pPr>
        <w:pStyle w:val="BodyText"/>
        <w:numPr>
          <w:ilvl w:val="1"/>
          <w:numId w:val="82"/>
        </w:numPr>
        <w:spacing w:before="185" w:line="360" w:lineRule="auto"/>
        <w:ind w:right="268"/>
        <w:jc w:val="both"/>
        <w:rPr>
          <w:sz w:val="28"/>
          <w:szCs w:val="28"/>
          <w:lang w:val="en-IN"/>
        </w:rPr>
      </w:pPr>
      <w:r w:rsidRPr="00BE7B79">
        <w:rPr>
          <w:sz w:val="28"/>
          <w:szCs w:val="28"/>
          <w:lang w:val="en-IN"/>
        </w:rPr>
        <w:t>Encourages the purchase of locally grown, organic, and fresh produce, reducing carbon footprints.</w:t>
      </w:r>
    </w:p>
    <w:p w14:paraId="0E8C601A" w14:textId="77777777" w:rsidR="003C7528" w:rsidRPr="00BE7B79" w:rsidRDefault="003C7528" w:rsidP="00DD5954">
      <w:pPr>
        <w:pStyle w:val="BodyText"/>
        <w:numPr>
          <w:ilvl w:val="0"/>
          <w:numId w:val="82"/>
        </w:numPr>
        <w:spacing w:before="185" w:line="360" w:lineRule="auto"/>
        <w:ind w:right="268"/>
        <w:jc w:val="both"/>
        <w:rPr>
          <w:sz w:val="28"/>
          <w:szCs w:val="28"/>
          <w:lang w:val="en-IN"/>
        </w:rPr>
      </w:pPr>
      <w:r w:rsidRPr="00BE7B79">
        <w:rPr>
          <w:b/>
          <w:bCs/>
          <w:sz w:val="28"/>
          <w:szCs w:val="28"/>
          <w:lang w:val="en-IN"/>
        </w:rPr>
        <w:t>Real-Time Communication</w:t>
      </w:r>
      <w:r w:rsidRPr="00BE7B79">
        <w:rPr>
          <w:sz w:val="28"/>
          <w:szCs w:val="28"/>
          <w:lang w:val="en-IN"/>
        </w:rPr>
        <w:t>:</w:t>
      </w:r>
    </w:p>
    <w:p w14:paraId="3A4F7B78" w14:textId="77777777" w:rsidR="003C7528" w:rsidRPr="00BE7B79" w:rsidRDefault="003C7528" w:rsidP="00DD5954">
      <w:pPr>
        <w:pStyle w:val="BodyText"/>
        <w:numPr>
          <w:ilvl w:val="1"/>
          <w:numId w:val="82"/>
        </w:numPr>
        <w:spacing w:before="185" w:line="360" w:lineRule="auto"/>
        <w:ind w:right="268"/>
        <w:jc w:val="both"/>
        <w:rPr>
          <w:sz w:val="28"/>
          <w:szCs w:val="28"/>
          <w:lang w:val="en-IN"/>
        </w:rPr>
      </w:pPr>
      <w:r w:rsidRPr="00BE7B79">
        <w:rPr>
          <w:sz w:val="28"/>
          <w:szCs w:val="28"/>
          <w:lang w:val="en-IN"/>
        </w:rPr>
        <w:lastRenderedPageBreak/>
        <w:t>In-app messaging or notifications allow for efficient communication between buyers and sellers.</w:t>
      </w:r>
    </w:p>
    <w:p w14:paraId="16408303" w14:textId="77777777" w:rsidR="003C7528" w:rsidRPr="00BE7B79" w:rsidRDefault="003C7528" w:rsidP="00DD5954">
      <w:pPr>
        <w:pStyle w:val="BodyText"/>
        <w:numPr>
          <w:ilvl w:val="0"/>
          <w:numId w:val="82"/>
        </w:numPr>
        <w:spacing w:before="185" w:line="360" w:lineRule="auto"/>
        <w:ind w:right="268"/>
        <w:jc w:val="both"/>
        <w:rPr>
          <w:sz w:val="28"/>
          <w:szCs w:val="28"/>
          <w:lang w:val="en-IN"/>
        </w:rPr>
      </w:pPr>
      <w:r w:rsidRPr="00BE7B79">
        <w:rPr>
          <w:b/>
          <w:bCs/>
          <w:sz w:val="28"/>
          <w:szCs w:val="28"/>
          <w:lang w:val="en-IN"/>
        </w:rPr>
        <w:t>Data Analytics and Reporting</w:t>
      </w:r>
      <w:r w:rsidRPr="00BE7B79">
        <w:rPr>
          <w:sz w:val="28"/>
          <w:szCs w:val="28"/>
          <w:lang w:val="en-IN"/>
        </w:rPr>
        <w:t>:</w:t>
      </w:r>
    </w:p>
    <w:p w14:paraId="43EECA74" w14:textId="77777777" w:rsidR="003C7528" w:rsidRPr="00BE7B79" w:rsidRDefault="003C7528" w:rsidP="00DD5954">
      <w:pPr>
        <w:pStyle w:val="BodyText"/>
        <w:numPr>
          <w:ilvl w:val="1"/>
          <w:numId w:val="82"/>
        </w:numPr>
        <w:spacing w:before="185" w:line="360" w:lineRule="auto"/>
        <w:ind w:right="268"/>
        <w:jc w:val="both"/>
        <w:rPr>
          <w:sz w:val="28"/>
          <w:szCs w:val="28"/>
          <w:lang w:val="en-IN"/>
        </w:rPr>
      </w:pPr>
      <w:r w:rsidRPr="00BE7B79">
        <w:rPr>
          <w:sz w:val="28"/>
          <w:szCs w:val="28"/>
          <w:lang w:val="en-IN"/>
        </w:rPr>
        <w:t>Farmers and administrators can view sales trends, customer preferences, and inventory reports.</w:t>
      </w:r>
    </w:p>
    <w:p w14:paraId="3AD99F1B" w14:textId="77777777" w:rsidR="003C7528" w:rsidRPr="00BE7B79" w:rsidRDefault="003C7528" w:rsidP="00DD5954">
      <w:pPr>
        <w:pStyle w:val="BodyText"/>
        <w:numPr>
          <w:ilvl w:val="0"/>
          <w:numId w:val="82"/>
        </w:numPr>
        <w:spacing w:before="185" w:line="360" w:lineRule="auto"/>
        <w:ind w:right="268"/>
        <w:jc w:val="both"/>
        <w:rPr>
          <w:sz w:val="28"/>
          <w:szCs w:val="28"/>
          <w:lang w:val="en-IN"/>
        </w:rPr>
      </w:pPr>
      <w:r w:rsidRPr="00BE7B79">
        <w:rPr>
          <w:b/>
          <w:bCs/>
          <w:sz w:val="28"/>
          <w:szCs w:val="28"/>
          <w:lang w:val="en-IN"/>
        </w:rPr>
        <w:t>Scalable and Customizable</w:t>
      </w:r>
      <w:r w:rsidRPr="00BE7B79">
        <w:rPr>
          <w:sz w:val="28"/>
          <w:szCs w:val="28"/>
          <w:lang w:val="en-IN"/>
        </w:rPr>
        <w:t>:</w:t>
      </w:r>
    </w:p>
    <w:p w14:paraId="49B995EA" w14:textId="77777777" w:rsidR="003C7528" w:rsidRPr="00BE7B79" w:rsidRDefault="003C7528" w:rsidP="00DD5954">
      <w:pPr>
        <w:pStyle w:val="BodyText"/>
        <w:numPr>
          <w:ilvl w:val="1"/>
          <w:numId w:val="82"/>
        </w:numPr>
        <w:spacing w:before="185" w:line="360" w:lineRule="auto"/>
        <w:ind w:right="268"/>
        <w:jc w:val="both"/>
        <w:rPr>
          <w:sz w:val="28"/>
          <w:szCs w:val="28"/>
          <w:lang w:val="en-IN"/>
        </w:rPr>
      </w:pPr>
      <w:r w:rsidRPr="00BE7B79">
        <w:rPr>
          <w:sz w:val="28"/>
          <w:szCs w:val="28"/>
          <w:lang w:val="en-IN"/>
        </w:rPr>
        <w:t>The system can be expanded to include more services like logistics, subscriptions, or bulk orders.</w:t>
      </w:r>
    </w:p>
    <w:p w14:paraId="5A6A149F" w14:textId="287A749D" w:rsidR="002B64E7" w:rsidRPr="00BE7B79" w:rsidRDefault="003C7528" w:rsidP="00DD5954">
      <w:pPr>
        <w:pStyle w:val="BodyText"/>
        <w:spacing w:before="185" w:line="360" w:lineRule="auto"/>
        <w:ind w:right="268"/>
        <w:jc w:val="both"/>
        <w:rPr>
          <w:sz w:val="28"/>
          <w:szCs w:val="28"/>
          <w:lang w:val="en-IN"/>
        </w:rPr>
      </w:pPr>
      <w:r w:rsidRPr="00BE7B79">
        <w:rPr>
          <w:b/>
          <w:bCs/>
          <w:sz w:val="28"/>
          <w:szCs w:val="28"/>
          <w:lang w:val="en-IN"/>
        </w:rPr>
        <w:t>Conclusion</w:t>
      </w:r>
      <w:r w:rsidRPr="00BE7B79">
        <w:rPr>
          <w:sz w:val="28"/>
          <w:szCs w:val="28"/>
          <w:lang w:val="en-IN"/>
        </w:rPr>
        <w:t xml:space="preserve">: </w:t>
      </w:r>
    </w:p>
    <w:p w14:paraId="6FB91A4E" w14:textId="32A5FCFE" w:rsidR="003C7528" w:rsidRPr="00BE7B79" w:rsidRDefault="003C7528" w:rsidP="00DD5954">
      <w:pPr>
        <w:pStyle w:val="BodyText"/>
        <w:spacing w:before="185" w:line="360" w:lineRule="auto"/>
        <w:ind w:right="268" w:firstLine="715"/>
        <w:jc w:val="both"/>
        <w:rPr>
          <w:sz w:val="28"/>
          <w:szCs w:val="28"/>
          <w:lang w:val="en-IN"/>
        </w:rPr>
      </w:pPr>
      <w:r w:rsidRPr="00BE7B79">
        <w:rPr>
          <w:sz w:val="28"/>
          <w:szCs w:val="28"/>
          <w:lang w:val="en-IN"/>
        </w:rPr>
        <w:t>The proposed F2C web application serves as a modern solution to long-standing inefficiencies in agricultural distribution. It empowers farmers with technology, enhances consumer access to quality produce, and promotes a fair, transparent, and sustainable food supply chain.</w:t>
      </w:r>
    </w:p>
    <w:p w14:paraId="0CBE3999" w14:textId="105A2AF6" w:rsidR="006C3158" w:rsidRDefault="006C3158" w:rsidP="002B64E7">
      <w:pPr>
        <w:pStyle w:val="BodyText"/>
        <w:spacing w:before="185" w:line="360" w:lineRule="auto"/>
        <w:ind w:right="268"/>
        <w:jc w:val="both"/>
        <w:sectPr w:rsidR="006C3158">
          <w:pgSz w:w="11930" w:h="16860"/>
          <w:pgMar w:top="1340" w:right="1275" w:bottom="1220" w:left="992" w:header="0" w:footer="1022" w:gutter="0"/>
          <w:cols w:space="720"/>
        </w:sectPr>
      </w:pPr>
    </w:p>
    <w:p w14:paraId="45A73DC4" w14:textId="77777777" w:rsidR="006C3158" w:rsidRDefault="006C3158">
      <w:pPr>
        <w:pStyle w:val="BodyText"/>
        <w:ind w:left="0"/>
        <w:rPr>
          <w:sz w:val="50"/>
        </w:rPr>
      </w:pPr>
    </w:p>
    <w:p w14:paraId="3BF96FC1" w14:textId="77777777" w:rsidR="006C3158" w:rsidRDefault="006C3158">
      <w:pPr>
        <w:pStyle w:val="BodyText"/>
        <w:ind w:left="0"/>
        <w:rPr>
          <w:sz w:val="50"/>
        </w:rPr>
      </w:pPr>
    </w:p>
    <w:p w14:paraId="6B411A00" w14:textId="77777777" w:rsidR="006C3158" w:rsidRDefault="006C3158">
      <w:pPr>
        <w:pStyle w:val="BodyText"/>
        <w:ind w:left="0"/>
        <w:rPr>
          <w:sz w:val="50"/>
        </w:rPr>
      </w:pPr>
    </w:p>
    <w:p w14:paraId="3B8F5881" w14:textId="77777777" w:rsidR="006C3158" w:rsidRDefault="006C3158">
      <w:pPr>
        <w:pStyle w:val="BodyText"/>
        <w:ind w:left="0"/>
        <w:rPr>
          <w:sz w:val="50"/>
        </w:rPr>
      </w:pPr>
    </w:p>
    <w:p w14:paraId="054312ED" w14:textId="77777777" w:rsidR="006C3158" w:rsidRDefault="006C3158">
      <w:pPr>
        <w:pStyle w:val="BodyText"/>
        <w:ind w:left="0"/>
        <w:rPr>
          <w:sz w:val="50"/>
        </w:rPr>
      </w:pPr>
    </w:p>
    <w:p w14:paraId="7939BB34" w14:textId="77777777" w:rsidR="006C3158" w:rsidRDefault="006C3158">
      <w:pPr>
        <w:pStyle w:val="BodyText"/>
        <w:ind w:left="0"/>
        <w:rPr>
          <w:sz w:val="50"/>
        </w:rPr>
      </w:pPr>
    </w:p>
    <w:p w14:paraId="36CFA111" w14:textId="77777777" w:rsidR="006C3158" w:rsidRDefault="006C3158">
      <w:pPr>
        <w:pStyle w:val="BodyText"/>
        <w:ind w:left="0"/>
        <w:rPr>
          <w:sz w:val="50"/>
        </w:rPr>
      </w:pPr>
    </w:p>
    <w:p w14:paraId="5662E7A9" w14:textId="77777777" w:rsidR="006C3158" w:rsidRDefault="006C3158">
      <w:pPr>
        <w:pStyle w:val="BodyText"/>
        <w:ind w:left="0"/>
        <w:rPr>
          <w:sz w:val="50"/>
        </w:rPr>
      </w:pPr>
    </w:p>
    <w:p w14:paraId="2B5E1A1C" w14:textId="77777777" w:rsidR="006C3158" w:rsidRDefault="006C3158">
      <w:pPr>
        <w:pStyle w:val="BodyText"/>
        <w:spacing w:before="58"/>
        <w:ind w:left="0"/>
        <w:rPr>
          <w:sz w:val="50"/>
        </w:rPr>
      </w:pPr>
    </w:p>
    <w:p w14:paraId="541C643C" w14:textId="77777777" w:rsidR="006C3158" w:rsidRDefault="00000000">
      <w:pPr>
        <w:pStyle w:val="Heading1"/>
      </w:pPr>
      <w:r>
        <w:rPr>
          <w:spacing w:val="-4"/>
        </w:rPr>
        <w:t>CHAPTER</w:t>
      </w:r>
      <w:r>
        <w:rPr>
          <w:spacing w:val="-16"/>
        </w:rPr>
        <w:t xml:space="preserve"> </w:t>
      </w:r>
      <w:r>
        <w:rPr>
          <w:spacing w:val="-4"/>
        </w:rPr>
        <w:t>-</w:t>
      </w:r>
      <w:r>
        <w:rPr>
          <w:spacing w:val="-10"/>
        </w:rPr>
        <w:t>3</w:t>
      </w:r>
    </w:p>
    <w:p w14:paraId="603E3740" w14:textId="77777777" w:rsidR="006C3158" w:rsidRDefault="006C3158">
      <w:pPr>
        <w:pStyle w:val="Heading1"/>
        <w:sectPr w:rsidR="006C3158">
          <w:pgSz w:w="11930" w:h="16860"/>
          <w:pgMar w:top="1940" w:right="1275" w:bottom="1220" w:left="992" w:header="0" w:footer="1022" w:gutter="0"/>
          <w:cols w:space="720"/>
        </w:sectPr>
      </w:pPr>
    </w:p>
    <w:p w14:paraId="4DDA69D7" w14:textId="07976473" w:rsidR="006C3158" w:rsidRPr="00DB6919" w:rsidRDefault="00000000">
      <w:pPr>
        <w:pStyle w:val="Heading3"/>
        <w:spacing w:line="357" w:lineRule="auto"/>
        <w:ind w:left="3461" w:right="3236" w:firstLine="41"/>
        <w:jc w:val="center"/>
        <w:rPr>
          <w:sz w:val="28"/>
          <w:szCs w:val="28"/>
        </w:rPr>
      </w:pPr>
      <w:r>
        <w:lastRenderedPageBreak/>
        <w:t xml:space="preserve">CHAPTER 3 </w:t>
      </w:r>
      <w:r w:rsidRPr="00DB6919">
        <w:rPr>
          <w:spacing w:val="-4"/>
          <w:sz w:val="28"/>
          <w:szCs w:val="28"/>
        </w:rPr>
        <w:t>SYSTEM</w:t>
      </w:r>
      <w:r w:rsidRPr="00DB6919">
        <w:rPr>
          <w:spacing w:val="-19"/>
          <w:sz w:val="28"/>
          <w:szCs w:val="28"/>
        </w:rPr>
        <w:t xml:space="preserve"> </w:t>
      </w:r>
      <w:r w:rsidRPr="00DB6919">
        <w:rPr>
          <w:spacing w:val="-4"/>
          <w:sz w:val="28"/>
          <w:szCs w:val="28"/>
        </w:rPr>
        <w:t>ANALYSIS</w:t>
      </w:r>
    </w:p>
    <w:p w14:paraId="4F1B43E8" w14:textId="6EBB8F33" w:rsidR="006C3158" w:rsidRPr="00DB6919" w:rsidRDefault="00000000">
      <w:pPr>
        <w:spacing w:before="5"/>
        <w:ind w:left="604"/>
        <w:jc w:val="center"/>
        <w:rPr>
          <w:b/>
          <w:sz w:val="28"/>
          <w:szCs w:val="28"/>
        </w:rPr>
      </w:pPr>
      <w:r w:rsidRPr="00DB6919">
        <w:rPr>
          <w:b/>
          <w:spacing w:val="-10"/>
          <w:sz w:val="28"/>
          <w:szCs w:val="28"/>
        </w:rPr>
        <w:t>3.1</w:t>
      </w:r>
      <w:r w:rsidRPr="00DB6919">
        <w:rPr>
          <w:b/>
          <w:spacing w:val="-46"/>
          <w:sz w:val="28"/>
          <w:szCs w:val="28"/>
        </w:rPr>
        <w:t xml:space="preserve"> </w:t>
      </w:r>
      <w:r w:rsidRPr="00DB6919">
        <w:rPr>
          <w:b/>
          <w:spacing w:val="-10"/>
          <w:sz w:val="28"/>
          <w:szCs w:val="28"/>
        </w:rPr>
        <w:t>OVERVIEW</w:t>
      </w:r>
      <w:r w:rsidRPr="00DB6919">
        <w:rPr>
          <w:b/>
          <w:spacing w:val="-8"/>
          <w:sz w:val="28"/>
          <w:szCs w:val="28"/>
        </w:rPr>
        <w:t xml:space="preserve"> </w:t>
      </w:r>
      <w:r w:rsidRPr="00DB6919">
        <w:rPr>
          <w:b/>
          <w:spacing w:val="-10"/>
          <w:sz w:val="28"/>
          <w:szCs w:val="28"/>
        </w:rPr>
        <w:t>SYSTEM</w:t>
      </w:r>
      <w:r w:rsidRPr="00DB6919">
        <w:rPr>
          <w:b/>
          <w:spacing w:val="-11"/>
          <w:sz w:val="28"/>
          <w:szCs w:val="28"/>
        </w:rPr>
        <w:t xml:space="preserve"> </w:t>
      </w:r>
      <w:r w:rsidRPr="00DB6919">
        <w:rPr>
          <w:b/>
          <w:spacing w:val="-10"/>
          <w:sz w:val="28"/>
          <w:szCs w:val="28"/>
        </w:rPr>
        <w:t>ANALYSIS</w:t>
      </w:r>
    </w:p>
    <w:p w14:paraId="6408FD36" w14:textId="1073C301" w:rsidR="006C3158" w:rsidRDefault="00B750B6">
      <w:pPr>
        <w:pStyle w:val="BodyText"/>
        <w:ind w:left="0"/>
        <w:rPr>
          <w:b/>
          <w:sz w:val="20"/>
        </w:rPr>
      </w:pPr>
      <w:r>
        <w:rPr>
          <w:b/>
          <w:noProof/>
          <w:sz w:val="20"/>
        </w:rPr>
        <w:drawing>
          <wp:anchor distT="0" distB="0" distL="0" distR="0" simplePos="0" relativeHeight="487587840" behindDoc="1" locked="0" layoutInCell="1" allowOverlap="1" wp14:anchorId="4F858A6F" wp14:editId="3204D444">
            <wp:simplePos x="0" y="0"/>
            <wp:positionH relativeFrom="page">
              <wp:posOffset>1257300</wp:posOffset>
            </wp:positionH>
            <wp:positionV relativeFrom="paragraph">
              <wp:posOffset>240030</wp:posOffset>
            </wp:positionV>
            <wp:extent cx="5239385" cy="5103495"/>
            <wp:effectExtent l="0" t="0" r="0" b="1905"/>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5239385" cy="5103495"/>
                    </a:xfrm>
                    <a:prstGeom prst="rect">
                      <a:avLst/>
                    </a:prstGeom>
                  </pic:spPr>
                </pic:pic>
              </a:graphicData>
            </a:graphic>
            <wp14:sizeRelV relativeFrom="margin">
              <wp14:pctHeight>0</wp14:pctHeight>
            </wp14:sizeRelV>
          </wp:anchor>
        </w:drawing>
      </w:r>
    </w:p>
    <w:p w14:paraId="47E6E9F7" w14:textId="217E9701" w:rsidR="006C3158" w:rsidRDefault="006C3158">
      <w:pPr>
        <w:pStyle w:val="BodyText"/>
        <w:spacing w:before="6"/>
        <w:ind w:left="0"/>
        <w:rPr>
          <w:b/>
          <w:sz w:val="20"/>
        </w:rPr>
      </w:pPr>
    </w:p>
    <w:p w14:paraId="2A99131B" w14:textId="7220F83D" w:rsidR="006C3158" w:rsidRPr="00DB6919" w:rsidRDefault="003D3911" w:rsidP="003D3911">
      <w:pPr>
        <w:pStyle w:val="Heading6"/>
        <w:ind w:left="0" w:right="707"/>
        <w:rPr>
          <w:sz w:val="28"/>
          <w:szCs w:val="28"/>
        </w:rPr>
      </w:pPr>
      <w:r>
        <w:rPr>
          <w:spacing w:val="-4"/>
          <w:sz w:val="28"/>
          <w:szCs w:val="28"/>
        </w:rPr>
        <w:t xml:space="preserve">                                           </w:t>
      </w:r>
      <w:r w:rsidRPr="00DB6919">
        <w:rPr>
          <w:spacing w:val="-4"/>
          <w:sz w:val="28"/>
          <w:szCs w:val="28"/>
        </w:rPr>
        <w:t>Fig.3.1:</w:t>
      </w:r>
      <w:r w:rsidRPr="00DB6919">
        <w:rPr>
          <w:spacing w:val="-8"/>
          <w:sz w:val="28"/>
          <w:szCs w:val="28"/>
        </w:rPr>
        <w:t xml:space="preserve"> </w:t>
      </w:r>
      <w:r w:rsidRPr="00DB6919">
        <w:rPr>
          <w:spacing w:val="-4"/>
          <w:sz w:val="28"/>
          <w:szCs w:val="28"/>
        </w:rPr>
        <w:t>Project</w:t>
      </w:r>
      <w:r w:rsidRPr="00DB6919">
        <w:rPr>
          <w:spacing w:val="8"/>
          <w:sz w:val="28"/>
          <w:szCs w:val="28"/>
        </w:rPr>
        <w:t xml:space="preserve"> </w:t>
      </w:r>
      <w:r w:rsidRPr="00DB6919">
        <w:rPr>
          <w:spacing w:val="-4"/>
          <w:sz w:val="28"/>
          <w:szCs w:val="28"/>
        </w:rPr>
        <w:t>SDLC</w:t>
      </w:r>
    </w:p>
    <w:p w14:paraId="3FDABB73" w14:textId="77777777" w:rsidR="003D3911" w:rsidRDefault="003D3911">
      <w:pPr>
        <w:pStyle w:val="ListParagraph"/>
        <w:rPr>
          <w:spacing w:val="-4"/>
          <w:sz w:val="28"/>
          <w:szCs w:val="28"/>
        </w:rPr>
      </w:pPr>
      <w:r>
        <w:rPr>
          <w:spacing w:val="-4"/>
          <w:sz w:val="28"/>
          <w:szCs w:val="28"/>
        </w:rPr>
        <w:t xml:space="preserve">      </w:t>
      </w:r>
    </w:p>
    <w:p w14:paraId="320F594C" w14:textId="77777777" w:rsidR="006F5D84" w:rsidRDefault="006F5D84">
      <w:pPr>
        <w:pStyle w:val="ListParagraph"/>
        <w:rPr>
          <w:spacing w:val="-4"/>
          <w:sz w:val="28"/>
          <w:szCs w:val="28"/>
        </w:rPr>
      </w:pPr>
    </w:p>
    <w:p w14:paraId="14466844" w14:textId="77777777" w:rsidR="006F5D84" w:rsidRDefault="006F5D84">
      <w:pPr>
        <w:pStyle w:val="ListParagraph"/>
        <w:rPr>
          <w:spacing w:val="-4"/>
          <w:sz w:val="28"/>
          <w:szCs w:val="28"/>
        </w:rPr>
      </w:pPr>
    </w:p>
    <w:p w14:paraId="080E80AC" w14:textId="4148B979" w:rsidR="006C3158" w:rsidRDefault="003D3911" w:rsidP="006F5D84">
      <w:pPr>
        <w:pStyle w:val="ListParagraph"/>
        <w:spacing w:line="360" w:lineRule="auto"/>
        <w:rPr>
          <w:sz w:val="24"/>
        </w:rPr>
        <w:sectPr w:rsidR="006C3158">
          <w:pgSz w:w="11930" w:h="16860"/>
          <w:pgMar w:top="1340" w:right="1275" w:bottom="1220" w:left="992" w:header="0" w:footer="1022" w:gutter="0"/>
          <w:cols w:space="720"/>
        </w:sectPr>
      </w:pPr>
      <w:r>
        <w:rPr>
          <w:spacing w:val="-4"/>
          <w:sz w:val="28"/>
          <w:szCs w:val="28"/>
        </w:rPr>
        <w:t xml:space="preserve">       </w:t>
      </w:r>
      <w:r w:rsidR="0082361B" w:rsidRPr="0082361B">
        <w:rPr>
          <w:spacing w:val="-4"/>
          <w:sz w:val="28"/>
          <w:szCs w:val="28"/>
        </w:rPr>
        <w:t>The AgriConnect project follows the Software Development Life Cycle (SDLC) methodology, encompassing phases like requirements gathering, analysis, design, implementation, testing, deployment, and maintenance. This structured approach ensures the delivery of a high-quality, reliable, and user-friendly platform that meets user needs and expectations.</w:t>
      </w:r>
      <w:r w:rsidRPr="003D3911">
        <w:rPr>
          <w:spacing w:val="-4"/>
          <w:sz w:val="28"/>
          <w:szCs w:val="28"/>
        </w:rPr>
        <w:t>.</w:t>
      </w:r>
    </w:p>
    <w:p w14:paraId="2F6B025A" w14:textId="35088F96" w:rsidR="006C3158" w:rsidRPr="00555867" w:rsidRDefault="005B4BC7" w:rsidP="005B4BC7">
      <w:pPr>
        <w:pStyle w:val="Heading4"/>
        <w:tabs>
          <w:tab w:val="left" w:pos="1435"/>
        </w:tabs>
        <w:spacing w:before="73"/>
        <w:ind w:left="504"/>
      </w:pPr>
      <w:r>
        <w:rPr>
          <w:spacing w:val="-4"/>
        </w:rPr>
        <w:lastRenderedPageBreak/>
        <w:t>3.1</w:t>
      </w:r>
      <w:r w:rsidR="00DA0261" w:rsidRPr="00555867">
        <w:rPr>
          <w:spacing w:val="-4"/>
        </w:rPr>
        <w:t xml:space="preserve">   Requisites</w:t>
      </w:r>
      <w:r w:rsidR="00DA0261" w:rsidRPr="00555867">
        <w:rPr>
          <w:spacing w:val="-35"/>
        </w:rPr>
        <w:t xml:space="preserve"> </w:t>
      </w:r>
      <w:r w:rsidR="00DA0261" w:rsidRPr="00555867">
        <w:rPr>
          <w:spacing w:val="-4"/>
        </w:rPr>
        <w:t>Accumulating</w:t>
      </w:r>
      <w:r w:rsidR="00DA0261" w:rsidRPr="00555867">
        <w:rPr>
          <w:spacing w:val="-7"/>
        </w:rPr>
        <w:t xml:space="preserve"> </w:t>
      </w:r>
      <w:r w:rsidR="00DA0261" w:rsidRPr="00555867">
        <w:rPr>
          <w:spacing w:val="-4"/>
        </w:rPr>
        <w:t>and</w:t>
      </w:r>
      <w:r w:rsidR="00DA0261" w:rsidRPr="00555867">
        <w:rPr>
          <w:spacing w:val="-41"/>
        </w:rPr>
        <w:t xml:space="preserve"> </w:t>
      </w:r>
      <w:r w:rsidR="00DA0261" w:rsidRPr="00555867">
        <w:rPr>
          <w:spacing w:val="-4"/>
        </w:rPr>
        <w:t>Analysis</w:t>
      </w:r>
    </w:p>
    <w:p w14:paraId="62A2684B" w14:textId="77777777" w:rsidR="00DA0261" w:rsidRPr="00555867" w:rsidRDefault="00DA0261" w:rsidP="002C0F05">
      <w:pPr>
        <w:pStyle w:val="Heading4"/>
        <w:tabs>
          <w:tab w:val="left" w:pos="1435"/>
        </w:tabs>
        <w:spacing w:before="73" w:line="360" w:lineRule="auto"/>
        <w:ind w:left="0"/>
        <w:rPr>
          <w:b w:val="0"/>
          <w:bCs w:val="0"/>
          <w:lang w:val="en-IN"/>
        </w:rPr>
      </w:pPr>
      <w:r w:rsidRPr="00555867">
        <w:rPr>
          <w:spacing w:val="-4"/>
        </w:rPr>
        <w:t xml:space="preserve">                    </w:t>
      </w:r>
      <w:r w:rsidRPr="00555867">
        <w:rPr>
          <w:b w:val="0"/>
          <w:bCs w:val="0"/>
          <w:lang w:val="en-IN"/>
        </w:rPr>
        <w:t>Requisites accumulating and analysis is a foundational step in the system development lifecycle. It involves gathering, interpreting, and organizing the functional and non-functional requirements that are essential to the successful development and implementation of the proposed Farmer to Consumer (F2C) web application. This step ensures that all stakeholder needs are clearly understood, feasible, and aligned with the goals of the system.</w:t>
      </w:r>
    </w:p>
    <w:p w14:paraId="0A523979" w14:textId="0B87FFC2" w:rsidR="00DA0261" w:rsidRPr="00555867" w:rsidRDefault="00DA0261" w:rsidP="002C0F05">
      <w:pPr>
        <w:pStyle w:val="Heading4"/>
        <w:tabs>
          <w:tab w:val="left" w:pos="1435"/>
        </w:tabs>
        <w:spacing w:before="73" w:line="360" w:lineRule="auto"/>
        <w:ind w:left="1435"/>
      </w:pPr>
    </w:p>
    <w:p w14:paraId="4A09A359" w14:textId="3B385F83" w:rsidR="00BE5457" w:rsidRPr="00555867" w:rsidRDefault="00DA0261" w:rsidP="002C0F05">
      <w:pPr>
        <w:pStyle w:val="Heading4"/>
        <w:tabs>
          <w:tab w:val="left" w:pos="1435"/>
        </w:tabs>
        <w:spacing w:before="73" w:line="360" w:lineRule="auto"/>
        <w:ind w:left="0"/>
        <w:rPr>
          <w:lang w:val="en-IN"/>
        </w:rPr>
      </w:pPr>
      <w:r w:rsidRPr="00555867">
        <w:t xml:space="preserve">   </w:t>
      </w:r>
      <w:r w:rsidR="00BE5457" w:rsidRPr="00555867">
        <w:rPr>
          <w:lang w:val="en-IN"/>
        </w:rPr>
        <w:t xml:space="preserve">      Objective:</w:t>
      </w:r>
    </w:p>
    <w:p w14:paraId="6ECC5915" w14:textId="77777777" w:rsidR="00BE5457" w:rsidRPr="00555867" w:rsidRDefault="00BE5457" w:rsidP="002C0F05">
      <w:pPr>
        <w:pStyle w:val="Heading4"/>
        <w:numPr>
          <w:ilvl w:val="0"/>
          <w:numId w:val="83"/>
        </w:numPr>
        <w:tabs>
          <w:tab w:val="left" w:pos="1435"/>
        </w:tabs>
        <w:spacing w:before="73" w:line="360" w:lineRule="auto"/>
        <w:rPr>
          <w:b w:val="0"/>
          <w:bCs w:val="0"/>
          <w:lang w:val="en-IN"/>
        </w:rPr>
      </w:pPr>
      <w:r w:rsidRPr="00555867">
        <w:rPr>
          <w:b w:val="0"/>
          <w:bCs w:val="0"/>
          <w:lang w:val="en-IN"/>
        </w:rPr>
        <w:t>To identify and document the specific requirements of users (farmers, consumers, and administrators).</w:t>
      </w:r>
    </w:p>
    <w:p w14:paraId="30826CF9" w14:textId="77777777" w:rsidR="00BE5457" w:rsidRPr="00555867" w:rsidRDefault="00BE5457" w:rsidP="002C0F05">
      <w:pPr>
        <w:pStyle w:val="Heading4"/>
        <w:numPr>
          <w:ilvl w:val="0"/>
          <w:numId w:val="83"/>
        </w:numPr>
        <w:tabs>
          <w:tab w:val="left" w:pos="1435"/>
        </w:tabs>
        <w:spacing w:before="73" w:line="360" w:lineRule="auto"/>
        <w:rPr>
          <w:b w:val="0"/>
          <w:bCs w:val="0"/>
          <w:lang w:val="en-IN"/>
        </w:rPr>
      </w:pPr>
      <w:r w:rsidRPr="00555867">
        <w:rPr>
          <w:b w:val="0"/>
          <w:bCs w:val="0"/>
          <w:lang w:val="en-IN"/>
        </w:rPr>
        <w:t>To define the functionalities that the system must support.</w:t>
      </w:r>
    </w:p>
    <w:p w14:paraId="169B4721" w14:textId="77777777" w:rsidR="00BE5457" w:rsidRPr="00555867" w:rsidRDefault="00BE5457" w:rsidP="002C0F05">
      <w:pPr>
        <w:pStyle w:val="Heading4"/>
        <w:numPr>
          <w:ilvl w:val="0"/>
          <w:numId w:val="83"/>
        </w:numPr>
        <w:tabs>
          <w:tab w:val="left" w:pos="1435"/>
        </w:tabs>
        <w:spacing w:before="73" w:line="360" w:lineRule="auto"/>
        <w:rPr>
          <w:b w:val="0"/>
          <w:bCs w:val="0"/>
          <w:lang w:val="en-IN"/>
        </w:rPr>
      </w:pPr>
      <w:r w:rsidRPr="00555867">
        <w:rPr>
          <w:b w:val="0"/>
          <w:bCs w:val="0"/>
          <w:lang w:val="en-IN"/>
        </w:rPr>
        <w:t>To analyze the feasibility, priority, and dependencies of the collected requirements.</w:t>
      </w:r>
    </w:p>
    <w:p w14:paraId="5E047914" w14:textId="77777777" w:rsidR="00BE5457" w:rsidRPr="00555867" w:rsidRDefault="00BE5457" w:rsidP="002C0F05">
      <w:pPr>
        <w:pStyle w:val="Heading4"/>
        <w:tabs>
          <w:tab w:val="left" w:pos="1435"/>
        </w:tabs>
        <w:spacing w:before="73" w:line="360" w:lineRule="auto"/>
        <w:ind w:left="1435"/>
        <w:rPr>
          <w:b w:val="0"/>
          <w:bCs w:val="0"/>
          <w:lang w:val="en-IN"/>
        </w:rPr>
      </w:pPr>
      <w:r w:rsidRPr="00555867">
        <w:rPr>
          <w:b w:val="0"/>
          <w:bCs w:val="0"/>
          <w:lang w:val="en-IN"/>
        </w:rPr>
        <w:t>Stakeholders Involved:</w:t>
      </w:r>
    </w:p>
    <w:p w14:paraId="6CA5E807" w14:textId="77777777" w:rsidR="00BE5457" w:rsidRPr="00555867" w:rsidRDefault="00BE5457" w:rsidP="002C0F05">
      <w:pPr>
        <w:pStyle w:val="Heading4"/>
        <w:numPr>
          <w:ilvl w:val="0"/>
          <w:numId w:val="84"/>
        </w:numPr>
        <w:tabs>
          <w:tab w:val="left" w:pos="1435"/>
        </w:tabs>
        <w:spacing w:before="73" w:line="360" w:lineRule="auto"/>
        <w:rPr>
          <w:b w:val="0"/>
          <w:bCs w:val="0"/>
          <w:lang w:val="en-IN"/>
        </w:rPr>
      </w:pPr>
      <w:r w:rsidRPr="00555867">
        <w:rPr>
          <w:b w:val="0"/>
          <w:bCs w:val="0"/>
          <w:lang w:val="en-IN"/>
        </w:rPr>
        <w:t>Farmers (individual producers or cooperatives)</w:t>
      </w:r>
    </w:p>
    <w:p w14:paraId="33C346BC" w14:textId="77777777" w:rsidR="00BE5457" w:rsidRPr="00555867" w:rsidRDefault="00BE5457" w:rsidP="002C0F05">
      <w:pPr>
        <w:pStyle w:val="Heading4"/>
        <w:numPr>
          <w:ilvl w:val="0"/>
          <w:numId w:val="84"/>
        </w:numPr>
        <w:tabs>
          <w:tab w:val="left" w:pos="1435"/>
        </w:tabs>
        <w:spacing w:before="73" w:line="360" w:lineRule="auto"/>
        <w:rPr>
          <w:b w:val="0"/>
          <w:bCs w:val="0"/>
          <w:lang w:val="en-IN"/>
        </w:rPr>
      </w:pPr>
      <w:r w:rsidRPr="00555867">
        <w:rPr>
          <w:b w:val="0"/>
          <w:bCs w:val="0"/>
          <w:lang w:val="en-IN"/>
        </w:rPr>
        <w:t>Consumers (end users seeking fresh produce)</w:t>
      </w:r>
    </w:p>
    <w:p w14:paraId="657D6D3E" w14:textId="77777777" w:rsidR="00BE5457" w:rsidRPr="00555867" w:rsidRDefault="00BE5457" w:rsidP="002C0F05">
      <w:pPr>
        <w:pStyle w:val="Heading4"/>
        <w:numPr>
          <w:ilvl w:val="0"/>
          <w:numId w:val="84"/>
        </w:numPr>
        <w:tabs>
          <w:tab w:val="left" w:pos="1435"/>
        </w:tabs>
        <w:spacing w:before="73" w:line="360" w:lineRule="auto"/>
        <w:rPr>
          <w:b w:val="0"/>
          <w:bCs w:val="0"/>
          <w:lang w:val="en-IN"/>
        </w:rPr>
      </w:pPr>
      <w:r w:rsidRPr="00555867">
        <w:rPr>
          <w:b w:val="0"/>
          <w:bCs w:val="0"/>
          <w:lang w:val="en-IN"/>
        </w:rPr>
        <w:t>Administrators (system managers)</w:t>
      </w:r>
    </w:p>
    <w:p w14:paraId="17D4C04A" w14:textId="77777777" w:rsidR="00BE5457" w:rsidRPr="00555867" w:rsidRDefault="00BE5457" w:rsidP="002C0F05">
      <w:pPr>
        <w:pStyle w:val="Heading4"/>
        <w:numPr>
          <w:ilvl w:val="0"/>
          <w:numId w:val="84"/>
        </w:numPr>
        <w:tabs>
          <w:tab w:val="left" w:pos="1435"/>
        </w:tabs>
        <w:spacing w:before="73" w:line="360" w:lineRule="auto"/>
        <w:rPr>
          <w:b w:val="0"/>
          <w:bCs w:val="0"/>
          <w:lang w:val="en-IN"/>
        </w:rPr>
      </w:pPr>
      <w:r w:rsidRPr="00555867">
        <w:rPr>
          <w:b w:val="0"/>
          <w:bCs w:val="0"/>
          <w:lang w:val="en-IN"/>
        </w:rPr>
        <w:t>Developers and designers (technical team)</w:t>
      </w:r>
    </w:p>
    <w:p w14:paraId="57E1856A" w14:textId="77777777" w:rsidR="00BE5457" w:rsidRPr="00555867" w:rsidRDefault="00BE5457" w:rsidP="002C0F05">
      <w:pPr>
        <w:pStyle w:val="Heading4"/>
        <w:numPr>
          <w:ilvl w:val="0"/>
          <w:numId w:val="84"/>
        </w:numPr>
        <w:tabs>
          <w:tab w:val="left" w:pos="1435"/>
        </w:tabs>
        <w:spacing w:before="73" w:line="360" w:lineRule="auto"/>
        <w:rPr>
          <w:b w:val="0"/>
          <w:bCs w:val="0"/>
          <w:lang w:val="en-IN"/>
        </w:rPr>
      </w:pPr>
      <w:r w:rsidRPr="00555867">
        <w:rPr>
          <w:b w:val="0"/>
          <w:bCs w:val="0"/>
          <w:lang w:val="en-IN"/>
        </w:rPr>
        <w:t>Logistics providers (optional, for future development)</w:t>
      </w:r>
    </w:p>
    <w:p w14:paraId="01C805A2" w14:textId="7D8A3912" w:rsidR="00BE5457" w:rsidRPr="00555867" w:rsidRDefault="00BE5457" w:rsidP="002C0F05">
      <w:pPr>
        <w:pStyle w:val="Heading4"/>
        <w:tabs>
          <w:tab w:val="left" w:pos="1435"/>
        </w:tabs>
        <w:spacing w:before="73" w:line="360" w:lineRule="auto"/>
        <w:rPr>
          <w:lang w:val="en-IN"/>
        </w:rPr>
      </w:pPr>
      <w:r w:rsidRPr="00555867">
        <w:rPr>
          <w:lang w:val="en-IN"/>
        </w:rPr>
        <w:t xml:space="preserve">  Requisites Accumulating Techniques:</w:t>
      </w:r>
    </w:p>
    <w:p w14:paraId="718CCE52" w14:textId="77777777" w:rsidR="00BE5457" w:rsidRPr="00555867" w:rsidRDefault="00BE5457" w:rsidP="002C0F05">
      <w:pPr>
        <w:pStyle w:val="Heading4"/>
        <w:tabs>
          <w:tab w:val="left" w:pos="1435"/>
        </w:tabs>
        <w:spacing w:before="73" w:line="360" w:lineRule="auto"/>
        <w:ind w:left="1435"/>
        <w:rPr>
          <w:lang w:val="en-IN"/>
        </w:rPr>
      </w:pPr>
      <w:r w:rsidRPr="00555867">
        <w:rPr>
          <w:b w:val="0"/>
          <w:bCs w:val="0"/>
          <w:lang w:val="en-IN"/>
        </w:rPr>
        <w:t>To gather requirements effectively, the following methods were utilized</w:t>
      </w:r>
      <w:r w:rsidRPr="00555867">
        <w:rPr>
          <w:lang w:val="en-IN"/>
        </w:rPr>
        <w:t>:</w:t>
      </w:r>
    </w:p>
    <w:p w14:paraId="41D42204" w14:textId="77777777" w:rsidR="00BE5457" w:rsidRPr="00555867" w:rsidRDefault="00BE5457" w:rsidP="002C0F05">
      <w:pPr>
        <w:pStyle w:val="Heading4"/>
        <w:numPr>
          <w:ilvl w:val="0"/>
          <w:numId w:val="85"/>
        </w:numPr>
        <w:tabs>
          <w:tab w:val="left" w:pos="1435"/>
        </w:tabs>
        <w:spacing w:before="73" w:line="360" w:lineRule="auto"/>
        <w:rPr>
          <w:lang w:val="en-IN"/>
        </w:rPr>
      </w:pPr>
      <w:r w:rsidRPr="00555867">
        <w:rPr>
          <w:lang w:val="en-IN"/>
        </w:rPr>
        <w:t>Interviews:</w:t>
      </w:r>
    </w:p>
    <w:p w14:paraId="0229D889" w14:textId="77777777" w:rsidR="00BE5457" w:rsidRPr="00555867" w:rsidRDefault="00BE5457" w:rsidP="002C0F05">
      <w:pPr>
        <w:pStyle w:val="Heading4"/>
        <w:numPr>
          <w:ilvl w:val="1"/>
          <w:numId w:val="85"/>
        </w:numPr>
        <w:tabs>
          <w:tab w:val="clear" w:pos="1440"/>
          <w:tab w:val="left" w:pos="1435"/>
        </w:tabs>
        <w:spacing w:before="73" w:line="360" w:lineRule="auto"/>
        <w:rPr>
          <w:b w:val="0"/>
          <w:bCs w:val="0"/>
          <w:lang w:val="en-IN"/>
        </w:rPr>
      </w:pPr>
      <w:r w:rsidRPr="00555867">
        <w:rPr>
          <w:b w:val="0"/>
          <w:bCs w:val="0"/>
          <w:lang w:val="en-IN"/>
        </w:rPr>
        <w:t>Conducted with local farmers to understand their pain points in the current market system.</w:t>
      </w:r>
    </w:p>
    <w:p w14:paraId="1A64B486" w14:textId="77777777" w:rsidR="00BE5457" w:rsidRPr="00555867" w:rsidRDefault="00BE5457" w:rsidP="002C0F05">
      <w:pPr>
        <w:pStyle w:val="Heading4"/>
        <w:numPr>
          <w:ilvl w:val="1"/>
          <w:numId w:val="85"/>
        </w:numPr>
        <w:tabs>
          <w:tab w:val="clear" w:pos="1440"/>
          <w:tab w:val="left" w:pos="1435"/>
        </w:tabs>
        <w:spacing w:before="73" w:line="360" w:lineRule="auto"/>
        <w:rPr>
          <w:b w:val="0"/>
          <w:bCs w:val="0"/>
          <w:lang w:val="en-IN"/>
        </w:rPr>
      </w:pPr>
      <w:r w:rsidRPr="00555867">
        <w:rPr>
          <w:b w:val="0"/>
          <w:bCs w:val="0"/>
          <w:lang w:val="en-IN"/>
        </w:rPr>
        <w:t>Interviews with consumers focused on shopping preferences, delivery expectations, and digital usability.</w:t>
      </w:r>
    </w:p>
    <w:p w14:paraId="246E275D" w14:textId="77777777" w:rsidR="00BE5457" w:rsidRPr="00555867" w:rsidRDefault="00BE5457" w:rsidP="002C0F05">
      <w:pPr>
        <w:pStyle w:val="Heading4"/>
        <w:numPr>
          <w:ilvl w:val="0"/>
          <w:numId w:val="85"/>
        </w:numPr>
        <w:tabs>
          <w:tab w:val="left" w:pos="1435"/>
        </w:tabs>
        <w:spacing w:before="73" w:line="360" w:lineRule="auto"/>
        <w:rPr>
          <w:lang w:val="en-IN"/>
        </w:rPr>
      </w:pPr>
      <w:r w:rsidRPr="00555867">
        <w:rPr>
          <w:lang w:val="en-IN"/>
        </w:rPr>
        <w:lastRenderedPageBreak/>
        <w:t>Questionnaires and Surveys:</w:t>
      </w:r>
    </w:p>
    <w:p w14:paraId="30E8EB7C" w14:textId="77777777" w:rsidR="00BE5457" w:rsidRPr="00555867" w:rsidRDefault="00BE5457" w:rsidP="002C0F05">
      <w:pPr>
        <w:pStyle w:val="Heading4"/>
        <w:numPr>
          <w:ilvl w:val="1"/>
          <w:numId w:val="85"/>
        </w:numPr>
        <w:tabs>
          <w:tab w:val="clear" w:pos="1440"/>
          <w:tab w:val="left" w:pos="1435"/>
        </w:tabs>
        <w:spacing w:before="73" w:line="360" w:lineRule="auto"/>
        <w:rPr>
          <w:lang w:val="en-IN"/>
        </w:rPr>
      </w:pPr>
      <w:r w:rsidRPr="00555867">
        <w:rPr>
          <w:b w:val="0"/>
          <w:bCs w:val="0"/>
          <w:lang w:val="en-IN"/>
        </w:rPr>
        <w:t>Online and printed surveys were distributed to gather broader opinions on system features, interface preferences, and payment methods</w:t>
      </w:r>
      <w:r w:rsidRPr="00555867">
        <w:rPr>
          <w:lang w:val="en-IN"/>
        </w:rPr>
        <w:t>.</w:t>
      </w:r>
    </w:p>
    <w:p w14:paraId="729EBF92" w14:textId="77777777" w:rsidR="00BE5457" w:rsidRPr="00555867" w:rsidRDefault="00BE5457" w:rsidP="002C0F05">
      <w:pPr>
        <w:pStyle w:val="Heading4"/>
        <w:numPr>
          <w:ilvl w:val="0"/>
          <w:numId w:val="85"/>
        </w:numPr>
        <w:tabs>
          <w:tab w:val="left" w:pos="1435"/>
        </w:tabs>
        <w:spacing w:before="73" w:line="360" w:lineRule="auto"/>
        <w:rPr>
          <w:lang w:val="en-IN"/>
        </w:rPr>
      </w:pPr>
      <w:r w:rsidRPr="00555867">
        <w:rPr>
          <w:lang w:val="en-IN"/>
        </w:rPr>
        <w:t>Market Research:</w:t>
      </w:r>
    </w:p>
    <w:p w14:paraId="4F2847D6" w14:textId="77777777" w:rsidR="00BE5457" w:rsidRPr="00555867" w:rsidRDefault="00BE5457" w:rsidP="002C0F05">
      <w:pPr>
        <w:pStyle w:val="Heading4"/>
        <w:numPr>
          <w:ilvl w:val="1"/>
          <w:numId w:val="85"/>
        </w:numPr>
        <w:tabs>
          <w:tab w:val="clear" w:pos="1440"/>
          <w:tab w:val="left" w:pos="1435"/>
        </w:tabs>
        <w:spacing w:before="73" w:line="360" w:lineRule="auto"/>
        <w:rPr>
          <w:lang w:val="en-IN"/>
        </w:rPr>
      </w:pPr>
      <w:r w:rsidRPr="00555867">
        <w:rPr>
          <w:b w:val="0"/>
          <w:bCs w:val="0"/>
          <w:lang w:val="en-IN"/>
        </w:rPr>
        <w:t>Studied similar existing platforms (e.g., BigBasket, FreshToHome, Dehaat) to identify strengths, weaknesses, and user expectations</w:t>
      </w:r>
      <w:r w:rsidRPr="00555867">
        <w:rPr>
          <w:lang w:val="en-IN"/>
        </w:rPr>
        <w:t>.</w:t>
      </w:r>
    </w:p>
    <w:p w14:paraId="5758CA10" w14:textId="77777777" w:rsidR="00BE5457" w:rsidRPr="00555867" w:rsidRDefault="00BE5457" w:rsidP="002C0F05">
      <w:pPr>
        <w:pStyle w:val="Heading4"/>
        <w:numPr>
          <w:ilvl w:val="0"/>
          <w:numId w:val="85"/>
        </w:numPr>
        <w:tabs>
          <w:tab w:val="left" w:pos="1435"/>
        </w:tabs>
        <w:spacing w:before="73" w:line="360" w:lineRule="auto"/>
        <w:rPr>
          <w:lang w:val="en-IN"/>
        </w:rPr>
      </w:pPr>
      <w:r w:rsidRPr="00555867">
        <w:rPr>
          <w:lang w:val="en-IN"/>
        </w:rPr>
        <w:t>Observation:</w:t>
      </w:r>
    </w:p>
    <w:p w14:paraId="044CA22E" w14:textId="77777777" w:rsidR="00BE5457" w:rsidRPr="00555867" w:rsidRDefault="00BE5457" w:rsidP="002C0F05">
      <w:pPr>
        <w:pStyle w:val="Heading4"/>
        <w:numPr>
          <w:ilvl w:val="1"/>
          <w:numId w:val="85"/>
        </w:numPr>
        <w:tabs>
          <w:tab w:val="clear" w:pos="1440"/>
          <w:tab w:val="left" w:pos="1435"/>
        </w:tabs>
        <w:spacing w:before="73" w:line="360" w:lineRule="auto"/>
        <w:rPr>
          <w:lang w:val="en-IN"/>
        </w:rPr>
      </w:pPr>
      <w:r w:rsidRPr="00555867">
        <w:rPr>
          <w:b w:val="0"/>
          <w:bCs w:val="0"/>
          <w:lang w:val="en-IN"/>
        </w:rPr>
        <w:t>Visited local marketplaces and farmer cooperatives to observe</w:t>
      </w:r>
      <w:r w:rsidRPr="00555867">
        <w:rPr>
          <w:lang w:val="en-IN"/>
        </w:rPr>
        <w:t xml:space="preserve"> </w:t>
      </w:r>
      <w:r w:rsidRPr="00555867">
        <w:rPr>
          <w:b w:val="0"/>
          <w:bCs w:val="0"/>
          <w:lang w:val="en-IN"/>
        </w:rPr>
        <w:t>current distribution methods and logistical challenges.</w:t>
      </w:r>
    </w:p>
    <w:p w14:paraId="0AF67470" w14:textId="77777777" w:rsidR="00BE5457" w:rsidRPr="00555867" w:rsidRDefault="00BE5457" w:rsidP="002C0F05">
      <w:pPr>
        <w:pStyle w:val="Heading4"/>
        <w:numPr>
          <w:ilvl w:val="0"/>
          <w:numId w:val="85"/>
        </w:numPr>
        <w:tabs>
          <w:tab w:val="left" w:pos="1435"/>
        </w:tabs>
        <w:spacing w:before="73" w:line="360" w:lineRule="auto"/>
        <w:rPr>
          <w:lang w:val="en-IN"/>
        </w:rPr>
      </w:pPr>
      <w:r w:rsidRPr="00555867">
        <w:rPr>
          <w:lang w:val="en-IN"/>
        </w:rPr>
        <w:t>Literature Review:</w:t>
      </w:r>
    </w:p>
    <w:p w14:paraId="704F0CB8" w14:textId="55910D6C" w:rsidR="00DA0261" w:rsidRPr="00555867" w:rsidRDefault="00BE5457" w:rsidP="002C0F05">
      <w:pPr>
        <w:pStyle w:val="Heading4"/>
        <w:numPr>
          <w:ilvl w:val="1"/>
          <w:numId w:val="85"/>
        </w:numPr>
        <w:tabs>
          <w:tab w:val="clear" w:pos="1440"/>
          <w:tab w:val="left" w:pos="1435"/>
        </w:tabs>
        <w:spacing w:before="73" w:line="360" w:lineRule="auto"/>
        <w:rPr>
          <w:b w:val="0"/>
          <w:bCs w:val="0"/>
          <w:lang w:val="en-IN"/>
        </w:rPr>
      </w:pPr>
      <w:r w:rsidRPr="00555867">
        <w:rPr>
          <w:b w:val="0"/>
          <w:bCs w:val="0"/>
          <w:lang w:val="en-IN"/>
        </w:rPr>
        <w:t>Academic journals and case studies related to agri-commerce, e-commerce platforms, and digital agriculture were reviewed to support requirement formulation.</w:t>
      </w:r>
    </w:p>
    <w:p w14:paraId="7C2015F6" w14:textId="77777777" w:rsidR="00DA0261" w:rsidRDefault="00DA0261" w:rsidP="002C0F05">
      <w:pPr>
        <w:pStyle w:val="Heading4"/>
        <w:tabs>
          <w:tab w:val="left" w:pos="1435"/>
        </w:tabs>
        <w:spacing w:before="73" w:line="360" w:lineRule="auto"/>
        <w:rPr>
          <w:b w:val="0"/>
          <w:bCs w:val="0"/>
          <w:lang w:val="en-IN"/>
        </w:rPr>
      </w:pPr>
    </w:p>
    <w:p w14:paraId="27DF193F" w14:textId="77777777" w:rsidR="006F5D84" w:rsidRPr="00555867" w:rsidRDefault="006F5D84" w:rsidP="002C0F05">
      <w:pPr>
        <w:pStyle w:val="Heading4"/>
        <w:tabs>
          <w:tab w:val="left" w:pos="1435"/>
        </w:tabs>
        <w:spacing w:before="73" w:line="360" w:lineRule="auto"/>
        <w:rPr>
          <w:b w:val="0"/>
          <w:bCs w:val="0"/>
          <w:lang w:val="en-IN"/>
        </w:rPr>
      </w:pPr>
    </w:p>
    <w:p w14:paraId="7A8A977B" w14:textId="77777777" w:rsidR="00BE5457" w:rsidRDefault="00BE5457" w:rsidP="002C0F05">
      <w:pPr>
        <w:pStyle w:val="Heading4"/>
        <w:tabs>
          <w:tab w:val="left" w:pos="1435"/>
        </w:tabs>
        <w:spacing w:before="73" w:line="360" w:lineRule="auto"/>
        <w:ind w:left="1440"/>
        <w:rPr>
          <w:lang w:val="en-IN"/>
        </w:rPr>
      </w:pPr>
      <w:r w:rsidRPr="00555867">
        <w:rPr>
          <w:lang w:val="en-IN"/>
        </w:rPr>
        <w:t>Analysis of Requirements:</w:t>
      </w:r>
    </w:p>
    <w:p w14:paraId="576DB11C" w14:textId="77777777" w:rsidR="006F5D84" w:rsidRPr="00555867" w:rsidRDefault="006F5D84" w:rsidP="006F5D84">
      <w:pPr>
        <w:pStyle w:val="Heading4"/>
        <w:tabs>
          <w:tab w:val="left" w:pos="1435"/>
        </w:tabs>
        <w:spacing w:before="73" w:line="360" w:lineRule="auto"/>
        <w:rPr>
          <w:lang w:val="en-IN"/>
        </w:rPr>
      </w:pPr>
    </w:p>
    <w:p w14:paraId="3B93AE67" w14:textId="269109DD" w:rsidR="00555867" w:rsidRPr="006F5D84" w:rsidRDefault="006F5D84" w:rsidP="006F5D84">
      <w:pPr>
        <w:pStyle w:val="Heading4"/>
        <w:tabs>
          <w:tab w:val="left" w:pos="1435"/>
        </w:tabs>
        <w:spacing w:before="73" w:line="360" w:lineRule="auto"/>
        <w:ind w:left="1440"/>
        <w:rPr>
          <w:b w:val="0"/>
          <w:bCs w:val="0"/>
          <w:lang w:val="en-IN"/>
        </w:rPr>
      </w:pPr>
      <w:r w:rsidRPr="006F5D84">
        <w:rPr>
          <w:b w:val="0"/>
          <w:bCs w:val="0"/>
          <w:lang w:val="en-IN"/>
        </w:rPr>
        <w:t>The analysis of requirements</w:t>
      </w:r>
      <w:r w:rsidR="001F348C">
        <w:rPr>
          <w:b w:val="0"/>
          <w:bCs w:val="0"/>
          <w:lang w:val="en-IN"/>
        </w:rPr>
        <w:t xml:space="preserve"> the table below</w:t>
      </w:r>
      <w:r w:rsidRPr="006F5D84">
        <w:rPr>
          <w:b w:val="0"/>
          <w:bCs w:val="0"/>
          <w:lang w:val="en-IN"/>
        </w:rPr>
        <w:t xml:space="preserve"> for </w:t>
      </w:r>
      <w:proofErr w:type="spellStart"/>
      <w:r w:rsidRPr="006F5D84">
        <w:rPr>
          <w:b w:val="0"/>
          <w:bCs w:val="0"/>
          <w:lang w:val="en-IN"/>
        </w:rPr>
        <w:t>AgriConnect</w:t>
      </w:r>
      <w:proofErr w:type="spellEnd"/>
      <w:r w:rsidRPr="006F5D84">
        <w:rPr>
          <w:b w:val="0"/>
          <w:bCs w:val="0"/>
          <w:lang w:val="en-IN"/>
        </w:rPr>
        <w:t xml:space="preserve"> involves identifying and documenting the functional and non-functional needs of the platform. This includes understanding user roles, such as farmers and consumers, and defining features like user registration, crop listing, search functionality, order management, payment processing, and messaging. The analysis ensures that the platform's functionality aligns with user expectations, facilitating seamless interactions between farmers and consumers. It also considers scalability, security, and usability to ensure a robust and efficient system.</w:t>
      </w:r>
    </w:p>
    <w:p w14:paraId="402FB7B5" w14:textId="77777777" w:rsidR="00555867" w:rsidRPr="006F5D84" w:rsidRDefault="00555867" w:rsidP="006F5D84">
      <w:pPr>
        <w:pStyle w:val="Heading4"/>
        <w:tabs>
          <w:tab w:val="left" w:pos="1435"/>
        </w:tabs>
        <w:spacing w:before="73" w:line="360" w:lineRule="auto"/>
        <w:ind w:left="1440"/>
        <w:rPr>
          <w:b w:val="0"/>
          <w:bCs w:val="0"/>
          <w:lang w:val="en-IN"/>
        </w:rPr>
      </w:pPr>
    </w:p>
    <w:p w14:paraId="0D28AB47" w14:textId="77777777" w:rsidR="00555867" w:rsidRDefault="00555867" w:rsidP="002C0F05">
      <w:pPr>
        <w:pStyle w:val="Heading4"/>
        <w:tabs>
          <w:tab w:val="left" w:pos="1435"/>
        </w:tabs>
        <w:spacing w:before="73" w:line="360" w:lineRule="auto"/>
        <w:ind w:left="1440"/>
        <w:rPr>
          <w:lang w:val="en-IN"/>
        </w:rPr>
      </w:pPr>
    </w:p>
    <w:p w14:paraId="4B039355" w14:textId="77777777" w:rsidR="00555867" w:rsidRPr="00555867" w:rsidRDefault="00555867" w:rsidP="002C0F05">
      <w:pPr>
        <w:pStyle w:val="Heading4"/>
        <w:tabs>
          <w:tab w:val="left" w:pos="1435"/>
        </w:tabs>
        <w:spacing w:before="73" w:line="360" w:lineRule="auto"/>
        <w:ind w:left="1440"/>
        <w:rPr>
          <w:lang w:val="en-IN"/>
        </w:rPr>
      </w:pPr>
    </w:p>
    <w:p w14:paraId="75F08ECE" w14:textId="77777777" w:rsidR="00555867" w:rsidRPr="00555867" w:rsidRDefault="00555867" w:rsidP="002C0F05">
      <w:pPr>
        <w:pStyle w:val="Heading4"/>
        <w:tabs>
          <w:tab w:val="left" w:pos="1435"/>
        </w:tabs>
        <w:spacing w:before="73" w:line="360" w:lineRule="auto"/>
        <w:ind w:left="1440"/>
        <w:rPr>
          <w:lang w:val="en-IN"/>
        </w:rPr>
      </w:pPr>
    </w:p>
    <w:tbl>
      <w:tblPr>
        <w:tblW w:w="9984" w:type="dxa"/>
        <w:tblCellSpacing w:w="15" w:type="dxa"/>
        <w:tblCellMar>
          <w:top w:w="15" w:type="dxa"/>
          <w:left w:w="15" w:type="dxa"/>
          <w:bottom w:w="15" w:type="dxa"/>
          <w:right w:w="15" w:type="dxa"/>
        </w:tblCellMar>
        <w:tblLook w:val="04A0" w:firstRow="1" w:lastRow="0" w:firstColumn="1" w:lastColumn="0" w:noHBand="0" w:noVBand="1"/>
      </w:tblPr>
      <w:tblGrid>
        <w:gridCol w:w="3478"/>
        <w:gridCol w:w="1623"/>
        <w:gridCol w:w="1009"/>
        <w:gridCol w:w="1305"/>
        <w:gridCol w:w="2569"/>
      </w:tblGrid>
      <w:tr w:rsidR="00BE5457" w:rsidRPr="00555867" w14:paraId="2C844929" w14:textId="77777777" w:rsidTr="00BE5457">
        <w:trPr>
          <w:trHeight w:val="407"/>
          <w:tblHeader/>
          <w:tblCellSpacing w:w="15" w:type="dxa"/>
        </w:trPr>
        <w:tc>
          <w:tcPr>
            <w:tcW w:w="0" w:type="auto"/>
            <w:vAlign w:val="center"/>
            <w:hideMark/>
          </w:tcPr>
          <w:p w14:paraId="22FAB88A" w14:textId="77777777" w:rsidR="00BE5457" w:rsidRPr="00555867" w:rsidRDefault="00BE5457" w:rsidP="002C0F05">
            <w:pPr>
              <w:widowControl/>
              <w:autoSpaceDE/>
              <w:autoSpaceDN/>
              <w:spacing w:line="360" w:lineRule="auto"/>
              <w:jc w:val="center"/>
              <w:rPr>
                <w:b/>
                <w:bCs/>
                <w:sz w:val="28"/>
                <w:szCs w:val="28"/>
                <w:lang w:val="en-IN" w:eastAsia="en-IN"/>
              </w:rPr>
            </w:pPr>
            <w:r w:rsidRPr="00555867">
              <w:rPr>
                <w:b/>
                <w:bCs/>
                <w:sz w:val="28"/>
                <w:szCs w:val="28"/>
                <w:lang w:val="en-IN" w:eastAsia="en-IN"/>
              </w:rPr>
              <w:t>Requirement</w:t>
            </w:r>
          </w:p>
        </w:tc>
        <w:tc>
          <w:tcPr>
            <w:tcW w:w="0" w:type="auto"/>
            <w:vAlign w:val="center"/>
            <w:hideMark/>
          </w:tcPr>
          <w:p w14:paraId="07865470" w14:textId="77777777" w:rsidR="00BE5457" w:rsidRPr="00555867" w:rsidRDefault="00BE5457" w:rsidP="002C0F05">
            <w:pPr>
              <w:widowControl/>
              <w:autoSpaceDE/>
              <w:autoSpaceDN/>
              <w:spacing w:line="360" w:lineRule="auto"/>
              <w:jc w:val="center"/>
              <w:rPr>
                <w:b/>
                <w:bCs/>
                <w:sz w:val="28"/>
                <w:szCs w:val="28"/>
                <w:lang w:val="en-IN" w:eastAsia="en-IN"/>
              </w:rPr>
            </w:pPr>
            <w:r w:rsidRPr="00555867">
              <w:rPr>
                <w:b/>
                <w:bCs/>
                <w:sz w:val="28"/>
                <w:szCs w:val="28"/>
                <w:lang w:val="en-IN" w:eastAsia="en-IN"/>
              </w:rPr>
              <w:t>Type</w:t>
            </w:r>
          </w:p>
        </w:tc>
        <w:tc>
          <w:tcPr>
            <w:tcW w:w="0" w:type="auto"/>
            <w:vAlign w:val="center"/>
            <w:hideMark/>
          </w:tcPr>
          <w:p w14:paraId="4761F90C" w14:textId="77777777" w:rsidR="00BE5457" w:rsidRPr="00555867" w:rsidRDefault="00BE5457" w:rsidP="002C0F05">
            <w:pPr>
              <w:widowControl/>
              <w:autoSpaceDE/>
              <w:autoSpaceDN/>
              <w:spacing w:line="360" w:lineRule="auto"/>
              <w:jc w:val="center"/>
              <w:rPr>
                <w:b/>
                <w:bCs/>
                <w:sz w:val="28"/>
                <w:szCs w:val="28"/>
                <w:lang w:val="en-IN" w:eastAsia="en-IN"/>
              </w:rPr>
            </w:pPr>
            <w:r w:rsidRPr="00555867">
              <w:rPr>
                <w:b/>
                <w:bCs/>
                <w:sz w:val="28"/>
                <w:szCs w:val="28"/>
                <w:lang w:val="en-IN" w:eastAsia="en-IN"/>
              </w:rPr>
              <w:t>Priority</w:t>
            </w:r>
          </w:p>
        </w:tc>
        <w:tc>
          <w:tcPr>
            <w:tcW w:w="0" w:type="auto"/>
            <w:vAlign w:val="center"/>
            <w:hideMark/>
          </w:tcPr>
          <w:p w14:paraId="149C0938" w14:textId="77777777" w:rsidR="00BE5457" w:rsidRPr="00555867" w:rsidRDefault="00BE5457" w:rsidP="002C0F05">
            <w:pPr>
              <w:widowControl/>
              <w:autoSpaceDE/>
              <w:autoSpaceDN/>
              <w:spacing w:line="360" w:lineRule="auto"/>
              <w:jc w:val="center"/>
              <w:rPr>
                <w:b/>
                <w:bCs/>
                <w:sz w:val="28"/>
                <w:szCs w:val="28"/>
                <w:lang w:val="en-IN" w:eastAsia="en-IN"/>
              </w:rPr>
            </w:pPr>
            <w:r w:rsidRPr="00555867">
              <w:rPr>
                <w:b/>
                <w:bCs/>
                <w:sz w:val="28"/>
                <w:szCs w:val="28"/>
                <w:lang w:val="en-IN" w:eastAsia="en-IN"/>
              </w:rPr>
              <w:t>Feasibility</w:t>
            </w:r>
          </w:p>
        </w:tc>
        <w:tc>
          <w:tcPr>
            <w:tcW w:w="0" w:type="auto"/>
            <w:vAlign w:val="center"/>
            <w:hideMark/>
          </w:tcPr>
          <w:p w14:paraId="411A643D" w14:textId="77777777" w:rsidR="00BE5457" w:rsidRPr="00555867" w:rsidRDefault="00BE5457" w:rsidP="002C0F05">
            <w:pPr>
              <w:widowControl/>
              <w:autoSpaceDE/>
              <w:autoSpaceDN/>
              <w:spacing w:line="360" w:lineRule="auto"/>
              <w:jc w:val="center"/>
              <w:rPr>
                <w:b/>
                <w:bCs/>
                <w:sz w:val="28"/>
                <w:szCs w:val="28"/>
                <w:lang w:val="en-IN" w:eastAsia="en-IN"/>
              </w:rPr>
            </w:pPr>
            <w:r w:rsidRPr="00555867">
              <w:rPr>
                <w:b/>
                <w:bCs/>
                <w:sz w:val="28"/>
                <w:szCs w:val="28"/>
                <w:lang w:val="en-IN" w:eastAsia="en-IN"/>
              </w:rPr>
              <w:t>Dependency</w:t>
            </w:r>
          </w:p>
        </w:tc>
      </w:tr>
      <w:tr w:rsidR="00BE5457" w:rsidRPr="00555867" w14:paraId="65CE7805" w14:textId="77777777" w:rsidTr="00BE5457">
        <w:trPr>
          <w:trHeight w:val="407"/>
          <w:tblCellSpacing w:w="15" w:type="dxa"/>
        </w:trPr>
        <w:tc>
          <w:tcPr>
            <w:tcW w:w="0" w:type="auto"/>
            <w:vAlign w:val="center"/>
            <w:hideMark/>
          </w:tcPr>
          <w:p w14:paraId="69F76AEE" w14:textId="77777777" w:rsidR="00BE5457" w:rsidRPr="00555867" w:rsidRDefault="00BE5457" w:rsidP="002C0F05">
            <w:pPr>
              <w:widowControl/>
              <w:autoSpaceDE/>
              <w:autoSpaceDN/>
              <w:spacing w:line="360" w:lineRule="auto"/>
              <w:rPr>
                <w:sz w:val="28"/>
                <w:szCs w:val="28"/>
                <w:lang w:val="en-IN" w:eastAsia="en-IN"/>
              </w:rPr>
            </w:pPr>
            <w:r w:rsidRPr="00555867">
              <w:rPr>
                <w:sz w:val="28"/>
                <w:szCs w:val="28"/>
                <w:lang w:val="en-IN" w:eastAsia="en-IN"/>
              </w:rPr>
              <w:t>User Registration/Login</w:t>
            </w:r>
          </w:p>
        </w:tc>
        <w:tc>
          <w:tcPr>
            <w:tcW w:w="0" w:type="auto"/>
            <w:vAlign w:val="center"/>
            <w:hideMark/>
          </w:tcPr>
          <w:p w14:paraId="53CE1FC6" w14:textId="77777777" w:rsidR="00BE5457" w:rsidRPr="00555867" w:rsidRDefault="00BE5457" w:rsidP="002C0F05">
            <w:pPr>
              <w:widowControl/>
              <w:autoSpaceDE/>
              <w:autoSpaceDN/>
              <w:spacing w:line="360" w:lineRule="auto"/>
              <w:rPr>
                <w:sz w:val="28"/>
                <w:szCs w:val="28"/>
                <w:lang w:val="en-IN" w:eastAsia="en-IN"/>
              </w:rPr>
            </w:pPr>
            <w:r w:rsidRPr="00555867">
              <w:rPr>
                <w:sz w:val="28"/>
                <w:szCs w:val="28"/>
                <w:lang w:val="en-IN" w:eastAsia="en-IN"/>
              </w:rPr>
              <w:t>Functional</w:t>
            </w:r>
          </w:p>
        </w:tc>
        <w:tc>
          <w:tcPr>
            <w:tcW w:w="0" w:type="auto"/>
            <w:vAlign w:val="center"/>
            <w:hideMark/>
          </w:tcPr>
          <w:p w14:paraId="25A5DDAD" w14:textId="77777777" w:rsidR="00BE5457" w:rsidRPr="00555867" w:rsidRDefault="00BE5457" w:rsidP="002C0F05">
            <w:pPr>
              <w:widowControl/>
              <w:autoSpaceDE/>
              <w:autoSpaceDN/>
              <w:spacing w:line="360" w:lineRule="auto"/>
              <w:rPr>
                <w:sz w:val="28"/>
                <w:szCs w:val="28"/>
                <w:lang w:val="en-IN" w:eastAsia="en-IN"/>
              </w:rPr>
            </w:pPr>
            <w:r w:rsidRPr="00555867">
              <w:rPr>
                <w:sz w:val="28"/>
                <w:szCs w:val="28"/>
                <w:lang w:val="en-IN" w:eastAsia="en-IN"/>
              </w:rPr>
              <w:t>High</w:t>
            </w:r>
          </w:p>
        </w:tc>
        <w:tc>
          <w:tcPr>
            <w:tcW w:w="0" w:type="auto"/>
            <w:vAlign w:val="center"/>
            <w:hideMark/>
          </w:tcPr>
          <w:p w14:paraId="6735FB27" w14:textId="77777777" w:rsidR="00BE5457" w:rsidRPr="00555867" w:rsidRDefault="00BE5457" w:rsidP="002C0F05">
            <w:pPr>
              <w:widowControl/>
              <w:autoSpaceDE/>
              <w:autoSpaceDN/>
              <w:spacing w:line="360" w:lineRule="auto"/>
              <w:rPr>
                <w:sz w:val="28"/>
                <w:szCs w:val="28"/>
                <w:lang w:val="en-IN" w:eastAsia="en-IN"/>
              </w:rPr>
            </w:pPr>
            <w:r w:rsidRPr="00555867">
              <w:rPr>
                <w:sz w:val="28"/>
                <w:szCs w:val="28"/>
                <w:lang w:val="en-IN" w:eastAsia="en-IN"/>
              </w:rPr>
              <w:t>Feasible</w:t>
            </w:r>
          </w:p>
        </w:tc>
        <w:tc>
          <w:tcPr>
            <w:tcW w:w="0" w:type="auto"/>
            <w:vAlign w:val="center"/>
            <w:hideMark/>
          </w:tcPr>
          <w:p w14:paraId="1CF1080C" w14:textId="77777777" w:rsidR="00BE5457" w:rsidRPr="00555867" w:rsidRDefault="00BE5457" w:rsidP="002C0F05">
            <w:pPr>
              <w:widowControl/>
              <w:autoSpaceDE/>
              <w:autoSpaceDN/>
              <w:spacing w:line="360" w:lineRule="auto"/>
              <w:rPr>
                <w:sz w:val="28"/>
                <w:szCs w:val="28"/>
                <w:lang w:val="en-IN" w:eastAsia="en-IN"/>
              </w:rPr>
            </w:pPr>
            <w:r w:rsidRPr="00555867">
              <w:rPr>
                <w:sz w:val="28"/>
                <w:szCs w:val="28"/>
                <w:lang w:val="en-IN" w:eastAsia="en-IN"/>
              </w:rPr>
              <w:t>Database, Authentication</w:t>
            </w:r>
          </w:p>
        </w:tc>
      </w:tr>
      <w:tr w:rsidR="00BE5457" w:rsidRPr="00555867" w14:paraId="250C0D61" w14:textId="77777777" w:rsidTr="00BE5457">
        <w:trPr>
          <w:trHeight w:val="407"/>
          <w:tblCellSpacing w:w="15" w:type="dxa"/>
        </w:trPr>
        <w:tc>
          <w:tcPr>
            <w:tcW w:w="0" w:type="auto"/>
            <w:vAlign w:val="center"/>
            <w:hideMark/>
          </w:tcPr>
          <w:p w14:paraId="3CDF327B" w14:textId="77777777" w:rsidR="00BE5457" w:rsidRPr="00555867" w:rsidRDefault="00BE5457" w:rsidP="002C0F05">
            <w:pPr>
              <w:widowControl/>
              <w:autoSpaceDE/>
              <w:autoSpaceDN/>
              <w:spacing w:line="360" w:lineRule="auto"/>
              <w:rPr>
                <w:sz w:val="28"/>
                <w:szCs w:val="28"/>
                <w:lang w:val="en-IN" w:eastAsia="en-IN"/>
              </w:rPr>
            </w:pPr>
            <w:r w:rsidRPr="00555867">
              <w:rPr>
                <w:sz w:val="28"/>
                <w:szCs w:val="28"/>
                <w:lang w:val="en-IN" w:eastAsia="en-IN"/>
              </w:rPr>
              <w:t>Product Listing</w:t>
            </w:r>
          </w:p>
        </w:tc>
        <w:tc>
          <w:tcPr>
            <w:tcW w:w="0" w:type="auto"/>
            <w:vAlign w:val="center"/>
            <w:hideMark/>
          </w:tcPr>
          <w:p w14:paraId="59A06A47" w14:textId="77777777" w:rsidR="00BE5457" w:rsidRPr="00555867" w:rsidRDefault="00BE5457" w:rsidP="002C0F05">
            <w:pPr>
              <w:widowControl/>
              <w:autoSpaceDE/>
              <w:autoSpaceDN/>
              <w:spacing w:line="360" w:lineRule="auto"/>
              <w:rPr>
                <w:sz w:val="28"/>
                <w:szCs w:val="28"/>
                <w:lang w:val="en-IN" w:eastAsia="en-IN"/>
              </w:rPr>
            </w:pPr>
            <w:r w:rsidRPr="00555867">
              <w:rPr>
                <w:sz w:val="28"/>
                <w:szCs w:val="28"/>
                <w:lang w:val="en-IN" w:eastAsia="en-IN"/>
              </w:rPr>
              <w:t>Functional</w:t>
            </w:r>
          </w:p>
        </w:tc>
        <w:tc>
          <w:tcPr>
            <w:tcW w:w="0" w:type="auto"/>
            <w:vAlign w:val="center"/>
            <w:hideMark/>
          </w:tcPr>
          <w:p w14:paraId="7A1A1E93" w14:textId="77777777" w:rsidR="00BE5457" w:rsidRPr="00555867" w:rsidRDefault="00BE5457" w:rsidP="002C0F05">
            <w:pPr>
              <w:widowControl/>
              <w:autoSpaceDE/>
              <w:autoSpaceDN/>
              <w:spacing w:line="360" w:lineRule="auto"/>
              <w:rPr>
                <w:sz w:val="28"/>
                <w:szCs w:val="28"/>
                <w:lang w:val="en-IN" w:eastAsia="en-IN"/>
              </w:rPr>
            </w:pPr>
            <w:r w:rsidRPr="00555867">
              <w:rPr>
                <w:sz w:val="28"/>
                <w:szCs w:val="28"/>
                <w:lang w:val="en-IN" w:eastAsia="en-IN"/>
              </w:rPr>
              <w:t>High</w:t>
            </w:r>
          </w:p>
        </w:tc>
        <w:tc>
          <w:tcPr>
            <w:tcW w:w="0" w:type="auto"/>
            <w:vAlign w:val="center"/>
            <w:hideMark/>
          </w:tcPr>
          <w:p w14:paraId="5713E61C" w14:textId="77777777" w:rsidR="00BE5457" w:rsidRPr="00555867" w:rsidRDefault="00BE5457" w:rsidP="002C0F05">
            <w:pPr>
              <w:widowControl/>
              <w:autoSpaceDE/>
              <w:autoSpaceDN/>
              <w:spacing w:line="360" w:lineRule="auto"/>
              <w:rPr>
                <w:sz w:val="28"/>
                <w:szCs w:val="28"/>
                <w:lang w:val="en-IN" w:eastAsia="en-IN"/>
              </w:rPr>
            </w:pPr>
            <w:r w:rsidRPr="00555867">
              <w:rPr>
                <w:sz w:val="28"/>
                <w:szCs w:val="28"/>
                <w:lang w:val="en-IN" w:eastAsia="en-IN"/>
              </w:rPr>
              <w:t>Feasible</w:t>
            </w:r>
          </w:p>
        </w:tc>
        <w:tc>
          <w:tcPr>
            <w:tcW w:w="0" w:type="auto"/>
            <w:vAlign w:val="center"/>
            <w:hideMark/>
          </w:tcPr>
          <w:p w14:paraId="316FB1FD" w14:textId="77777777" w:rsidR="00BE5457" w:rsidRPr="00555867" w:rsidRDefault="00BE5457" w:rsidP="002C0F05">
            <w:pPr>
              <w:widowControl/>
              <w:autoSpaceDE/>
              <w:autoSpaceDN/>
              <w:spacing w:line="360" w:lineRule="auto"/>
              <w:rPr>
                <w:sz w:val="28"/>
                <w:szCs w:val="28"/>
                <w:lang w:val="en-IN" w:eastAsia="en-IN"/>
              </w:rPr>
            </w:pPr>
            <w:r w:rsidRPr="00555867">
              <w:rPr>
                <w:sz w:val="28"/>
                <w:szCs w:val="28"/>
                <w:lang w:val="en-IN" w:eastAsia="en-IN"/>
              </w:rPr>
              <w:t>Farmer login</w:t>
            </w:r>
          </w:p>
        </w:tc>
      </w:tr>
      <w:tr w:rsidR="00BE5457" w:rsidRPr="00555867" w14:paraId="28B6E40C" w14:textId="77777777" w:rsidTr="00BE5457">
        <w:trPr>
          <w:trHeight w:val="407"/>
          <w:tblCellSpacing w:w="15" w:type="dxa"/>
        </w:trPr>
        <w:tc>
          <w:tcPr>
            <w:tcW w:w="0" w:type="auto"/>
            <w:vAlign w:val="center"/>
            <w:hideMark/>
          </w:tcPr>
          <w:p w14:paraId="5A6A0D3D" w14:textId="77777777" w:rsidR="00BE5457" w:rsidRPr="00555867" w:rsidRDefault="00BE5457" w:rsidP="002C0F05">
            <w:pPr>
              <w:widowControl/>
              <w:autoSpaceDE/>
              <w:autoSpaceDN/>
              <w:spacing w:line="360" w:lineRule="auto"/>
              <w:rPr>
                <w:sz w:val="28"/>
                <w:szCs w:val="28"/>
                <w:lang w:val="en-IN" w:eastAsia="en-IN"/>
              </w:rPr>
            </w:pPr>
            <w:r w:rsidRPr="00555867">
              <w:rPr>
                <w:sz w:val="28"/>
                <w:szCs w:val="28"/>
                <w:lang w:val="en-IN" w:eastAsia="en-IN"/>
              </w:rPr>
              <w:t>Secure Online Payment</w:t>
            </w:r>
          </w:p>
        </w:tc>
        <w:tc>
          <w:tcPr>
            <w:tcW w:w="0" w:type="auto"/>
            <w:vAlign w:val="center"/>
            <w:hideMark/>
          </w:tcPr>
          <w:p w14:paraId="318AD68C" w14:textId="77777777" w:rsidR="00BE5457" w:rsidRPr="00555867" w:rsidRDefault="00BE5457" w:rsidP="002C0F05">
            <w:pPr>
              <w:widowControl/>
              <w:autoSpaceDE/>
              <w:autoSpaceDN/>
              <w:spacing w:line="360" w:lineRule="auto"/>
              <w:rPr>
                <w:sz w:val="28"/>
                <w:szCs w:val="28"/>
                <w:lang w:val="en-IN" w:eastAsia="en-IN"/>
              </w:rPr>
            </w:pPr>
            <w:r w:rsidRPr="00555867">
              <w:rPr>
                <w:sz w:val="28"/>
                <w:szCs w:val="28"/>
                <w:lang w:val="en-IN" w:eastAsia="en-IN"/>
              </w:rPr>
              <w:t>Functional</w:t>
            </w:r>
          </w:p>
        </w:tc>
        <w:tc>
          <w:tcPr>
            <w:tcW w:w="0" w:type="auto"/>
            <w:vAlign w:val="center"/>
            <w:hideMark/>
          </w:tcPr>
          <w:p w14:paraId="3655763A" w14:textId="77777777" w:rsidR="00BE5457" w:rsidRPr="00555867" w:rsidRDefault="00BE5457" w:rsidP="002C0F05">
            <w:pPr>
              <w:widowControl/>
              <w:autoSpaceDE/>
              <w:autoSpaceDN/>
              <w:spacing w:line="360" w:lineRule="auto"/>
              <w:rPr>
                <w:sz w:val="28"/>
                <w:szCs w:val="28"/>
                <w:lang w:val="en-IN" w:eastAsia="en-IN"/>
              </w:rPr>
            </w:pPr>
            <w:r w:rsidRPr="00555867">
              <w:rPr>
                <w:sz w:val="28"/>
                <w:szCs w:val="28"/>
                <w:lang w:val="en-IN" w:eastAsia="en-IN"/>
              </w:rPr>
              <w:t>High</w:t>
            </w:r>
          </w:p>
        </w:tc>
        <w:tc>
          <w:tcPr>
            <w:tcW w:w="0" w:type="auto"/>
            <w:vAlign w:val="center"/>
            <w:hideMark/>
          </w:tcPr>
          <w:p w14:paraId="07A55FD9" w14:textId="77777777" w:rsidR="00BE5457" w:rsidRPr="00555867" w:rsidRDefault="00BE5457" w:rsidP="002C0F05">
            <w:pPr>
              <w:widowControl/>
              <w:autoSpaceDE/>
              <w:autoSpaceDN/>
              <w:spacing w:line="360" w:lineRule="auto"/>
              <w:rPr>
                <w:sz w:val="28"/>
                <w:szCs w:val="28"/>
                <w:lang w:val="en-IN" w:eastAsia="en-IN"/>
              </w:rPr>
            </w:pPr>
            <w:r w:rsidRPr="00555867">
              <w:rPr>
                <w:sz w:val="28"/>
                <w:szCs w:val="28"/>
                <w:lang w:val="en-IN" w:eastAsia="en-IN"/>
              </w:rPr>
              <w:t>Feasible</w:t>
            </w:r>
          </w:p>
        </w:tc>
        <w:tc>
          <w:tcPr>
            <w:tcW w:w="0" w:type="auto"/>
            <w:vAlign w:val="center"/>
            <w:hideMark/>
          </w:tcPr>
          <w:p w14:paraId="6E5AB3F6" w14:textId="77777777" w:rsidR="00BE5457" w:rsidRPr="00555867" w:rsidRDefault="00BE5457" w:rsidP="002C0F05">
            <w:pPr>
              <w:widowControl/>
              <w:autoSpaceDE/>
              <w:autoSpaceDN/>
              <w:spacing w:line="360" w:lineRule="auto"/>
              <w:rPr>
                <w:sz w:val="28"/>
                <w:szCs w:val="28"/>
                <w:lang w:val="en-IN" w:eastAsia="en-IN"/>
              </w:rPr>
            </w:pPr>
            <w:r w:rsidRPr="00555867">
              <w:rPr>
                <w:sz w:val="28"/>
                <w:szCs w:val="28"/>
                <w:lang w:val="en-IN" w:eastAsia="en-IN"/>
              </w:rPr>
              <w:t>Payment Gateway API</w:t>
            </w:r>
          </w:p>
        </w:tc>
      </w:tr>
      <w:tr w:rsidR="00BE5457" w:rsidRPr="00555867" w14:paraId="79AEB96B" w14:textId="77777777" w:rsidTr="00BE5457">
        <w:trPr>
          <w:trHeight w:val="407"/>
          <w:tblCellSpacing w:w="15" w:type="dxa"/>
        </w:trPr>
        <w:tc>
          <w:tcPr>
            <w:tcW w:w="0" w:type="auto"/>
            <w:vAlign w:val="center"/>
            <w:hideMark/>
          </w:tcPr>
          <w:p w14:paraId="0B57679F" w14:textId="77777777" w:rsidR="00BE5457" w:rsidRPr="00555867" w:rsidRDefault="00BE5457" w:rsidP="002C0F05">
            <w:pPr>
              <w:widowControl/>
              <w:autoSpaceDE/>
              <w:autoSpaceDN/>
              <w:spacing w:line="360" w:lineRule="auto"/>
              <w:rPr>
                <w:sz w:val="28"/>
                <w:szCs w:val="28"/>
                <w:lang w:val="en-IN" w:eastAsia="en-IN"/>
              </w:rPr>
            </w:pPr>
            <w:r w:rsidRPr="00555867">
              <w:rPr>
                <w:sz w:val="28"/>
                <w:szCs w:val="28"/>
                <w:lang w:val="en-IN" w:eastAsia="en-IN"/>
              </w:rPr>
              <w:t>Mobile Responsiveness</w:t>
            </w:r>
          </w:p>
        </w:tc>
        <w:tc>
          <w:tcPr>
            <w:tcW w:w="0" w:type="auto"/>
            <w:vAlign w:val="center"/>
            <w:hideMark/>
          </w:tcPr>
          <w:p w14:paraId="332EE846" w14:textId="77777777" w:rsidR="00BE5457" w:rsidRPr="00555867" w:rsidRDefault="00BE5457" w:rsidP="002C0F05">
            <w:pPr>
              <w:widowControl/>
              <w:autoSpaceDE/>
              <w:autoSpaceDN/>
              <w:spacing w:line="360" w:lineRule="auto"/>
              <w:rPr>
                <w:sz w:val="28"/>
                <w:szCs w:val="28"/>
                <w:lang w:val="en-IN" w:eastAsia="en-IN"/>
              </w:rPr>
            </w:pPr>
            <w:r w:rsidRPr="00555867">
              <w:rPr>
                <w:sz w:val="28"/>
                <w:szCs w:val="28"/>
                <w:lang w:val="en-IN" w:eastAsia="en-IN"/>
              </w:rPr>
              <w:t>Non-functional</w:t>
            </w:r>
          </w:p>
        </w:tc>
        <w:tc>
          <w:tcPr>
            <w:tcW w:w="0" w:type="auto"/>
            <w:vAlign w:val="center"/>
            <w:hideMark/>
          </w:tcPr>
          <w:p w14:paraId="29919109" w14:textId="77777777" w:rsidR="00BE5457" w:rsidRPr="00555867" w:rsidRDefault="00BE5457" w:rsidP="002C0F05">
            <w:pPr>
              <w:widowControl/>
              <w:autoSpaceDE/>
              <w:autoSpaceDN/>
              <w:spacing w:line="360" w:lineRule="auto"/>
              <w:rPr>
                <w:sz w:val="28"/>
                <w:szCs w:val="28"/>
                <w:lang w:val="en-IN" w:eastAsia="en-IN"/>
              </w:rPr>
            </w:pPr>
            <w:r w:rsidRPr="00555867">
              <w:rPr>
                <w:sz w:val="28"/>
                <w:szCs w:val="28"/>
                <w:lang w:val="en-IN" w:eastAsia="en-IN"/>
              </w:rPr>
              <w:t>High</w:t>
            </w:r>
          </w:p>
        </w:tc>
        <w:tc>
          <w:tcPr>
            <w:tcW w:w="0" w:type="auto"/>
            <w:vAlign w:val="center"/>
            <w:hideMark/>
          </w:tcPr>
          <w:p w14:paraId="5075C44F" w14:textId="77777777" w:rsidR="00BE5457" w:rsidRPr="00555867" w:rsidRDefault="00BE5457" w:rsidP="002C0F05">
            <w:pPr>
              <w:widowControl/>
              <w:autoSpaceDE/>
              <w:autoSpaceDN/>
              <w:spacing w:line="360" w:lineRule="auto"/>
              <w:rPr>
                <w:sz w:val="28"/>
                <w:szCs w:val="28"/>
                <w:lang w:val="en-IN" w:eastAsia="en-IN"/>
              </w:rPr>
            </w:pPr>
            <w:r w:rsidRPr="00555867">
              <w:rPr>
                <w:sz w:val="28"/>
                <w:szCs w:val="28"/>
                <w:lang w:val="en-IN" w:eastAsia="en-IN"/>
              </w:rPr>
              <w:t>Feasible</w:t>
            </w:r>
          </w:p>
        </w:tc>
        <w:tc>
          <w:tcPr>
            <w:tcW w:w="0" w:type="auto"/>
            <w:vAlign w:val="center"/>
            <w:hideMark/>
          </w:tcPr>
          <w:p w14:paraId="50F8F3D3" w14:textId="77777777" w:rsidR="00BE5457" w:rsidRPr="00555867" w:rsidRDefault="00BE5457" w:rsidP="002C0F05">
            <w:pPr>
              <w:widowControl/>
              <w:autoSpaceDE/>
              <w:autoSpaceDN/>
              <w:spacing w:line="360" w:lineRule="auto"/>
              <w:rPr>
                <w:sz w:val="28"/>
                <w:szCs w:val="28"/>
                <w:lang w:val="en-IN" w:eastAsia="en-IN"/>
              </w:rPr>
            </w:pPr>
            <w:r w:rsidRPr="00555867">
              <w:rPr>
                <w:sz w:val="28"/>
                <w:szCs w:val="28"/>
                <w:lang w:val="en-IN" w:eastAsia="en-IN"/>
              </w:rPr>
              <w:t>Frontend Framework</w:t>
            </w:r>
          </w:p>
        </w:tc>
      </w:tr>
      <w:tr w:rsidR="00BE5457" w:rsidRPr="00555867" w14:paraId="03030648" w14:textId="77777777" w:rsidTr="00BE5457">
        <w:trPr>
          <w:trHeight w:val="407"/>
          <w:tblCellSpacing w:w="15" w:type="dxa"/>
        </w:trPr>
        <w:tc>
          <w:tcPr>
            <w:tcW w:w="0" w:type="auto"/>
            <w:vAlign w:val="center"/>
            <w:hideMark/>
          </w:tcPr>
          <w:p w14:paraId="3F0C40EC" w14:textId="77777777" w:rsidR="00BE5457" w:rsidRPr="00555867" w:rsidRDefault="00BE5457" w:rsidP="002C0F05">
            <w:pPr>
              <w:widowControl/>
              <w:autoSpaceDE/>
              <w:autoSpaceDN/>
              <w:spacing w:line="360" w:lineRule="auto"/>
              <w:rPr>
                <w:sz w:val="28"/>
                <w:szCs w:val="28"/>
                <w:lang w:val="en-IN" w:eastAsia="en-IN"/>
              </w:rPr>
            </w:pPr>
            <w:r w:rsidRPr="00555867">
              <w:rPr>
                <w:sz w:val="28"/>
                <w:szCs w:val="28"/>
                <w:lang w:val="en-IN" w:eastAsia="en-IN"/>
              </w:rPr>
              <w:t>Product Delivery Tracking (future)</w:t>
            </w:r>
          </w:p>
        </w:tc>
        <w:tc>
          <w:tcPr>
            <w:tcW w:w="0" w:type="auto"/>
            <w:vAlign w:val="center"/>
            <w:hideMark/>
          </w:tcPr>
          <w:p w14:paraId="54236BBC" w14:textId="77777777" w:rsidR="00BE5457" w:rsidRPr="00555867" w:rsidRDefault="00BE5457" w:rsidP="002C0F05">
            <w:pPr>
              <w:widowControl/>
              <w:autoSpaceDE/>
              <w:autoSpaceDN/>
              <w:spacing w:line="360" w:lineRule="auto"/>
              <w:rPr>
                <w:sz w:val="28"/>
                <w:szCs w:val="28"/>
                <w:lang w:val="en-IN" w:eastAsia="en-IN"/>
              </w:rPr>
            </w:pPr>
            <w:r w:rsidRPr="00555867">
              <w:rPr>
                <w:sz w:val="28"/>
                <w:szCs w:val="28"/>
                <w:lang w:val="en-IN" w:eastAsia="en-IN"/>
              </w:rPr>
              <w:t>Functional</w:t>
            </w:r>
          </w:p>
        </w:tc>
        <w:tc>
          <w:tcPr>
            <w:tcW w:w="0" w:type="auto"/>
            <w:vAlign w:val="center"/>
            <w:hideMark/>
          </w:tcPr>
          <w:p w14:paraId="6DE8E881" w14:textId="77777777" w:rsidR="00BE5457" w:rsidRPr="00555867" w:rsidRDefault="00BE5457" w:rsidP="002C0F05">
            <w:pPr>
              <w:widowControl/>
              <w:autoSpaceDE/>
              <w:autoSpaceDN/>
              <w:spacing w:line="360" w:lineRule="auto"/>
              <w:rPr>
                <w:sz w:val="28"/>
                <w:szCs w:val="28"/>
                <w:lang w:val="en-IN" w:eastAsia="en-IN"/>
              </w:rPr>
            </w:pPr>
            <w:r w:rsidRPr="00555867">
              <w:rPr>
                <w:sz w:val="28"/>
                <w:szCs w:val="28"/>
                <w:lang w:val="en-IN" w:eastAsia="en-IN"/>
              </w:rPr>
              <w:t>Medium</w:t>
            </w:r>
          </w:p>
        </w:tc>
        <w:tc>
          <w:tcPr>
            <w:tcW w:w="0" w:type="auto"/>
            <w:vAlign w:val="center"/>
            <w:hideMark/>
          </w:tcPr>
          <w:p w14:paraId="1B2C9B92" w14:textId="77777777" w:rsidR="00BE5457" w:rsidRPr="00555867" w:rsidRDefault="00BE5457" w:rsidP="002C0F05">
            <w:pPr>
              <w:widowControl/>
              <w:autoSpaceDE/>
              <w:autoSpaceDN/>
              <w:spacing w:line="360" w:lineRule="auto"/>
              <w:rPr>
                <w:sz w:val="28"/>
                <w:szCs w:val="28"/>
                <w:lang w:val="en-IN" w:eastAsia="en-IN"/>
              </w:rPr>
            </w:pPr>
            <w:r w:rsidRPr="00555867">
              <w:rPr>
                <w:sz w:val="28"/>
                <w:szCs w:val="28"/>
                <w:lang w:val="en-IN" w:eastAsia="en-IN"/>
              </w:rPr>
              <w:t>Feasible</w:t>
            </w:r>
          </w:p>
        </w:tc>
        <w:tc>
          <w:tcPr>
            <w:tcW w:w="0" w:type="auto"/>
            <w:vAlign w:val="center"/>
            <w:hideMark/>
          </w:tcPr>
          <w:p w14:paraId="1958E983" w14:textId="77777777" w:rsidR="00BE5457" w:rsidRPr="00555867" w:rsidRDefault="00BE5457" w:rsidP="002C0F05">
            <w:pPr>
              <w:widowControl/>
              <w:autoSpaceDE/>
              <w:autoSpaceDN/>
              <w:spacing w:line="360" w:lineRule="auto"/>
              <w:rPr>
                <w:sz w:val="28"/>
                <w:szCs w:val="28"/>
                <w:lang w:val="en-IN" w:eastAsia="en-IN"/>
              </w:rPr>
            </w:pPr>
            <w:r w:rsidRPr="00555867">
              <w:rPr>
                <w:sz w:val="28"/>
                <w:szCs w:val="28"/>
                <w:lang w:val="en-IN" w:eastAsia="en-IN"/>
              </w:rPr>
              <w:t>Logistics Integration</w:t>
            </w:r>
          </w:p>
        </w:tc>
      </w:tr>
    </w:tbl>
    <w:p w14:paraId="68B0947D" w14:textId="28730946" w:rsidR="00BE5457" w:rsidRPr="00555867" w:rsidRDefault="00C43560" w:rsidP="002C0F05">
      <w:pPr>
        <w:pStyle w:val="Heading4"/>
        <w:tabs>
          <w:tab w:val="left" w:pos="1435"/>
        </w:tabs>
        <w:spacing w:before="73" w:line="360" w:lineRule="auto"/>
        <w:ind w:left="0"/>
      </w:pPr>
      <w:r w:rsidRPr="00555867">
        <w:t xml:space="preserve">                                 Table </w:t>
      </w:r>
      <w:r w:rsidR="00555867" w:rsidRPr="00555867">
        <w:t>3.1</w:t>
      </w:r>
      <w:r w:rsidRPr="00555867">
        <w:t>:</w:t>
      </w:r>
      <w:r w:rsidR="00555867" w:rsidRPr="00555867">
        <w:t>A</w:t>
      </w:r>
      <w:r w:rsidRPr="00555867">
        <w:t>nalysis of requirement functionality</w:t>
      </w:r>
    </w:p>
    <w:p w14:paraId="2229CE3E" w14:textId="77777777" w:rsidR="00555867" w:rsidRPr="00555867" w:rsidRDefault="00555867" w:rsidP="002C0F05">
      <w:pPr>
        <w:pStyle w:val="Heading4"/>
        <w:tabs>
          <w:tab w:val="left" w:pos="1435"/>
        </w:tabs>
        <w:spacing w:before="73" w:line="360" w:lineRule="auto"/>
        <w:ind w:left="0"/>
      </w:pPr>
    </w:p>
    <w:p w14:paraId="1BDCC52D" w14:textId="77777777" w:rsidR="00555867" w:rsidRPr="00555867" w:rsidRDefault="00555867" w:rsidP="002C0F05">
      <w:pPr>
        <w:pStyle w:val="Heading4"/>
        <w:tabs>
          <w:tab w:val="left" w:pos="1435"/>
        </w:tabs>
        <w:spacing w:before="73" w:line="360" w:lineRule="auto"/>
        <w:ind w:left="0"/>
      </w:pPr>
    </w:p>
    <w:p w14:paraId="16B5C0C8" w14:textId="77777777" w:rsidR="006C3158" w:rsidRPr="00555867" w:rsidRDefault="00000000" w:rsidP="002C0F05">
      <w:pPr>
        <w:pStyle w:val="Heading4"/>
        <w:numPr>
          <w:ilvl w:val="2"/>
          <w:numId w:val="5"/>
        </w:numPr>
        <w:tabs>
          <w:tab w:val="left" w:pos="1543"/>
        </w:tabs>
        <w:spacing w:line="360" w:lineRule="auto"/>
        <w:ind w:left="1543" w:hanging="658"/>
      </w:pPr>
      <w:r w:rsidRPr="00555867">
        <w:rPr>
          <w:spacing w:val="-4"/>
        </w:rPr>
        <w:t>System</w:t>
      </w:r>
      <w:r w:rsidRPr="00555867">
        <w:rPr>
          <w:spacing w:val="-18"/>
        </w:rPr>
        <w:t xml:space="preserve"> </w:t>
      </w:r>
      <w:r w:rsidRPr="00555867">
        <w:rPr>
          <w:spacing w:val="-2"/>
        </w:rPr>
        <w:t>Design</w:t>
      </w:r>
    </w:p>
    <w:p w14:paraId="7A2C3B5F" w14:textId="77777777" w:rsidR="00DA0261" w:rsidRPr="00555867" w:rsidRDefault="00BE5457" w:rsidP="002C0F05">
      <w:pPr>
        <w:spacing w:line="360" w:lineRule="auto"/>
        <w:rPr>
          <w:sz w:val="28"/>
          <w:szCs w:val="28"/>
          <w:lang w:val="en-IN" w:eastAsia="en-IN"/>
        </w:rPr>
      </w:pPr>
      <w:r w:rsidRPr="00555867">
        <w:rPr>
          <w:sz w:val="28"/>
          <w:szCs w:val="28"/>
          <w:lang w:val="en-IN" w:eastAsia="en-IN"/>
        </w:rPr>
        <w:t xml:space="preserve">          </w:t>
      </w:r>
    </w:p>
    <w:p w14:paraId="3BD102A6" w14:textId="6E9E90B8" w:rsidR="00BE5457" w:rsidRPr="002C0F05" w:rsidRDefault="00BE5457" w:rsidP="002C0F05">
      <w:pPr>
        <w:spacing w:line="360" w:lineRule="auto"/>
        <w:rPr>
          <w:sz w:val="28"/>
          <w:szCs w:val="28"/>
          <w:lang w:val="en-IN" w:eastAsia="en-IN"/>
        </w:rPr>
      </w:pPr>
      <w:r w:rsidRPr="002C0F05">
        <w:rPr>
          <w:sz w:val="28"/>
          <w:szCs w:val="28"/>
          <w:lang w:val="en-IN" w:eastAsia="en-IN"/>
        </w:rPr>
        <w:t xml:space="preserve">  </w:t>
      </w:r>
      <w:r w:rsidR="00DA0261" w:rsidRPr="002C0F05">
        <w:rPr>
          <w:sz w:val="28"/>
          <w:szCs w:val="28"/>
          <w:lang w:val="en-IN" w:eastAsia="en-IN"/>
        </w:rPr>
        <w:t xml:space="preserve">                The system design of the Farmer to Consumer web app explains how the platform works. It is divided into three parts: the frontend (what users see), the backend (how it processes data), and the database (where information is stored). Farmers can add products, and consumers can browse, order, and pay online. The system sends updates to both parties and ensures secure payments. Admins manage users and content. The app is designed to be user-friendly, fast, and secure. It uses tools like React.js, Node.js, and MongoDB. This simple design helps connect farmers and consumers directly and efficiently.</w:t>
      </w:r>
    </w:p>
    <w:p w14:paraId="586A0098" w14:textId="77777777" w:rsidR="00555867" w:rsidRDefault="00555867" w:rsidP="002C0F05">
      <w:pPr>
        <w:spacing w:line="360" w:lineRule="auto"/>
        <w:rPr>
          <w:sz w:val="28"/>
          <w:szCs w:val="28"/>
          <w:lang w:val="en-IN" w:eastAsia="en-IN"/>
        </w:rPr>
      </w:pPr>
    </w:p>
    <w:p w14:paraId="69539178" w14:textId="77777777" w:rsidR="006F5D84" w:rsidRPr="002C0F05" w:rsidRDefault="006F5D84" w:rsidP="002C0F05">
      <w:pPr>
        <w:spacing w:line="360" w:lineRule="auto"/>
        <w:rPr>
          <w:sz w:val="28"/>
          <w:szCs w:val="28"/>
          <w:lang w:val="en-IN" w:eastAsia="en-IN"/>
        </w:rPr>
      </w:pPr>
    </w:p>
    <w:p w14:paraId="115A93DD" w14:textId="77777777" w:rsidR="006C3158" w:rsidRPr="006F5D84" w:rsidRDefault="00000000" w:rsidP="006F5D84">
      <w:pPr>
        <w:pStyle w:val="Heading4"/>
        <w:numPr>
          <w:ilvl w:val="2"/>
          <w:numId w:val="5"/>
        </w:numPr>
        <w:tabs>
          <w:tab w:val="left" w:pos="1654"/>
        </w:tabs>
        <w:spacing w:before="2" w:line="360" w:lineRule="auto"/>
        <w:ind w:left="1656" w:hanging="771"/>
      </w:pPr>
      <w:r w:rsidRPr="002C0F05">
        <w:rPr>
          <w:spacing w:val="-2"/>
        </w:rPr>
        <w:lastRenderedPageBreak/>
        <w:t>Implementation</w:t>
      </w:r>
    </w:p>
    <w:p w14:paraId="1F34C3FF" w14:textId="46F6719F" w:rsidR="006F5D84" w:rsidRPr="006F5D84" w:rsidRDefault="006F5D84" w:rsidP="006F5D84">
      <w:pPr>
        <w:pStyle w:val="Heading4"/>
        <w:tabs>
          <w:tab w:val="left" w:pos="1654"/>
        </w:tabs>
        <w:spacing w:before="2" w:line="360" w:lineRule="auto"/>
        <w:ind w:left="885"/>
        <w:rPr>
          <w:b w:val="0"/>
          <w:bCs w:val="0"/>
        </w:rPr>
      </w:pPr>
      <w:r w:rsidRPr="006F5D84">
        <w:rPr>
          <w:b w:val="0"/>
          <w:bCs w:val="0"/>
        </w:rPr>
        <w:t xml:space="preserve">The web application was developed using a three-tier architecture: frontend, backend, and database.React.js was used to build a responsive and user-friendly interface.Node.js and Express.js handled the server-side operations and API </w:t>
      </w:r>
      <w:proofErr w:type="spellStart"/>
      <w:r w:rsidRPr="006F5D84">
        <w:rPr>
          <w:b w:val="0"/>
          <w:bCs w:val="0"/>
        </w:rPr>
        <w:t>requests.MongoDB</w:t>
      </w:r>
      <w:proofErr w:type="spellEnd"/>
      <w:r w:rsidRPr="006F5D84">
        <w:rPr>
          <w:b w:val="0"/>
          <w:bCs w:val="0"/>
        </w:rPr>
        <w:t xml:space="preserve">/MySQL stored user data, product listings, and order </w:t>
      </w:r>
      <w:proofErr w:type="spellStart"/>
      <w:r w:rsidRPr="006F5D84">
        <w:rPr>
          <w:b w:val="0"/>
          <w:bCs w:val="0"/>
        </w:rPr>
        <w:t>history.Razorpay</w:t>
      </w:r>
      <w:proofErr w:type="spellEnd"/>
      <w:r w:rsidRPr="006F5D84">
        <w:rPr>
          <w:b w:val="0"/>
          <w:bCs w:val="0"/>
        </w:rPr>
        <w:t xml:space="preserve">/Stripe was integrated for secure online </w:t>
      </w:r>
      <w:proofErr w:type="spellStart"/>
      <w:r w:rsidRPr="006F5D84">
        <w:rPr>
          <w:b w:val="0"/>
          <w:bCs w:val="0"/>
        </w:rPr>
        <w:t>payments.Farmers</w:t>
      </w:r>
      <w:proofErr w:type="spellEnd"/>
      <w:r w:rsidRPr="006F5D84">
        <w:rPr>
          <w:b w:val="0"/>
          <w:bCs w:val="0"/>
        </w:rPr>
        <w:t xml:space="preserve"> can list and manage products through their </w:t>
      </w:r>
      <w:proofErr w:type="spellStart"/>
      <w:r w:rsidRPr="006F5D84">
        <w:rPr>
          <w:b w:val="0"/>
          <w:bCs w:val="0"/>
        </w:rPr>
        <w:t>dashboard.Consumers</w:t>
      </w:r>
      <w:proofErr w:type="spellEnd"/>
      <w:r w:rsidRPr="006F5D84">
        <w:rPr>
          <w:b w:val="0"/>
          <w:bCs w:val="0"/>
        </w:rPr>
        <w:t xml:space="preserve"> can browse, order, and pay </w:t>
      </w:r>
      <w:proofErr w:type="spellStart"/>
      <w:r w:rsidRPr="006F5D84">
        <w:rPr>
          <w:b w:val="0"/>
          <w:bCs w:val="0"/>
        </w:rPr>
        <w:t>easily.Admin</w:t>
      </w:r>
      <w:proofErr w:type="spellEnd"/>
      <w:r w:rsidRPr="006F5D84">
        <w:rPr>
          <w:b w:val="0"/>
          <w:bCs w:val="0"/>
        </w:rPr>
        <w:t xml:space="preserve"> can manage users, monitor activity, and control </w:t>
      </w:r>
      <w:proofErr w:type="spellStart"/>
      <w:r w:rsidRPr="006F5D84">
        <w:rPr>
          <w:b w:val="0"/>
          <w:bCs w:val="0"/>
        </w:rPr>
        <w:t>listings.Basic</w:t>
      </w:r>
      <w:proofErr w:type="spellEnd"/>
      <w:r w:rsidRPr="006F5D84">
        <w:rPr>
          <w:b w:val="0"/>
          <w:bCs w:val="0"/>
        </w:rPr>
        <w:t xml:space="preserve"> security features like login authentication and data validation </w:t>
      </w:r>
      <w:proofErr w:type="spellStart"/>
      <w:r w:rsidRPr="006F5D84">
        <w:rPr>
          <w:b w:val="0"/>
          <w:bCs w:val="0"/>
        </w:rPr>
        <w:t>wereimplemented</w:t>
      </w:r>
      <w:proofErr w:type="spellEnd"/>
      <w:r w:rsidRPr="006F5D84">
        <w:rPr>
          <w:b w:val="0"/>
          <w:bCs w:val="0"/>
        </w:rPr>
        <w:t>.</w:t>
      </w:r>
    </w:p>
    <w:tbl>
      <w:tblPr>
        <w:tblW w:w="10461" w:type="dxa"/>
        <w:tblCellSpacing w:w="15" w:type="dxa"/>
        <w:tblInd w:w="284" w:type="dxa"/>
        <w:tblCellMar>
          <w:top w:w="15" w:type="dxa"/>
          <w:left w:w="15" w:type="dxa"/>
          <w:bottom w:w="15" w:type="dxa"/>
          <w:right w:w="15" w:type="dxa"/>
        </w:tblCellMar>
        <w:tblLook w:val="04A0" w:firstRow="1" w:lastRow="0" w:firstColumn="1" w:lastColumn="0" w:noHBand="0" w:noVBand="1"/>
      </w:tblPr>
      <w:tblGrid>
        <w:gridCol w:w="704"/>
        <w:gridCol w:w="3592"/>
        <w:gridCol w:w="6165"/>
      </w:tblGrid>
      <w:tr w:rsidR="00DB6919" w:rsidRPr="00DB6919" w14:paraId="3788C044" w14:textId="77777777" w:rsidTr="00DB6919">
        <w:trPr>
          <w:trHeight w:val="967"/>
          <w:tblHeader/>
          <w:tblCellSpacing w:w="15" w:type="dxa"/>
        </w:trPr>
        <w:tc>
          <w:tcPr>
            <w:tcW w:w="659" w:type="dxa"/>
            <w:vAlign w:val="center"/>
            <w:hideMark/>
          </w:tcPr>
          <w:p w14:paraId="55FCBBEB" w14:textId="77777777" w:rsidR="00DB6919" w:rsidRPr="00DB6919" w:rsidRDefault="00DB6919" w:rsidP="002C0F05">
            <w:pPr>
              <w:widowControl/>
              <w:autoSpaceDE/>
              <w:autoSpaceDN/>
              <w:spacing w:line="360" w:lineRule="auto"/>
              <w:jc w:val="center"/>
              <w:rPr>
                <w:b/>
                <w:bCs/>
                <w:sz w:val="28"/>
                <w:szCs w:val="28"/>
                <w:lang w:val="en-IN" w:eastAsia="en-IN"/>
              </w:rPr>
            </w:pPr>
            <w:r w:rsidRPr="00DB6919">
              <w:rPr>
                <w:b/>
                <w:bCs/>
                <w:sz w:val="28"/>
                <w:szCs w:val="28"/>
                <w:lang w:val="en-IN" w:eastAsia="en-IN"/>
              </w:rPr>
              <w:t>Step No.</w:t>
            </w:r>
          </w:p>
        </w:tc>
        <w:tc>
          <w:tcPr>
            <w:tcW w:w="0" w:type="auto"/>
            <w:vAlign w:val="center"/>
            <w:hideMark/>
          </w:tcPr>
          <w:p w14:paraId="5BC212B7" w14:textId="77777777" w:rsidR="00DB6919" w:rsidRPr="00DB6919" w:rsidRDefault="00DB6919" w:rsidP="002C0F05">
            <w:pPr>
              <w:widowControl/>
              <w:autoSpaceDE/>
              <w:autoSpaceDN/>
              <w:spacing w:line="360" w:lineRule="auto"/>
              <w:jc w:val="center"/>
              <w:rPr>
                <w:b/>
                <w:bCs/>
                <w:sz w:val="28"/>
                <w:szCs w:val="28"/>
                <w:lang w:val="en-IN" w:eastAsia="en-IN"/>
              </w:rPr>
            </w:pPr>
            <w:r w:rsidRPr="00DB6919">
              <w:rPr>
                <w:b/>
                <w:bCs/>
                <w:sz w:val="28"/>
                <w:szCs w:val="28"/>
                <w:lang w:val="en-IN" w:eastAsia="en-IN"/>
              </w:rPr>
              <w:t>Implementation Task</w:t>
            </w:r>
          </w:p>
        </w:tc>
        <w:tc>
          <w:tcPr>
            <w:tcW w:w="6120" w:type="dxa"/>
            <w:vAlign w:val="center"/>
            <w:hideMark/>
          </w:tcPr>
          <w:p w14:paraId="3F54E959" w14:textId="77777777" w:rsidR="00DB6919" w:rsidRPr="00DB6919" w:rsidRDefault="00DB6919" w:rsidP="002C0F05">
            <w:pPr>
              <w:widowControl/>
              <w:autoSpaceDE/>
              <w:autoSpaceDN/>
              <w:spacing w:line="360" w:lineRule="auto"/>
              <w:jc w:val="center"/>
              <w:rPr>
                <w:b/>
                <w:bCs/>
                <w:sz w:val="28"/>
                <w:szCs w:val="28"/>
                <w:lang w:val="en-IN" w:eastAsia="en-IN"/>
              </w:rPr>
            </w:pPr>
            <w:r w:rsidRPr="00DB6919">
              <w:rPr>
                <w:b/>
                <w:bCs/>
                <w:sz w:val="28"/>
                <w:szCs w:val="28"/>
                <w:lang w:val="en-IN" w:eastAsia="en-IN"/>
              </w:rPr>
              <w:t>Description</w:t>
            </w:r>
          </w:p>
        </w:tc>
      </w:tr>
      <w:tr w:rsidR="00DB6919" w:rsidRPr="00DB6919" w14:paraId="270453AC" w14:textId="77777777" w:rsidTr="00DB6919">
        <w:trPr>
          <w:trHeight w:val="451"/>
          <w:tblCellSpacing w:w="15" w:type="dxa"/>
        </w:trPr>
        <w:tc>
          <w:tcPr>
            <w:tcW w:w="659" w:type="dxa"/>
            <w:vAlign w:val="center"/>
            <w:hideMark/>
          </w:tcPr>
          <w:p w14:paraId="1444CEBE" w14:textId="77777777" w:rsidR="00DB6919" w:rsidRPr="00DB6919" w:rsidRDefault="00DB6919" w:rsidP="002C0F05">
            <w:pPr>
              <w:widowControl/>
              <w:autoSpaceDE/>
              <w:autoSpaceDN/>
              <w:spacing w:line="360" w:lineRule="auto"/>
              <w:rPr>
                <w:sz w:val="28"/>
                <w:szCs w:val="28"/>
                <w:lang w:val="en-IN" w:eastAsia="en-IN"/>
              </w:rPr>
            </w:pPr>
            <w:r w:rsidRPr="00DB6919">
              <w:rPr>
                <w:sz w:val="28"/>
                <w:szCs w:val="28"/>
                <w:lang w:val="en-IN" w:eastAsia="en-IN"/>
              </w:rPr>
              <w:t>1</w:t>
            </w:r>
          </w:p>
        </w:tc>
        <w:tc>
          <w:tcPr>
            <w:tcW w:w="0" w:type="auto"/>
            <w:vAlign w:val="center"/>
            <w:hideMark/>
          </w:tcPr>
          <w:p w14:paraId="2EBC00ED" w14:textId="77777777" w:rsidR="00DB6919" w:rsidRPr="00DB6919" w:rsidRDefault="00DB6919" w:rsidP="002C0F05">
            <w:pPr>
              <w:widowControl/>
              <w:autoSpaceDE/>
              <w:autoSpaceDN/>
              <w:spacing w:line="360" w:lineRule="auto"/>
              <w:rPr>
                <w:sz w:val="28"/>
                <w:szCs w:val="28"/>
                <w:lang w:val="en-IN" w:eastAsia="en-IN"/>
              </w:rPr>
            </w:pPr>
            <w:r w:rsidRPr="00DB6919">
              <w:rPr>
                <w:sz w:val="28"/>
                <w:szCs w:val="28"/>
                <w:lang w:val="en-IN" w:eastAsia="en-IN"/>
              </w:rPr>
              <w:t>Database Design</w:t>
            </w:r>
          </w:p>
        </w:tc>
        <w:tc>
          <w:tcPr>
            <w:tcW w:w="6120" w:type="dxa"/>
            <w:vAlign w:val="center"/>
            <w:hideMark/>
          </w:tcPr>
          <w:p w14:paraId="7D7C5CE2" w14:textId="77777777" w:rsidR="00DB6919" w:rsidRPr="00DB6919" w:rsidRDefault="00DB6919" w:rsidP="002C0F05">
            <w:pPr>
              <w:widowControl/>
              <w:autoSpaceDE/>
              <w:autoSpaceDN/>
              <w:spacing w:line="360" w:lineRule="auto"/>
              <w:rPr>
                <w:sz w:val="28"/>
                <w:szCs w:val="28"/>
                <w:lang w:val="en-IN" w:eastAsia="en-IN"/>
              </w:rPr>
            </w:pPr>
            <w:r w:rsidRPr="00DB6919">
              <w:rPr>
                <w:sz w:val="28"/>
                <w:szCs w:val="28"/>
                <w:lang w:val="en-IN" w:eastAsia="en-IN"/>
              </w:rPr>
              <w:t>Created MySQL tables for users, crops, orders, etc.</w:t>
            </w:r>
          </w:p>
        </w:tc>
      </w:tr>
      <w:tr w:rsidR="00DB6919" w:rsidRPr="00DB6919" w14:paraId="32094352" w14:textId="77777777" w:rsidTr="00DB6919">
        <w:trPr>
          <w:trHeight w:val="967"/>
          <w:tblCellSpacing w:w="15" w:type="dxa"/>
        </w:trPr>
        <w:tc>
          <w:tcPr>
            <w:tcW w:w="659" w:type="dxa"/>
            <w:vAlign w:val="center"/>
            <w:hideMark/>
          </w:tcPr>
          <w:p w14:paraId="6C0AB3D7" w14:textId="77777777" w:rsidR="00DB6919" w:rsidRPr="00DB6919" w:rsidRDefault="00DB6919" w:rsidP="002C0F05">
            <w:pPr>
              <w:widowControl/>
              <w:autoSpaceDE/>
              <w:autoSpaceDN/>
              <w:spacing w:line="360" w:lineRule="auto"/>
              <w:rPr>
                <w:sz w:val="28"/>
                <w:szCs w:val="28"/>
                <w:lang w:val="en-IN" w:eastAsia="en-IN"/>
              </w:rPr>
            </w:pPr>
            <w:r w:rsidRPr="00DB6919">
              <w:rPr>
                <w:sz w:val="28"/>
                <w:szCs w:val="28"/>
                <w:lang w:val="en-IN" w:eastAsia="en-IN"/>
              </w:rPr>
              <w:t>2</w:t>
            </w:r>
          </w:p>
        </w:tc>
        <w:tc>
          <w:tcPr>
            <w:tcW w:w="0" w:type="auto"/>
            <w:vAlign w:val="center"/>
            <w:hideMark/>
          </w:tcPr>
          <w:p w14:paraId="71A22E72" w14:textId="77777777" w:rsidR="00DB6919" w:rsidRPr="00DB6919" w:rsidRDefault="00DB6919" w:rsidP="002C0F05">
            <w:pPr>
              <w:widowControl/>
              <w:autoSpaceDE/>
              <w:autoSpaceDN/>
              <w:spacing w:line="360" w:lineRule="auto"/>
              <w:rPr>
                <w:sz w:val="28"/>
                <w:szCs w:val="28"/>
                <w:lang w:val="en-IN" w:eastAsia="en-IN"/>
              </w:rPr>
            </w:pPr>
            <w:r w:rsidRPr="00DB6919">
              <w:rPr>
                <w:sz w:val="28"/>
                <w:szCs w:val="28"/>
                <w:lang w:val="en-IN" w:eastAsia="en-IN"/>
              </w:rPr>
              <w:t>User Registration &amp; Login Module</w:t>
            </w:r>
          </w:p>
        </w:tc>
        <w:tc>
          <w:tcPr>
            <w:tcW w:w="6120" w:type="dxa"/>
            <w:vAlign w:val="center"/>
            <w:hideMark/>
          </w:tcPr>
          <w:p w14:paraId="75DCC89E" w14:textId="77777777" w:rsidR="00DB6919" w:rsidRPr="00DB6919" w:rsidRDefault="00DB6919" w:rsidP="002C0F05">
            <w:pPr>
              <w:widowControl/>
              <w:autoSpaceDE/>
              <w:autoSpaceDN/>
              <w:spacing w:line="360" w:lineRule="auto"/>
              <w:rPr>
                <w:sz w:val="28"/>
                <w:szCs w:val="28"/>
                <w:lang w:val="en-IN" w:eastAsia="en-IN"/>
              </w:rPr>
            </w:pPr>
            <w:r w:rsidRPr="00DB6919">
              <w:rPr>
                <w:sz w:val="28"/>
                <w:szCs w:val="28"/>
                <w:lang w:val="en-IN" w:eastAsia="en-IN"/>
              </w:rPr>
              <w:t>Implemented secure sign-up and login with PHP</w:t>
            </w:r>
          </w:p>
        </w:tc>
      </w:tr>
      <w:tr w:rsidR="00DB6919" w:rsidRPr="00DB6919" w14:paraId="5DA33197" w14:textId="77777777" w:rsidTr="00DB6919">
        <w:trPr>
          <w:trHeight w:val="451"/>
          <w:tblCellSpacing w:w="15" w:type="dxa"/>
        </w:trPr>
        <w:tc>
          <w:tcPr>
            <w:tcW w:w="659" w:type="dxa"/>
            <w:vAlign w:val="center"/>
            <w:hideMark/>
          </w:tcPr>
          <w:p w14:paraId="28686640" w14:textId="77777777" w:rsidR="00DB6919" w:rsidRPr="00DB6919" w:rsidRDefault="00DB6919" w:rsidP="002C0F05">
            <w:pPr>
              <w:widowControl/>
              <w:autoSpaceDE/>
              <w:autoSpaceDN/>
              <w:spacing w:line="360" w:lineRule="auto"/>
              <w:rPr>
                <w:sz w:val="28"/>
                <w:szCs w:val="28"/>
                <w:lang w:val="en-IN" w:eastAsia="en-IN"/>
              </w:rPr>
            </w:pPr>
            <w:r w:rsidRPr="00DB6919">
              <w:rPr>
                <w:sz w:val="28"/>
                <w:szCs w:val="28"/>
                <w:lang w:val="en-IN" w:eastAsia="en-IN"/>
              </w:rPr>
              <w:t>3</w:t>
            </w:r>
          </w:p>
        </w:tc>
        <w:tc>
          <w:tcPr>
            <w:tcW w:w="0" w:type="auto"/>
            <w:vAlign w:val="center"/>
            <w:hideMark/>
          </w:tcPr>
          <w:p w14:paraId="48276756" w14:textId="77777777" w:rsidR="00DB6919" w:rsidRPr="00DB6919" w:rsidRDefault="00DB6919" w:rsidP="002C0F05">
            <w:pPr>
              <w:widowControl/>
              <w:autoSpaceDE/>
              <w:autoSpaceDN/>
              <w:spacing w:line="360" w:lineRule="auto"/>
              <w:rPr>
                <w:sz w:val="28"/>
                <w:szCs w:val="28"/>
                <w:lang w:val="en-IN" w:eastAsia="en-IN"/>
              </w:rPr>
            </w:pPr>
            <w:r w:rsidRPr="00DB6919">
              <w:rPr>
                <w:sz w:val="28"/>
                <w:szCs w:val="28"/>
                <w:lang w:val="en-IN" w:eastAsia="en-IN"/>
              </w:rPr>
              <w:t>Admin Panel Setup</w:t>
            </w:r>
          </w:p>
        </w:tc>
        <w:tc>
          <w:tcPr>
            <w:tcW w:w="6120" w:type="dxa"/>
            <w:vAlign w:val="center"/>
            <w:hideMark/>
          </w:tcPr>
          <w:p w14:paraId="2AB43006" w14:textId="77777777" w:rsidR="00DB6919" w:rsidRPr="00DB6919" w:rsidRDefault="00DB6919" w:rsidP="002C0F05">
            <w:pPr>
              <w:widowControl/>
              <w:autoSpaceDE/>
              <w:autoSpaceDN/>
              <w:spacing w:line="360" w:lineRule="auto"/>
              <w:rPr>
                <w:sz w:val="28"/>
                <w:szCs w:val="28"/>
                <w:lang w:val="en-IN" w:eastAsia="en-IN"/>
              </w:rPr>
            </w:pPr>
            <w:r w:rsidRPr="00DB6919">
              <w:rPr>
                <w:sz w:val="28"/>
                <w:szCs w:val="28"/>
                <w:lang w:val="en-IN" w:eastAsia="en-IN"/>
              </w:rPr>
              <w:t>Developed admin interface to manage users and data</w:t>
            </w:r>
          </w:p>
        </w:tc>
      </w:tr>
      <w:tr w:rsidR="00DB6919" w:rsidRPr="00DB6919" w14:paraId="41323087" w14:textId="77777777" w:rsidTr="00DB6919">
        <w:trPr>
          <w:trHeight w:val="481"/>
          <w:tblCellSpacing w:w="15" w:type="dxa"/>
        </w:trPr>
        <w:tc>
          <w:tcPr>
            <w:tcW w:w="659" w:type="dxa"/>
            <w:vAlign w:val="center"/>
            <w:hideMark/>
          </w:tcPr>
          <w:p w14:paraId="58B25EC5" w14:textId="77777777" w:rsidR="00DB6919" w:rsidRPr="00DB6919" w:rsidRDefault="00DB6919" w:rsidP="002C0F05">
            <w:pPr>
              <w:widowControl/>
              <w:autoSpaceDE/>
              <w:autoSpaceDN/>
              <w:spacing w:line="360" w:lineRule="auto"/>
              <w:rPr>
                <w:sz w:val="28"/>
                <w:szCs w:val="28"/>
                <w:lang w:val="en-IN" w:eastAsia="en-IN"/>
              </w:rPr>
            </w:pPr>
            <w:r w:rsidRPr="00DB6919">
              <w:rPr>
                <w:sz w:val="28"/>
                <w:szCs w:val="28"/>
                <w:lang w:val="en-IN" w:eastAsia="en-IN"/>
              </w:rPr>
              <w:t>4</w:t>
            </w:r>
          </w:p>
        </w:tc>
        <w:tc>
          <w:tcPr>
            <w:tcW w:w="0" w:type="auto"/>
            <w:vAlign w:val="center"/>
            <w:hideMark/>
          </w:tcPr>
          <w:p w14:paraId="4DEAA181" w14:textId="77777777" w:rsidR="00DB6919" w:rsidRPr="00DB6919" w:rsidRDefault="00DB6919" w:rsidP="002C0F05">
            <w:pPr>
              <w:widowControl/>
              <w:autoSpaceDE/>
              <w:autoSpaceDN/>
              <w:spacing w:line="360" w:lineRule="auto"/>
              <w:rPr>
                <w:sz w:val="28"/>
                <w:szCs w:val="28"/>
                <w:lang w:val="en-IN" w:eastAsia="en-IN"/>
              </w:rPr>
            </w:pPr>
            <w:r w:rsidRPr="00DB6919">
              <w:rPr>
                <w:sz w:val="28"/>
                <w:szCs w:val="28"/>
                <w:lang w:val="en-IN" w:eastAsia="en-IN"/>
              </w:rPr>
              <w:t>Farmer Crop Listing</w:t>
            </w:r>
          </w:p>
        </w:tc>
        <w:tc>
          <w:tcPr>
            <w:tcW w:w="6120" w:type="dxa"/>
            <w:vAlign w:val="center"/>
            <w:hideMark/>
          </w:tcPr>
          <w:p w14:paraId="3D42A7F5" w14:textId="77777777" w:rsidR="00DB6919" w:rsidRPr="00DB6919" w:rsidRDefault="00DB6919" w:rsidP="002C0F05">
            <w:pPr>
              <w:widowControl/>
              <w:autoSpaceDE/>
              <w:autoSpaceDN/>
              <w:spacing w:line="360" w:lineRule="auto"/>
              <w:rPr>
                <w:sz w:val="28"/>
                <w:szCs w:val="28"/>
                <w:lang w:val="en-IN" w:eastAsia="en-IN"/>
              </w:rPr>
            </w:pPr>
            <w:r w:rsidRPr="00DB6919">
              <w:rPr>
                <w:sz w:val="28"/>
                <w:szCs w:val="28"/>
                <w:lang w:val="en-IN" w:eastAsia="en-IN"/>
              </w:rPr>
              <w:t>Enabled farmers to post and manage crop details</w:t>
            </w:r>
          </w:p>
        </w:tc>
      </w:tr>
      <w:tr w:rsidR="00DB6919" w:rsidRPr="00DB6919" w14:paraId="4E8C0966" w14:textId="77777777" w:rsidTr="00DB6919">
        <w:trPr>
          <w:trHeight w:val="481"/>
          <w:tblCellSpacing w:w="15" w:type="dxa"/>
        </w:trPr>
        <w:tc>
          <w:tcPr>
            <w:tcW w:w="659" w:type="dxa"/>
            <w:vAlign w:val="center"/>
            <w:hideMark/>
          </w:tcPr>
          <w:p w14:paraId="3D7C92AB" w14:textId="77777777" w:rsidR="00DB6919" w:rsidRPr="00DB6919" w:rsidRDefault="00DB6919" w:rsidP="002C0F05">
            <w:pPr>
              <w:widowControl/>
              <w:autoSpaceDE/>
              <w:autoSpaceDN/>
              <w:spacing w:line="360" w:lineRule="auto"/>
              <w:rPr>
                <w:sz w:val="28"/>
                <w:szCs w:val="28"/>
                <w:lang w:val="en-IN" w:eastAsia="en-IN"/>
              </w:rPr>
            </w:pPr>
            <w:r w:rsidRPr="00DB6919">
              <w:rPr>
                <w:sz w:val="28"/>
                <w:szCs w:val="28"/>
                <w:lang w:val="en-IN" w:eastAsia="en-IN"/>
              </w:rPr>
              <w:t>5</w:t>
            </w:r>
          </w:p>
        </w:tc>
        <w:tc>
          <w:tcPr>
            <w:tcW w:w="0" w:type="auto"/>
            <w:vAlign w:val="center"/>
            <w:hideMark/>
          </w:tcPr>
          <w:p w14:paraId="6F138BFA" w14:textId="77777777" w:rsidR="00DB6919" w:rsidRPr="00DB6919" w:rsidRDefault="00DB6919" w:rsidP="002C0F05">
            <w:pPr>
              <w:widowControl/>
              <w:autoSpaceDE/>
              <w:autoSpaceDN/>
              <w:spacing w:line="360" w:lineRule="auto"/>
              <w:rPr>
                <w:sz w:val="28"/>
                <w:szCs w:val="28"/>
                <w:lang w:val="en-IN" w:eastAsia="en-IN"/>
              </w:rPr>
            </w:pPr>
            <w:r w:rsidRPr="00DB6919">
              <w:rPr>
                <w:sz w:val="28"/>
                <w:szCs w:val="28"/>
                <w:lang w:val="en-IN" w:eastAsia="en-IN"/>
              </w:rPr>
              <w:t>Consumer Crop Browsing</w:t>
            </w:r>
          </w:p>
        </w:tc>
        <w:tc>
          <w:tcPr>
            <w:tcW w:w="6120" w:type="dxa"/>
            <w:vAlign w:val="center"/>
            <w:hideMark/>
          </w:tcPr>
          <w:p w14:paraId="5BEDD833" w14:textId="77777777" w:rsidR="00DB6919" w:rsidRPr="00DB6919" w:rsidRDefault="00DB6919" w:rsidP="002C0F05">
            <w:pPr>
              <w:widowControl/>
              <w:autoSpaceDE/>
              <w:autoSpaceDN/>
              <w:spacing w:line="360" w:lineRule="auto"/>
              <w:rPr>
                <w:sz w:val="28"/>
                <w:szCs w:val="28"/>
                <w:lang w:val="en-IN" w:eastAsia="en-IN"/>
              </w:rPr>
            </w:pPr>
            <w:r w:rsidRPr="00DB6919">
              <w:rPr>
                <w:sz w:val="28"/>
                <w:szCs w:val="28"/>
                <w:lang w:val="en-IN" w:eastAsia="en-IN"/>
              </w:rPr>
              <w:t>Built crop catalog with search/filter by location/price</w:t>
            </w:r>
          </w:p>
        </w:tc>
      </w:tr>
      <w:tr w:rsidR="00DB6919" w:rsidRPr="00DB6919" w14:paraId="6F10D308" w14:textId="77777777" w:rsidTr="00DB6919">
        <w:trPr>
          <w:trHeight w:val="451"/>
          <w:tblCellSpacing w:w="15" w:type="dxa"/>
        </w:trPr>
        <w:tc>
          <w:tcPr>
            <w:tcW w:w="659" w:type="dxa"/>
            <w:vAlign w:val="center"/>
            <w:hideMark/>
          </w:tcPr>
          <w:p w14:paraId="6D5164F8" w14:textId="77777777" w:rsidR="00DB6919" w:rsidRPr="00DB6919" w:rsidRDefault="00DB6919" w:rsidP="002C0F05">
            <w:pPr>
              <w:widowControl/>
              <w:autoSpaceDE/>
              <w:autoSpaceDN/>
              <w:spacing w:line="360" w:lineRule="auto"/>
              <w:rPr>
                <w:sz w:val="28"/>
                <w:szCs w:val="28"/>
                <w:lang w:val="en-IN" w:eastAsia="en-IN"/>
              </w:rPr>
            </w:pPr>
            <w:r w:rsidRPr="00DB6919">
              <w:rPr>
                <w:sz w:val="28"/>
                <w:szCs w:val="28"/>
                <w:lang w:val="en-IN" w:eastAsia="en-IN"/>
              </w:rPr>
              <w:t>6</w:t>
            </w:r>
          </w:p>
        </w:tc>
        <w:tc>
          <w:tcPr>
            <w:tcW w:w="0" w:type="auto"/>
            <w:vAlign w:val="center"/>
            <w:hideMark/>
          </w:tcPr>
          <w:p w14:paraId="669B72E8" w14:textId="77777777" w:rsidR="00DB6919" w:rsidRPr="00DB6919" w:rsidRDefault="00DB6919" w:rsidP="002C0F05">
            <w:pPr>
              <w:widowControl/>
              <w:autoSpaceDE/>
              <w:autoSpaceDN/>
              <w:spacing w:line="360" w:lineRule="auto"/>
              <w:rPr>
                <w:sz w:val="28"/>
                <w:szCs w:val="28"/>
                <w:lang w:val="en-IN" w:eastAsia="en-IN"/>
              </w:rPr>
            </w:pPr>
            <w:r w:rsidRPr="00DB6919">
              <w:rPr>
                <w:sz w:val="28"/>
                <w:szCs w:val="28"/>
                <w:lang w:val="en-IN" w:eastAsia="en-IN"/>
              </w:rPr>
              <w:t>Hold and Order Placement</w:t>
            </w:r>
          </w:p>
        </w:tc>
        <w:tc>
          <w:tcPr>
            <w:tcW w:w="6120" w:type="dxa"/>
            <w:vAlign w:val="center"/>
            <w:hideMark/>
          </w:tcPr>
          <w:p w14:paraId="74940F03" w14:textId="77777777" w:rsidR="00DB6919" w:rsidRPr="00DB6919" w:rsidRDefault="00DB6919" w:rsidP="002C0F05">
            <w:pPr>
              <w:widowControl/>
              <w:autoSpaceDE/>
              <w:autoSpaceDN/>
              <w:spacing w:line="360" w:lineRule="auto"/>
              <w:rPr>
                <w:sz w:val="28"/>
                <w:szCs w:val="28"/>
                <w:lang w:val="en-IN" w:eastAsia="en-IN"/>
              </w:rPr>
            </w:pPr>
            <w:r w:rsidRPr="00DB6919">
              <w:rPr>
                <w:sz w:val="28"/>
                <w:szCs w:val="28"/>
                <w:lang w:val="en-IN" w:eastAsia="en-IN"/>
              </w:rPr>
              <w:t>Developed functionality for consumers to hold and order</w:t>
            </w:r>
          </w:p>
        </w:tc>
      </w:tr>
      <w:tr w:rsidR="00DB6919" w:rsidRPr="00DB6919" w14:paraId="5E123343" w14:textId="77777777" w:rsidTr="00DB6919">
        <w:trPr>
          <w:trHeight w:val="481"/>
          <w:tblCellSpacing w:w="15" w:type="dxa"/>
        </w:trPr>
        <w:tc>
          <w:tcPr>
            <w:tcW w:w="659" w:type="dxa"/>
            <w:vAlign w:val="center"/>
            <w:hideMark/>
          </w:tcPr>
          <w:p w14:paraId="737CDE4D" w14:textId="77777777" w:rsidR="00DB6919" w:rsidRPr="00DB6919" w:rsidRDefault="00DB6919" w:rsidP="002C0F05">
            <w:pPr>
              <w:widowControl/>
              <w:autoSpaceDE/>
              <w:autoSpaceDN/>
              <w:spacing w:line="360" w:lineRule="auto"/>
              <w:rPr>
                <w:sz w:val="28"/>
                <w:szCs w:val="28"/>
                <w:lang w:val="en-IN" w:eastAsia="en-IN"/>
              </w:rPr>
            </w:pPr>
            <w:r w:rsidRPr="00DB6919">
              <w:rPr>
                <w:sz w:val="28"/>
                <w:szCs w:val="28"/>
                <w:lang w:val="en-IN" w:eastAsia="en-IN"/>
              </w:rPr>
              <w:t>7</w:t>
            </w:r>
          </w:p>
        </w:tc>
        <w:tc>
          <w:tcPr>
            <w:tcW w:w="0" w:type="auto"/>
            <w:vAlign w:val="center"/>
            <w:hideMark/>
          </w:tcPr>
          <w:p w14:paraId="18692EAE" w14:textId="77777777" w:rsidR="00DB6919" w:rsidRPr="00DB6919" w:rsidRDefault="00DB6919" w:rsidP="002C0F05">
            <w:pPr>
              <w:widowControl/>
              <w:autoSpaceDE/>
              <w:autoSpaceDN/>
              <w:spacing w:line="360" w:lineRule="auto"/>
              <w:rPr>
                <w:sz w:val="28"/>
                <w:szCs w:val="28"/>
                <w:lang w:val="en-IN" w:eastAsia="en-IN"/>
              </w:rPr>
            </w:pPr>
            <w:r w:rsidRPr="00DB6919">
              <w:rPr>
                <w:sz w:val="28"/>
                <w:szCs w:val="28"/>
                <w:lang w:val="en-IN" w:eastAsia="en-IN"/>
              </w:rPr>
              <w:t>Payment Gateway Integration</w:t>
            </w:r>
          </w:p>
        </w:tc>
        <w:tc>
          <w:tcPr>
            <w:tcW w:w="6120" w:type="dxa"/>
            <w:vAlign w:val="center"/>
            <w:hideMark/>
          </w:tcPr>
          <w:p w14:paraId="163082AF" w14:textId="77777777" w:rsidR="00DB6919" w:rsidRPr="00DB6919" w:rsidRDefault="00DB6919" w:rsidP="002C0F05">
            <w:pPr>
              <w:widowControl/>
              <w:autoSpaceDE/>
              <w:autoSpaceDN/>
              <w:spacing w:line="360" w:lineRule="auto"/>
              <w:rPr>
                <w:sz w:val="28"/>
                <w:szCs w:val="28"/>
                <w:lang w:val="en-IN" w:eastAsia="en-IN"/>
              </w:rPr>
            </w:pPr>
            <w:r w:rsidRPr="00DB6919">
              <w:rPr>
                <w:sz w:val="28"/>
                <w:szCs w:val="28"/>
                <w:lang w:val="en-IN" w:eastAsia="en-IN"/>
              </w:rPr>
              <w:t>Integrated Razorpay/Stripe for online transactions</w:t>
            </w:r>
          </w:p>
        </w:tc>
      </w:tr>
      <w:tr w:rsidR="00DB6919" w:rsidRPr="00DB6919" w14:paraId="13658C76" w14:textId="77777777" w:rsidTr="00DB6919">
        <w:trPr>
          <w:trHeight w:val="451"/>
          <w:tblCellSpacing w:w="15" w:type="dxa"/>
        </w:trPr>
        <w:tc>
          <w:tcPr>
            <w:tcW w:w="659" w:type="dxa"/>
            <w:vAlign w:val="center"/>
            <w:hideMark/>
          </w:tcPr>
          <w:p w14:paraId="7B457A50" w14:textId="77777777" w:rsidR="00DB6919" w:rsidRPr="00DB6919" w:rsidRDefault="00DB6919" w:rsidP="002C0F05">
            <w:pPr>
              <w:widowControl/>
              <w:autoSpaceDE/>
              <w:autoSpaceDN/>
              <w:spacing w:line="360" w:lineRule="auto"/>
              <w:rPr>
                <w:sz w:val="28"/>
                <w:szCs w:val="28"/>
                <w:lang w:val="en-IN" w:eastAsia="en-IN"/>
              </w:rPr>
            </w:pPr>
            <w:r w:rsidRPr="00DB6919">
              <w:rPr>
                <w:sz w:val="28"/>
                <w:szCs w:val="28"/>
                <w:lang w:val="en-IN" w:eastAsia="en-IN"/>
              </w:rPr>
              <w:t>8</w:t>
            </w:r>
          </w:p>
        </w:tc>
        <w:tc>
          <w:tcPr>
            <w:tcW w:w="0" w:type="auto"/>
            <w:vAlign w:val="center"/>
            <w:hideMark/>
          </w:tcPr>
          <w:p w14:paraId="33723B43" w14:textId="77777777" w:rsidR="00DB6919" w:rsidRPr="00DB6919" w:rsidRDefault="00DB6919" w:rsidP="002C0F05">
            <w:pPr>
              <w:widowControl/>
              <w:autoSpaceDE/>
              <w:autoSpaceDN/>
              <w:spacing w:line="360" w:lineRule="auto"/>
              <w:rPr>
                <w:sz w:val="28"/>
                <w:szCs w:val="28"/>
                <w:lang w:val="en-IN" w:eastAsia="en-IN"/>
              </w:rPr>
            </w:pPr>
            <w:r w:rsidRPr="00DB6919">
              <w:rPr>
                <w:sz w:val="28"/>
                <w:szCs w:val="28"/>
                <w:lang w:val="en-IN" w:eastAsia="en-IN"/>
              </w:rPr>
              <w:t>Feedback and Rating System</w:t>
            </w:r>
          </w:p>
        </w:tc>
        <w:tc>
          <w:tcPr>
            <w:tcW w:w="6120" w:type="dxa"/>
            <w:vAlign w:val="center"/>
            <w:hideMark/>
          </w:tcPr>
          <w:p w14:paraId="405837E8" w14:textId="77777777" w:rsidR="00DB6919" w:rsidRPr="00DB6919" w:rsidRDefault="00DB6919" w:rsidP="002C0F05">
            <w:pPr>
              <w:widowControl/>
              <w:autoSpaceDE/>
              <w:autoSpaceDN/>
              <w:spacing w:line="360" w:lineRule="auto"/>
              <w:rPr>
                <w:sz w:val="28"/>
                <w:szCs w:val="28"/>
                <w:lang w:val="en-IN" w:eastAsia="en-IN"/>
              </w:rPr>
            </w:pPr>
            <w:r w:rsidRPr="00DB6919">
              <w:rPr>
                <w:sz w:val="28"/>
                <w:szCs w:val="28"/>
                <w:lang w:val="en-IN" w:eastAsia="en-IN"/>
              </w:rPr>
              <w:t>Allowed consumers to submit crop and farmer reviews</w:t>
            </w:r>
          </w:p>
        </w:tc>
      </w:tr>
      <w:tr w:rsidR="00DB6919" w:rsidRPr="00DB6919" w14:paraId="12139CA6" w14:textId="77777777" w:rsidTr="00DB6919">
        <w:trPr>
          <w:trHeight w:val="481"/>
          <w:tblCellSpacing w:w="15" w:type="dxa"/>
        </w:trPr>
        <w:tc>
          <w:tcPr>
            <w:tcW w:w="659" w:type="dxa"/>
            <w:vAlign w:val="center"/>
            <w:hideMark/>
          </w:tcPr>
          <w:p w14:paraId="39CA41CA" w14:textId="77777777" w:rsidR="00DB6919" w:rsidRPr="00DB6919" w:rsidRDefault="00DB6919" w:rsidP="002C0F05">
            <w:pPr>
              <w:widowControl/>
              <w:autoSpaceDE/>
              <w:autoSpaceDN/>
              <w:spacing w:line="360" w:lineRule="auto"/>
              <w:rPr>
                <w:sz w:val="28"/>
                <w:szCs w:val="28"/>
                <w:lang w:val="en-IN" w:eastAsia="en-IN"/>
              </w:rPr>
            </w:pPr>
            <w:r w:rsidRPr="00DB6919">
              <w:rPr>
                <w:sz w:val="28"/>
                <w:szCs w:val="28"/>
                <w:lang w:val="en-IN" w:eastAsia="en-IN"/>
              </w:rPr>
              <w:t>9</w:t>
            </w:r>
          </w:p>
        </w:tc>
        <w:tc>
          <w:tcPr>
            <w:tcW w:w="0" w:type="auto"/>
            <w:vAlign w:val="center"/>
            <w:hideMark/>
          </w:tcPr>
          <w:p w14:paraId="1F4AC1B2" w14:textId="77777777" w:rsidR="00DB6919" w:rsidRPr="00DB6919" w:rsidRDefault="00DB6919" w:rsidP="002C0F05">
            <w:pPr>
              <w:widowControl/>
              <w:autoSpaceDE/>
              <w:autoSpaceDN/>
              <w:spacing w:line="360" w:lineRule="auto"/>
              <w:rPr>
                <w:sz w:val="28"/>
                <w:szCs w:val="28"/>
                <w:lang w:val="en-IN" w:eastAsia="en-IN"/>
              </w:rPr>
            </w:pPr>
            <w:r w:rsidRPr="00DB6919">
              <w:rPr>
                <w:sz w:val="28"/>
                <w:szCs w:val="28"/>
                <w:lang w:val="en-IN" w:eastAsia="en-IN"/>
              </w:rPr>
              <w:t>Notification and Messaging</w:t>
            </w:r>
          </w:p>
        </w:tc>
        <w:tc>
          <w:tcPr>
            <w:tcW w:w="6120" w:type="dxa"/>
            <w:vAlign w:val="center"/>
            <w:hideMark/>
          </w:tcPr>
          <w:p w14:paraId="11F57EF1" w14:textId="77777777" w:rsidR="00DB6919" w:rsidRPr="00DB6919" w:rsidRDefault="00DB6919" w:rsidP="002C0F05">
            <w:pPr>
              <w:widowControl/>
              <w:autoSpaceDE/>
              <w:autoSpaceDN/>
              <w:spacing w:line="360" w:lineRule="auto"/>
              <w:rPr>
                <w:sz w:val="28"/>
                <w:szCs w:val="28"/>
                <w:lang w:val="en-IN" w:eastAsia="en-IN"/>
              </w:rPr>
            </w:pPr>
            <w:r w:rsidRPr="00DB6919">
              <w:rPr>
                <w:sz w:val="28"/>
                <w:szCs w:val="28"/>
                <w:lang w:val="en-IN" w:eastAsia="en-IN"/>
              </w:rPr>
              <w:t>Enabled system alerts and chat between users</w:t>
            </w:r>
          </w:p>
        </w:tc>
      </w:tr>
      <w:tr w:rsidR="00DB6919" w:rsidRPr="00DB6919" w14:paraId="41958516" w14:textId="77777777" w:rsidTr="00DB6919">
        <w:trPr>
          <w:trHeight w:val="481"/>
          <w:tblCellSpacing w:w="15" w:type="dxa"/>
        </w:trPr>
        <w:tc>
          <w:tcPr>
            <w:tcW w:w="659" w:type="dxa"/>
            <w:vAlign w:val="center"/>
            <w:hideMark/>
          </w:tcPr>
          <w:p w14:paraId="156D4F85" w14:textId="77777777" w:rsidR="00DB6919" w:rsidRPr="00DB6919" w:rsidRDefault="00DB6919" w:rsidP="002C0F05">
            <w:pPr>
              <w:widowControl/>
              <w:autoSpaceDE/>
              <w:autoSpaceDN/>
              <w:spacing w:line="360" w:lineRule="auto"/>
              <w:rPr>
                <w:sz w:val="28"/>
                <w:szCs w:val="28"/>
                <w:lang w:val="en-IN" w:eastAsia="en-IN"/>
              </w:rPr>
            </w:pPr>
            <w:r w:rsidRPr="00DB6919">
              <w:rPr>
                <w:sz w:val="28"/>
                <w:szCs w:val="28"/>
                <w:lang w:val="en-IN" w:eastAsia="en-IN"/>
              </w:rPr>
              <w:t>10</w:t>
            </w:r>
          </w:p>
        </w:tc>
        <w:tc>
          <w:tcPr>
            <w:tcW w:w="0" w:type="auto"/>
            <w:vAlign w:val="center"/>
            <w:hideMark/>
          </w:tcPr>
          <w:p w14:paraId="1D90522C" w14:textId="77777777" w:rsidR="00DB6919" w:rsidRPr="00DB6919" w:rsidRDefault="00DB6919" w:rsidP="002C0F05">
            <w:pPr>
              <w:widowControl/>
              <w:autoSpaceDE/>
              <w:autoSpaceDN/>
              <w:spacing w:line="360" w:lineRule="auto"/>
              <w:rPr>
                <w:sz w:val="28"/>
                <w:szCs w:val="28"/>
                <w:lang w:val="en-IN" w:eastAsia="en-IN"/>
              </w:rPr>
            </w:pPr>
            <w:r w:rsidRPr="00DB6919">
              <w:rPr>
                <w:sz w:val="28"/>
                <w:szCs w:val="28"/>
                <w:lang w:val="en-IN" w:eastAsia="en-IN"/>
              </w:rPr>
              <w:t>UI Enhancement with Bootstrap</w:t>
            </w:r>
          </w:p>
        </w:tc>
        <w:tc>
          <w:tcPr>
            <w:tcW w:w="6120" w:type="dxa"/>
            <w:vAlign w:val="center"/>
            <w:hideMark/>
          </w:tcPr>
          <w:p w14:paraId="44AD25F2" w14:textId="77777777" w:rsidR="00DB6919" w:rsidRPr="00DB6919" w:rsidRDefault="00DB6919" w:rsidP="002C0F05">
            <w:pPr>
              <w:widowControl/>
              <w:autoSpaceDE/>
              <w:autoSpaceDN/>
              <w:spacing w:line="360" w:lineRule="auto"/>
              <w:rPr>
                <w:sz w:val="28"/>
                <w:szCs w:val="28"/>
                <w:lang w:val="en-IN" w:eastAsia="en-IN"/>
              </w:rPr>
            </w:pPr>
            <w:r w:rsidRPr="00DB6919">
              <w:rPr>
                <w:sz w:val="28"/>
                <w:szCs w:val="28"/>
                <w:lang w:val="en-IN" w:eastAsia="en-IN"/>
              </w:rPr>
              <w:t>Applied responsive design for all modules</w:t>
            </w:r>
          </w:p>
        </w:tc>
      </w:tr>
    </w:tbl>
    <w:p w14:paraId="2E14BEB3" w14:textId="73B50104" w:rsidR="00DB6919" w:rsidRPr="002C0F05" w:rsidRDefault="006F5D84" w:rsidP="006F5D84">
      <w:pPr>
        <w:widowControl/>
        <w:autoSpaceDE/>
        <w:autoSpaceDN/>
        <w:spacing w:before="100" w:beforeAutospacing="1" w:after="100" w:afterAutospacing="1" w:line="360" w:lineRule="auto"/>
        <w:rPr>
          <w:b/>
          <w:bCs/>
          <w:sz w:val="28"/>
          <w:szCs w:val="28"/>
          <w:lang w:val="en-IN" w:eastAsia="en-IN"/>
        </w:rPr>
      </w:pPr>
      <w:r>
        <w:rPr>
          <w:sz w:val="28"/>
          <w:szCs w:val="28"/>
          <w:lang w:val="en-IN" w:eastAsia="en-IN"/>
        </w:rPr>
        <w:t xml:space="preserve">                                      </w:t>
      </w:r>
      <w:r w:rsidR="00DB6919" w:rsidRPr="002C0F05">
        <w:rPr>
          <w:sz w:val="28"/>
          <w:szCs w:val="28"/>
          <w:lang w:val="en-IN" w:eastAsia="en-IN"/>
        </w:rPr>
        <w:t xml:space="preserve">   </w:t>
      </w:r>
      <w:r w:rsidR="00DB6919" w:rsidRPr="002C0F05">
        <w:rPr>
          <w:b/>
          <w:bCs/>
          <w:sz w:val="28"/>
          <w:szCs w:val="28"/>
          <w:lang w:val="en-IN" w:eastAsia="en-IN"/>
        </w:rPr>
        <w:t>Table 3.1.2 Implementation of tas</w:t>
      </w:r>
      <w:r w:rsidR="002C0F05" w:rsidRPr="002C0F05">
        <w:rPr>
          <w:b/>
          <w:bCs/>
          <w:sz w:val="28"/>
          <w:szCs w:val="28"/>
          <w:lang w:val="en-IN" w:eastAsia="en-IN"/>
        </w:rPr>
        <w:t>k</w:t>
      </w:r>
    </w:p>
    <w:p w14:paraId="763F6291" w14:textId="77777777" w:rsidR="006C3158" w:rsidRPr="002C0F05" w:rsidRDefault="00000000" w:rsidP="002C0F05">
      <w:pPr>
        <w:pStyle w:val="Heading4"/>
        <w:numPr>
          <w:ilvl w:val="2"/>
          <w:numId w:val="5"/>
        </w:numPr>
        <w:tabs>
          <w:tab w:val="left" w:pos="1654"/>
        </w:tabs>
        <w:spacing w:before="3" w:line="360" w:lineRule="auto"/>
        <w:ind w:left="1654" w:hanging="754"/>
      </w:pPr>
      <w:r w:rsidRPr="002C0F05">
        <w:rPr>
          <w:spacing w:val="-2"/>
        </w:rPr>
        <w:lastRenderedPageBreak/>
        <w:t>Testing</w:t>
      </w:r>
    </w:p>
    <w:p w14:paraId="78B53FF8" w14:textId="77777777" w:rsidR="006C3158" w:rsidRPr="002C0F05" w:rsidRDefault="00000000" w:rsidP="002C0F05">
      <w:pPr>
        <w:pStyle w:val="Heading6"/>
        <w:spacing w:before="157" w:line="360" w:lineRule="auto"/>
        <w:ind w:left="887" w:firstLine="373"/>
        <w:jc w:val="both"/>
        <w:rPr>
          <w:sz w:val="28"/>
          <w:szCs w:val="28"/>
        </w:rPr>
      </w:pPr>
      <w:r w:rsidRPr="002C0F05">
        <w:rPr>
          <w:spacing w:val="-2"/>
          <w:sz w:val="28"/>
          <w:szCs w:val="28"/>
        </w:rPr>
        <w:t>Unit</w:t>
      </w:r>
      <w:r w:rsidRPr="002C0F05">
        <w:rPr>
          <w:spacing w:val="-17"/>
          <w:sz w:val="28"/>
          <w:szCs w:val="28"/>
        </w:rPr>
        <w:t xml:space="preserve"> </w:t>
      </w:r>
      <w:r w:rsidRPr="002C0F05">
        <w:rPr>
          <w:spacing w:val="-2"/>
          <w:sz w:val="28"/>
          <w:szCs w:val="28"/>
        </w:rPr>
        <w:t>Testing</w:t>
      </w:r>
    </w:p>
    <w:p w14:paraId="5C64117E" w14:textId="1EA214DA" w:rsidR="006C3158" w:rsidRPr="002C0F05" w:rsidRDefault="002F3CD7" w:rsidP="002C0F05">
      <w:pPr>
        <w:pStyle w:val="BodyText"/>
        <w:spacing w:before="139" w:line="360" w:lineRule="auto"/>
        <w:ind w:right="285" w:firstLine="715"/>
        <w:rPr>
          <w:sz w:val="28"/>
          <w:szCs w:val="28"/>
        </w:rPr>
      </w:pPr>
      <w:r w:rsidRPr="002C0F05">
        <w:rPr>
          <w:sz w:val="28"/>
          <w:szCs w:val="28"/>
        </w:rPr>
        <w:t xml:space="preserve">  It</w:t>
      </w:r>
      <w:r w:rsidRPr="002C0F05">
        <w:rPr>
          <w:spacing w:val="34"/>
          <w:sz w:val="28"/>
          <w:szCs w:val="28"/>
        </w:rPr>
        <w:t xml:space="preserve"> </w:t>
      </w:r>
      <w:r w:rsidRPr="002C0F05">
        <w:rPr>
          <w:sz w:val="28"/>
          <w:szCs w:val="28"/>
        </w:rPr>
        <w:t>is</w:t>
      </w:r>
      <w:r w:rsidRPr="002C0F05">
        <w:rPr>
          <w:spacing w:val="29"/>
          <w:sz w:val="28"/>
          <w:szCs w:val="28"/>
        </w:rPr>
        <w:t xml:space="preserve"> </w:t>
      </w:r>
      <w:r w:rsidRPr="002C0F05">
        <w:rPr>
          <w:sz w:val="28"/>
          <w:szCs w:val="28"/>
        </w:rPr>
        <w:t>done</w:t>
      </w:r>
      <w:r w:rsidRPr="002C0F05">
        <w:rPr>
          <w:spacing w:val="21"/>
          <w:sz w:val="28"/>
          <w:szCs w:val="28"/>
        </w:rPr>
        <w:t xml:space="preserve"> </w:t>
      </w:r>
      <w:r w:rsidRPr="002C0F05">
        <w:rPr>
          <w:sz w:val="28"/>
          <w:szCs w:val="28"/>
        </w:rPr>
        <w:t>by</w:t>
      </w:r>
      <w:r w:rsidRPr="002C0F05">
        <w:rPr>
          <w:spacing w:val="22"/>
          <w:sz w:val="28"/>
          <w:szCs w:val="28"/>
        </w:rPr>
        <w:t xml:space="preserve"> </w:t>
      </w:r>
      <w:r w:rsidRPr="002C0F05">
        <w:rPr>
          <w:sz w:val="28"/>
          <w:szCs w:val="28"/>
        </w:rPr>
        <w:t>the</w:t>
      </w:r>
      <w:r w:rsidRPr="002C0F05">
        <w:rPr>
          <w:spacing w:val="21"/>
          <w:sz w:val="28"/>
          <w:szCs w:val="28"/>
        </w:rPr>
        <w:t xml:space="preserve"> </w:t>
      </w:r>
      <w:r w:rsidRPr="002C0F05">
        <w:rPr>
          <w:sz w:val="28"/>
          <w:szCs w:val="28"/>
        </w:rPr>
        <w:t>developer</w:t>
      </w:r>
      <w:r w:rsidRPr="002C0F05">
        <w:rPr>
          <w:spacing w:val="31"/>
          <w:sz w:val="28"/>
          <w:szCs w:val="28"/>
        </w:rPr>
        <w:t xml:space="preserve"> </w:t>
      </w:r>
      <w:r w:rsidRPr="002C0F05">
        <w:rPr>
          <w:sz w:val="28"/>
          <w:szCs w:val="28"/>
        </w:rPr>
        <w:t>itself</w:t>
      </w:r>
      <w:r w:rsidRPr="002C0F05">
        <w:rPr>
          <w:spacing w:val="29"/>
          <w:sz w:val="28"/>
          <w:szCs w:val="28"/>
        </w:rPr>
        <w:t xml:space="preserve"> </w:t>
      </w:r>
      <w:r w:rsidRPr="002C0F05">
        <w:rPr>
          <w:sz w:val="28"/>
          <w:szCs w:val="28"/>
        </w:rPr>
        <w:t>in</w:t>
      </w:r>
      <w:r w:rsidRPr="002C0F05">
        <w:rPr>
          <w:spacing w:val="32"/>
          <w:sz w:val="28"/>
          <w:szCs w:val="28"/>
        </w:rPr>
        <w:t xml:space="preserve"> </w:t>
      </w:r>
      <w:r w:rsidRPr="002C0F05">
        <w:rPr>
          <w:sz w:val="28"/>
          <w:szCs w:val="28"/>
        </w:rPr>
        <w:t>every</w:t>
      </w:r>
      <w:r w:rsidRPr="002C0F05">
        <w:rPr>
          <w:spacing w:val="21"/>
          <w:sz w:val="28"/>
          <w:szCs w:val="28"/>
        </w:rPr>
        <w:t xml:space="preserve"> </w:t>
      </w:r>
      <w:r w:rsidRPr="002C0F05">
        <w:rPr>
          <w:sz w:val="28"/>
          <w:szCs w:val="28"/>
        </w:rPr>
        <w:t>stage</w:t>
      </w:r>
      <w:r w:rsidRPr="002C0F05">
        <w:rPr>
          <w:spacing w:val="40"/>
          <w:sz w:val="28"/>
          <w:szCs w:val="28"/>
        </w:rPr>
        <w:t xml:space="preserve"> </w:t>
      </w:r>
      <w:r w:rsidRPr="002C0F05">
        <w:rPr>
          <w:sz w:val="28"/>
          <w:szCs w:val="28"/>
        </w:rPr>
        <w:t>of the</w:t>
      </w:r>
      <w:r w:rsidRPr="002C0F05">
        <w:rPr>
          <w:spacing w:val="21"/>
          <w:sz w:val="28"/>
          <w:szCs w:val="28"/>
        </w:rPr>
        <w:t xml:space="preserve"> </w:t>
      </w:r>
      <w:r w:rsidRPr="002C0F05">
        <w:rPr>
          <w:sz w:val="28"/>
          <w:szCs w:val="28"/>
        </w:rPr>
        <w:t>project</w:t>
      </w:r>
      <w:r w:rsidRPr="002C0F05">
        <w:rPr>
          <w:spacing w:val="35"/>
          <w:sz w:val="28"/>
          <w:szCs w:val="28"/>
        </w:rPr>
        <w:t xml:space="preserve"> </w:t>
      </w:r>
      <w:r w:rsidRPr="002C0F05">
        <w:rPr>
          <w:sz w:val="28"/>
          <w:szCs w:val="28"/>
        </w:rPr>
        <w:t>and</w:t>
      </w:r>
      <w:r w:rsidRPr="002C0F05">
        <w:rPr>
          <w:spacing w:val="34"/>
          <w:sz w:val="28"/>
          <w:szCs w:val="28"/>
        </w:rPr>
        <w:t xml:space="preserve"> </w:t>
      </w:r>
      <w:r w:rsidRPr="002C0F05">
        <w:rPr>
          <w:sz w:val="28"/>
          <w:szCs w:val="28"/>
        </w:rPr>
        <w:t>fine-tuning</w:t>
      </w:r>
      <w:r w:rsidRPr="002C0F05">
        <w:rPr>
          <w:spacing w:val="27"/>
          <w:sz w:val="28"/>
          <w:szCs w:val="28"/>
        </w:rPr>
        <w:t xml:space="preserve"> </w:t>
      </w:r>
      <w:r w:rsidRPr="002C0F05">
        <w:rPr>
          <w:sz w:val="28"/>
          <w:szCs w:val="28"/>
        </w:rPr>
        <w:t>the bug and module predicated additionally done by the developer only here we are going to solve all the runtime errors.</w:t>
      </w:r>
    </w:p>
    <w:p w14:paraId="05FFE71E" w14:textId="77777777" w:rsidR="006C3158" w:rsidRPr="002C0F05" w:rsidRDefault="00000000" w:rsidP="002C0F05">
      <w:pPr>
        <w:pStyle w:val="Heading6"/>
        <w:spacing w:line="360" w:lineRule="auto"/>
        <w:ind w:left="887" w:firstLine="373"/>
        <w:rPr>
          <w:sz w:val="28"/>
          <w:szCs w:val="28"/>
        </w:rPr>
      </w:pPr>
      <w:r w:rsidRPr="002C0F05">
        <w:rPr>
          <w:spacing w:val="-4"/>
          <w:sz w:val="28"/>
          <w:szCs w:val="28"/>
        </w:rPr>
        <w:t>Manual</w:t>
      </w:r>
      <w:r w:rsidRPr="002C0F05">
        <w:rPr>
          <w:spacing w:val="-17"/>
          <w:sz w:val="28"/>
          <w:szCs w:val="28"/>
        </w:rPr>
        <w:t xml:space="preserve"> </w:t>
      </w:r>
      <w:r w:rsidRPr="002C0F05">
        <w:rPr>
          <w:spacing w:val="-2"/>
          <w:sz w:val="28"/>
          <w:szCs w:val="28"/>
        </w:rPr>
        <w:t>Testing</w:t>
      </w:r>
    </w:p>
    <w:p w14:paraId="4552234B" w14:textId="77A273EF" w:rsidR="006C3158" w:rsidRPr="002C0F05" w:rsidRDefault="002F3CD7" w:rsidP="002C0F05">
      <w:pPr>
        <w:pStyle w:val="BodyText"/>
        <w:spacing w:before="142" w:line="360" w:lineRule="auto"/>
        <w:ind w:firstLine="715"/>
        <w:rPr>
          <w:sz w:val="28"/>
          <w:szCs w:val="28"/>
        </w:rPr>
      </w:pPr>
      <w:r w:rsidRPr="002C0F05">
        <w:rPr>
          <w:sz w:val="28"/>
          <w:szCs w:val="28"/>
        </w:rPr>
        <w:t xml:space="preserve"> As our Project</w:t>
      </w:r>
      <w:r w:rsidRPr="002C0F05">
        <w:rPr>
          <w:spacing w:val="34"/>
          <w:sz w:val="28"/>
          <w:szCs w:val="28"/>
        </w:rPr>
        <w:t xml:space="preserve"> </w:t>
      </w:r>
      <w:r w:rsidRPr="002C0F05">
        <w:rPr>
          <w:sz w:val="28"/>
          <w:szCs w:val="28"/>
        </w:rPr>
        <w:t>is</w:t>
      </w:r>
      <w:r w:rsidRPr="002C0F05">
        <w:rPr>
          <w:spacing w:val="28"/>
          <w:sz w:val="28"/>
          <w:szCs w:val="28"/>
        </w:rPr>
        <w:t xml:space="preserve"> </w:t>
      </w:r>
      <w:r w:rsidRPr="002C0F05">
        <w:rPr>
          <w:sz w:val="28"/>
          <w:szCs w:val="28"/>
        </w:rPr>
        <w:t>academic</w:t>
      </w:r>
      <w:r w:rsidRPr="002C0F05">
        <w:rPr>
          <w:spacing w:val="24"/>
          <w:sz w:val="28"/>
          <w:szCs w:val="28"/>
        </w:rPr>
        <w:t xml:space="preserve"> </w:t>
      </w:r>
      <w:r w:rsidRPr="002C0F05">
        <w:rPr>
          <w:sz w:val="28"/>
          <w:szCs w:val="28"/>
        </w:rPr>
        <w:t>Leave,</w:t>
      </w:r>
      <w:r w:rsidRPr="002C0F05">
        <w:rPr>
          <w:spacing w:val="24"/>
          <w:sz w:val="28"/>
          <w:szCs w:val="28"/>
        </w:rPr>
        <w:t xml:space="preserve"> </w:t>
      </w:r>
      <w:r w:rsidRPr="002C0F05">
        <w:rPr>
          <w:sz w:val="28"/>
          <w:szCs w:val="28"/>
        </w:rPr>
        <w:t>we can</w:t>
      </w:r>
      <w:r w:rsidRPr="002C0F05">
        <w:rPr>
          <w:spacing w:val="-2"/>
          <w:sz w:val="28"/>
          <w:szCs w:val="28"/>
        </w:rPr>
        <w:t xml:space="preserve"> </w:t>
      </w:r>
      <w:r w:rsidRPr="002C0F05">
        <w:rPr>
          <w:sz w:val="28"/>
          <w:szCs w:val="28"/>
        </w:rPr>
        <w:t>do</w:t>
      </w:r>
      <w:r w:rsidRPr="002C0F05">
        <w:rPr>
          <w:spacing w:val="28"/>
          <w:sz w:val="28"/>
          <w:szCs w:val="28"/>
        </w:rPr>
        <w:t xml:space="preserve"> </w:t>
      </w:r>
      <w:r w:rsidRPr="002C0F05">
        <w:rPr>
          <w:sz w:val="28"/>
          <w:szCs w:val="28"/>
        </w:rPr>
        <w:t>any</w:t>
      </w:r>
      <w:r w:rsidRPr="002C0F05">
        <w:rPr>
          <w:spacing w:val="-2"/>
          <w:sz w:val="28"/>
          <w:szCs w:val="28"/>
        </w:rPr>
        <w:t xml:space="preserve"> </w:t>
      </w:r>
      <w:r w:rsidRPr="002C0F05">
        <w:rPr>
          <w:sz w:val="28"/>
          <w:szCs w:val="28"/>
        </w:rPr>
        <w:t>automatic testing</w:t>
      </w:r>
      <w:r w:rsidRPr="002C0F05">
        <w:rPr>
          <w:spacing w:val="27"/>
          <w:sz w:val="28"/>
          <w:szCs w:val="28"/>
        </w:rPr>
        <w:t xml:space="preserve"> </w:t>
      </w:r>
      <w:r w:rsidRPr="002C0F05">
        <w:rPr>
          <w:sz w:val="28"/>
          <w:szCs w:val="28"/>
        </w:rPr>
        <w:t>so we follow manual testing</w:t>
      </w:r>
      <w:r w:rsidRPr="002C0F05">
        <w:rPr>
          <w:spacing w:val="40"/>
          <w:sz w:val="28"/>
          <w:szCs w:val="28"/>
        </w:rPr>
        <w:t xml:space="preserve"> </w:t>
      </w:r>
      <w:r w:rsidRPr="002C0F05">
        <w:rPr>
          <w:sz w:val="28"/>
          <w:szCs w:val="28"/>
        </w:rPr>
        <w:t>by</w:t>
      </w:r>
      <w:r w:rsidR="002C0F05" w:rsidRPr="002C0F05">
        <w:rPr>
          <w:sz w:val="28"/>
          <w:szCs w:val="28"/>
        </w:rPr>
        <w:t xml:space="preserve"> </w:t>
      </w:r>
      <w:r w:rsidRPr="002C0F05">
        <w:rPr>
          <w:sz w:val="28"/>
          <w:szCs w:val="28"/>
        </w:rPr>
        <w:t>endeavor and error methods.</w:t>
      </w:r>
    </w:p>
    <w:p w14:paraId="7B20D354" w14:textId="77777777" w:rsidR="006C3158" w:rsidRPr="002C0F05" w:rsidRDefault="00000000" w:rsidP="002C0F05">
      <w:pPr>
        <w:pStyle w:val="Heading4"/>
        <w:numPr>
          <w:ilvl w:val="2"/>
          <w:numId w:val="5"/>
        </w:numPr>
        <w:tabs>
          <w:tab w:val="left" w:pos="1543"/>
        </w:tabs>
        <w:spacing w:before="1" w:line="360" w:lineRule="auto"/>
        <w:ind w:left="1543" w:hanging="658"/>
      </w:pPr>
      <w:r w:rsidRPr="002C0F05">
        <w:rPr>
          <w:spacing w:val="-4"/>
        </w:rPr>
        <w:t>Deployment</w:t>
      </w:r>
      <w:r w:rsidRPr="002C0F05">
        <w:rPr>
          <w:spacing w:val="-24"/>
        </w:rPr>
        <w:t xml:space="preserve"> </w:t>
      </w:r>
      <w:r w:rsidRPr="002C0F05">
        <w:rPr>
          <w:spacing w:val="-4"/>
        </w:rPr>
        <w:t>of</w:t>
      </w:r>
      <w:r w:rsidRPr="002C0F05">
        <w:rPr>
          <w:spacing w:val="-6"/>
        </w:rPr>
        <w:t xml:space="preserve"> </w:t>
      </w:r>
      <w:r w:rsidRPr="002C0F05">
        <w:rPr>
          <w:spacing w:val="-4"/>
        </w:rPr>
        <w:t>System</w:t>
      </w:r>
    </w:p>
    <w:p w14:paraId="04BE845E" w14:textId="2CFCC1C5" w:rsidR="002F3CD7" w:rsidRPr="002C0F05" w:rsidRDefault="00754592" w:rsidP="002C0F05">
      <w:pPr>
        <w:pStyle w:val="BodyText"/>
        <w:spacing w:before="160" w:line="360" w:lineRule="auto"/>
        <w:ind w:right="276" w:firstLine="715"/>
        <w:jc w:val="both"/>
        <w:rPr>
          <w:sz w:val="28"/>
          <w:szCs w:val="28"/>
        </w:rPr>
      </w:pPr>
      <w:r w:rsidRPr="002C0F05">
        <w:rPr>
          <w:sz w:val="28"/>
          <w:szCs w:val="28"/>
        </w:rPr>
        <w:t xml:space="preserve"> </w:t>
      </w:r>
      <w:r w:rsidR="002F3CD7" w:rsidRPr="002C0F05">
        <w:rPr>
          <w:sz w:val="28"/>
          <w:szCs w:val="28"/>
        </w:rPr>
        <w:t xml:space="preserve">After successful implementation and testing, the </w:t>
      </w:r>
      <w:r w:rsidR="002C0F05" w:rsidRPr="002C0F05">
        <w:rPr>
          <w:sz w:val="28"/>
          <w:szCs w:val="28"/>
        </w:rPr>
        <w:t xml:space="preserve">Agriconnect </w:t>
      </w:r>
      <w:r w:rsidR="002F3CD7" w:rsidRPr="002C0F05">
        <w:rPr>
          <w:sz w:val="28"/>
          <w:szCs w:val="28"/>
        </w:rPr>
        <w:t xml:space="preserve">platform was deployed in a </w:t>
      </w:r>
      <w:r w:rsidR="002F3CD7" w:rsidRPr="002C0F05">
        <w:rPr>
          <w:b/>
          <w:bCs/>
          <w:sz w:val="28"/>
          <w:szCs w:val="28"/>
        </w:rPr>
        <w:t>local lab environment</w:t>
      </w:r>
      <w:r w:rsidR="002F3CD7" w:rsidRPr="002C0F05">
        <w:rPr>
          <w:sz w:val="28"/>
          <w:szCs w:val="28"/>
        </w:rPr>
        <w:t xml:space="preserve"> for demonstration and academic review purposes. The system was hosted on a Windows operating system using </w:t>
      </w:r>
      <w:r w:rsidR="002F3CD7" w:rsidRPr="002C0F05">
        <w:rPr>
          <w:b/>
          <w:bCs/>
          <w:sz w:val="28"/>
          <w:szCs w:val="28"/>
        </w:rPr>
        <w:t>XAMPP</w:t>
      </w:r>
      <w:r w:rsidR="002F3CD7" w:rsidRPr="002C0F05">
        <w:rPr>
          <w:sz w:val="28"/>
          <w:szCs w:val="28"/>
        </w:rPr>
        <w:t xml:space="preserve"> (for PHP-MySQL environment) with all supporting libraries and tools installed.</w:t>
      </w:r>
    </w:p>
    <w:p w14:paraId="1BE8AD4B" w14:textId="77777777" w:rsidR="002F3CD7" w:rsidRPr="002C0F05" w:rsidRDefault="002F3CD7" w:rsidP="002C0F05">
      <w:pPr>
        <w:pStyle w:val="BodyText"/>
        <w:spacing w:before="160" w:line="360" w:lineRule="auto"/>
        <w:ind w:right="276" w:firstLine="715"/>
        <w:jc w:val="both"/>
        <w:rPr>
          <w:sz w:val="28"/>
          <w:szCs w:val="28"/>
        </w:rPr>
      </w:pPr>
      <w:r w:rsidRPr="002C0F05">
        <w:rPr>
          <w:sz w:val="28"/>
          <w:szCs w:val="28"/>
        </w:rPr>
        <w:t>Key Deployment Activities:</w:t>
      </w:r>
    </w:p>
    <w:p w14:paraId="484CD0FD" w14:textId="77777777" w:rsidR="002F3CD7" w:rsidRPr="002C0F05" w:rsidRDefault="002F3CD7" w:rsidP="002C0F05">
      <w:pPr>
        <w:pStyle w:val="BodyText"/>
        <w:numPr>
          <w:ilvl w:val="0"/>
          <w:numId w:val="14"/>
        </w:numPr>
        <w:spacing w:before="160" w:line="360" w:lineRule="auto"/>
        <w:ind w:right="276" w:firstLine="540"/>
        <w:jc w:val="both"/>
        <w:rPr>
          <w:sz w:val="28"/>
          <w:szCs w:val="28"/>
        </w:rPr>
      </w:pPr>
      <w:r w:rsidRPr="002C0F05">
        <w:rPr>
          <w:sz w:val="28"/>
          <w:szCs w:val="28"/>
        </w:rPr>
        <w:t>Database configuration and import</w:t>
      </w:r>
    </w:p>
    <w:p w14:paraId="45FA6356" w14:textId="77777777" w:rsidR="002F3CD7" w:rsidRPr="002C0F05" w:rsidRDefault="002F3CD7" w:rsidP="002C0F05">
      <w:pPr>
        <w:pStyle w:val="BodyText"/>
        <w:numPr>
          <w:ilvl w:val="0"/>
          <w:numId w:val="14"/>
        </w:numPr>
        <w:spacing w:before="160" w:line="360" w:lineRule="auto"/>
        <w:ind w:right="276" w:firstLine="540"/>
        <w:jc w:val="both"/>
        <w:rPr>
          <w:sz w:val="28"/>
          <w:szCs w:val="28"/>
        </w:rPr>
      </w:pPr>
      <w:r w:rsidRPr="002C0F05">
        <w:rPr>
          <w:sz w:val="28"/>
          <w:szCs w:val="28"/>
        </w:rPr>
        <w:t>File directory setup and server configuration</w:t>
      </w:r>
    </w:p>
    <w:p w14:paraId="31C1A386" w14:textId="77777777" w:rsidR="002F3CD7" w:rsidRPr="002C0F05" w:rsidRDefault="002F3CD7" w:rsidP="002C0F05">
      <w:pPr>
        <w:pStyle w:val="BodyText"/>
        <w:numPr>
          <w:ilvl w:val="0"/>
          <w:numId w:val="14"/>
        </w:numPr>
        <w:spacing w:before="160" w:line="360" w:lineRule="auto"/>
        <w:ind w:right="276" w:firstLine="540"/>
        <w:jc w:val="both"/>
        <w:rPr>
          <w:sz w:val="28"/>
          <w:szCs w:val="28"/>
        </w:rPr>
      </w:pPr>
      <w:r w:rsidRPr="002C0F05">
        <w:rPr>
          <w:sz w:val="28"/>
          <w:szCs w:val="28"/>
        </w:rPr>
        <w:t>Functional validation post-deployment</w:t>
      </w:r>
    </w:p>
    <w:p w14:paraId="35582A9D" w14:textId="71D69447" w:rsidR="006C3158" w:rsidRPr="002C0F05" w:rsidRDefault="002F3CD7" w:rsidP="002C0F05">
      <w:pPr>
        <w:pStyle w:val="BodyText"/>
        <w:numPr>
          <w:ilvl w:val="0"/>
          <w:numId w:val="14"/>
        </w:numPr>
        <w:spacing w:before="160" w:line="360" w:lineRule="auto"/>
        <w:ind w:right="276" w:firstLine="540"/>
        <w:jc w:val="both"/>
        <w:rPr>
          <w:sz w:val="28"/>
          <w:szCs w:val="28"/>
        </w:rPr>
      </w:pPr>
      <w:r w:rsidRPr="002C0F05">
        <w:rPr>
          <w:sz w:val="28"/>
          <w:szCs w:val="28"/>
        </w:rPr>
        <w:t>User manual preparation for demo purposes</w:t>
      </w:r>
    </w:p>
    <w:p w14:paraId="12678E7F" w14:textId="77777777" w:rsidR="006C3158" w:rsidRPr="002C0F05" w:rsidRDefault="00000000" w:rsidP="002C0F05">
      <w:pPr>
        <w:pStyle w:val="Heading4"/>
        <w:numPr>
          <w:ilvl w:val="2"/>
          <w:numId w:val="5"/>
        </w:numPr>
        <w:tabs>
          <w:tab w:val="left" w:pos="1654"/>
        </w:tabs>
        <w:spacing w:before="2" w:line="360" w:lineRule="auto"/>
        <w:ind w:left="1654" w:hanging="769"/>
      </w:pPr>
      <w:r w:rsidRPr="002C0F05">
        <w:rPr>
          <w:spacing w:val="-2"/>
        </w:rPr>
        <w:t>Maintenance</w:t>
      </w:r>
    </w:p>
    <w:p w14:paraId="59FF0D4C" w14:textId="0B648F62" w:rsidR="00754592" w:rsidRPr="002C0F05" w:rsidRDefault="002C0F05" w:rsidP="002C0F05">
      <w:pPr>
        <w:pStyle w:val="BodyText"/>
        <w:spacing w:before="157" w:line="360" w:lineRule="auto"/>
        <w:ind w:left="1654"/>
        <w:jc w:val="both"/>
        <w:rPr>
          <w:sz w:val="28"/>
          <w:szCs w:val="28"/>
        </w:rPr>
      </w:pPr>
      <w:r w:rsidRPr="002C0F05">
        <w:rPr>
          <w:sz w:val="28"/>
          <w:szCs w:val="28"/>
        </w:rPr>
        <w:t>Agriconnect</w:t>
      </w:r>
      <w:r w:rsidR="00754592" w:rsidRPr="002C0F05">
        <w:rPr>
          <w:sz w:val="28"/>
          <w:szCs w:val="28"/>
        </w:rPr>
        <w:t xml:space="preserve"> is an academic project, the maintenance cycle is limited. However, provisions were made for:</w:t>
      </w:r>
    </w:p>
    <w:p w14:paraId="28ADF507" w14:textId="77777777" w:rsidR="00754592" w:rsidRPr="002C0F05" w:rsidRDefault="00754592" w:rsidP="002C0F05">
      <w:pPr>
        <w:pStyle w:val="BodyText"/>
        <w:numPr>
          <w:ilvl w:val="0"/>
          <w:numId w:val="15"/>
        </w:numPr>
        <w:spacing w:before="157" w:line="360" w:lineRule="auto"/>
        <w:ind w:firstLine="540"/>
        <w:jc w:val="both"/>
        <w:rPr>
          <w:sz w:val="28"/>
          <w:szCs w:val="28"/>
        </w:rPr>
      </w:pPr>
      <w:r w:rsidRPr="002C0F05">
        <w:rPr>
          <w:sz w:val="28"/>
          <w:szCs w:val="28"/>
        </w:rPr>
        <w:t>Bug fixes identified during demo or peer testing</w:t>
      </w:r>
    </w:p>
    <w:p w14:paraId="0FB95D42" w14:textId="77777777" w:rsidR="00754592" w:rsidRPr="002C0F05" w:rsidRDefault="00754592" w:rsidP="002C0F05">
      <w:pPr>
        <w:pStyle w:val="BodyText"/>
        <w:numPr>
          <w:ilvl w:val="0"/>
          <w:numId w:val="15"/>
        </w:numPr>
        <w:spacing w:before="157" w:line="360" w:lineRule="auto"/>
        <w:ind w:firstLine="540"/>
        <w:jc w:val="both"/>
        <w:rPr>
          <w:sz w:val="28"/>
          <w:szCs w:val="28"/>
        </w:rPr>
      </w:pPr>
      <w:r w:rsidRPr="002C0F05">
        <w:rPr>
          <w:sz w:val="28"/>
          <w:szCs w:val="28"/>
        </w:rPr>
        <w:t xml:space="preserve">Content updates and code enhancements </w:t>
      </w:r>
    </w:p>
    <w:p w14:paraId="349DCDE8" w14:textId="0B211899" w:rsidR="00754592" w:rsidRPr="002C0F05" w:rsidRDefault="00754592" w:rsidP="002C0F05">
      <w:pPr>
        <w:pStyle w:val="BodyText"/>
        <w:numPr>
          <w:ilvl w:val="0"/>
          <w:numId w:val="15"/>
        </w:numPr>
        <w:spacing w:before="157" w:line="360" w:lineRule="auto"/>
        <w:ind w:firstLine="540"/>
        <w:jc w:val="both"/>
        <w:rPr>
          <w:sz w:val="28"/>
          <w:szCs w:val="28"/>
        </w:rPr>
      </w:pPr>
      <w:r w:rsidRPr="002C0F05">
        <w:rPr>
          <w:sz w:val="28"/>
          <w:szCs w:val="28"/>
        </w:rPr>
        <w:t>Feature extensions if required for future academic versions</w:t>
      </w:r>
    </w:p>
    <w:p w14:paraId="29D2603A" w14:textId="24F1183F" w:rsidR="006C3158" w:rsidRPr="002C0F05" w:rsidRDefault="006C3158" w:rsidP="002C0F05">
      <w:pPr>
        <w:pStyle w:val="BodyText"/>
        <w:spacing w:before="157" w:line="360" w:lineRule="auto"/>
        <w:ind w:left="1168"/>
        <w:jc w:val="both"/>
        <w:rPr>
          <w:sz w:val="28"/>
          <w:szCs w:val="28"/>
        </w:rPr>
      </w:pPr>
    </w:p>
    <w:p w14:paraId="18617AF9" w14:textId="77777777" w:rsidR="002C0F05" w:rsidRPr="002C0F05" w:rsidRDefault="002C0F05" w:rsidP="002C0F05">
      <w:pPr>
        <w:pStyle w:val="BodyText"/>
        <w:spacing w:line="360" w:lineRule="auto"/>
        <w:jc w:val="both"/>
        <w:rPr>
          <w:sz w:val="28"/>
          <w:szCs w:val="28"/>
          <w:lang w:val="en-IN"/>
        </w:rPr>
      </w:pPr>
      <w:r w:rsidRPr="002C0F05">
        <w:rPr>
          <w:sz w:val="28"/>
          <w:szCs w:val="28"/>
          <w:lang w:val="en-IN"/>
        </w:rPr>
        <w:t>Agriconnect is developed as an academic project, and as such, its maintenance cycle is limited to the academic timeline and objectives. However, key provisions have been made to ensure basic support, stability, and potential future scalability. These include:</w:t>
      </w:r>
    </w:p>
    <w:p w14:paraId="6EB76597" w14:textId="77777777" w:rsidR="002C0F05" w:rsidRPr="002C0F05" w:rsidRDefault="002C0F05" w:rsidP="002C0F05">
      <w:pPr>
        <w:pStyle w:val="BodyText"/>
        <w:numPr>
          <w:ilvl w:val="0"/>
          <w:numId w:val="166"/>
        </w:numPr>
        <w:spacing w:line="360" w:lineRule="auto"/>
        <w:jc w:val="both"/>
        <w:rPr>
          <w:sz w:val="28"/>
          <w:szCs w:val="28"/>
          <w:lang w:val="en-IN"/>
        </w:rPr>
      </w:pPr>
      <w:r w:rsidRPr="002C0F05">
        <w:rPr>
          <w:b/>
          <w:bCs/>
          <w:sz w:val="28"/>
          <w:szCs w:val="28"/>
          <w:lang w:val="en-IN"/>
        </w:rPr>
        <w:t>Bug Fixes:</w:t>
      </w:r>
      <w:r w:rsidRPr="002C0F05">
        <w:rPr>
          <w:sz w:val="28"/>
          <w:szCs w:val="28"/>
          <w:lang w:val="en-IN"/>
        </w:rPr>
        <w:t xml:space="preserve"> Any issues or errors identified during demonstrations, peer testing, or faculty evaluations are addressed through timely debugging and code correction to maintain the system’s functionality.</w:t>
      </w:r>
    </w:p>
    <w:p w14:paraId="0CC156D7" w14:textId="77777777" w:rsidR="002C0F05" w:rsidRPr="002C0F05" w:rsidRDefault="002C0F05" w:rsidP="002C0F05">
      <w:pPr>
        <w:pStyle w:val="BodyText"/>
        <w:numPr>
          <w:ilvl w:val="0"/>
          <w:numId w:val="166"/>
        </w:numPr>
        <w:spacing w:line="360" w:lineRule="auto"/>
        <w:jc w:val="both"/>
        <w:rPr>
          <w:sz w:val="28"/>
          <w:szCs w:val="28"/>
          <w:lang w:val="en-IN"/>
        </w:rPr>
      </w:pPr>
      <w:r w:rsidRPr="002C0F05">
        <w:rPr>
          <w:b/>
          <w:bCs/>
          <w:sz w:val="28"/>
          <w:szCs w:val="28"/>
          <w:lang w:val="en-IN"/>
        </w:rPr>
        <w:t>Content Updates and Code Enhancements:</w:t>
      </w:r>
      <w:r w:rsidRPr="002C0F05">
        <w:rPr>
          <w:sz w:val="28"/>
          <w:szCs w:val="28"/>
          <w:lang w:val="en-IN"/>
        </w:rPr>
        <w:t xml:space="preserve"> The project structure allows for the easy update of content such as crop listings, pricing, user data, and informational pages. Code enhancements, including UI improvements or performance optimizations, can be made based on feedback or new requirements.</w:t>
      </w:r>
    </w:p>
    <w:p w14:paraId="702D1AE5" w14:textId="77777777" w:rsidR="002C0F05" w:rsidRPr="002C0F05" w:rsidRDefault="002C0F05" w:rsidP="002C0F05">
      <w:pPr>
        <w:pStyle w:val="BodyText"/>
        <w:numPr>
          <w:ilvl w:val="0"/>
          <w:numId w:val="166"/>
        </w:numPr>
        <w:spacing w:line="360" w:lineRule="auto"/>
        <w:jc w:val="both"/>
        <w:rPr>
          <w:sz w:val="28"/>
          <w:szCs w:val="28"/>
          <w:lang w:val="en-IN"/>
        </w:rPr>
      </w:pPr>
      <w:r w:rsidRPr="002C0F05">
        <w:rPr>
          <w:b/>
          <w:bCs/>
          <w:sz w:val="28"/>
          <w:szCs w:val="28"/>
          <w:lang w:val="en-IN"/>
        </w:rPr>
        <w:t>Feature Extensions:</w:t>
      </w:r>
      <w:r w:rsidRPr="002C0F05">
        <w:rPr>
          <w:sz w:val="28"/>
          <w:szCs w:val="28"/>
          <w:lang w:val="en-IN"/>
        </w:rPr>
        <w:t xml:space="preserve"> The system architecture is designed to accommodate additional features in the future. This includes potential integration of payment gateways, advanced analytics, mobile responsiveness, or integration with external APIs. Such extensions may be implemented by future academic groups building upon this version.</w:t>
      </w:r>
    </w:p>
    <w:p w14:paraId="0D6DA427" w14:textId="77777777" w:rsidR="002C0F05" w:rsidRPr="002C0F05" w:rsidRDefault="002C0F05" w:rsidP="002C0F05">
      <w:pPr>
        <w:pStyle w:val="BodyText"/>
        <w:spacing w:line="360" w:lineRule="auto"/>
        <w:jc w:val="both"/>
        <w:rPr>
          <w:sz w:val="28"/>
          <w:szCs w:val="28"/>
          <w:lang w:val="en-IN"/>
        </w:rPr>
      </w:pPr>
      <w:r w:rsidRPr="002C0F05">
        <w:rPr>
          <w:sz w:val="28"/>
          <w:szCs w:val="28"/>
          <w:lang w:val="en-IN"/>
        </w:rPr>
        <w:t>While no long-term maintenance cycle is planned, these provisions ensure the platform remains functional, adaptable, and extensible within its academic scope.</w:t>
      </w:r>
    </w:p>
    <w:p w14:paraId="06C24C7E" w14:textId="14C24D2A" w:rsidR="006C3158" w:rsidRPr="002C0F05" w:rsidRDefault="006C3158" w:rsidP="002C0F05">
      <w:pPr>
        <w:pStyle w:val="BodyText"/>
        <w:spacing w:line="360" w:lineRule="auto"/>
        <w:jc w:val="both"/>
        <w:rPr>
          <w:sz w:val="28"/>
          <w:szCs w:val="28"/>
        </w:rPr>
        <w:sectPr w:rsidR="006C3158" w:rsidRPr="002C0F05">
          <w:pgSz w:w="11930" w:h="16860"/>
          <w:pgMar w:top="1340" w:right="1275" w:bottom="1220" w:left="992" w:header="0" w:footer="1022" w:gutter="0"/>
          <w:cols w:space="720"/>
        </w:sectPr>
      </w:pPr>
    </w:p>
    <w:p w14:paraId="67DB0FB9" w14:textId="3826D029" w:rsidR="008A587F" w:rsidRPr="002019D5" w:rsidRDefault="008A587F" w:rsidP="002019D5">
      <w:pPr>
        <w:pStyle w:val="Heading3"/>
        <w:numPr>
          <w:ilvl w:val="1"/>
          <w:numId w:val="4"/>
        </w:numPr>
        <w:tabs>
          <w:tab w:val="left" w:pos="994"/>
        </w:tabs>
        <w:spacing w:line="360" w:lineRule="auto"/>
        <w:ind w:left="994" w:hanging="548"/>
        <w:rPr>
          <w:sz w:val="28"/>
          <w:szCs w:val="28"/>
        </w:rPr>
      </w:pPr>
      <w:r w:rsidRPr="002C0F05">
        <w:rPr>
          <w:sz w:val="28"/>
          <w:szCs w:val="28"/>
        </w:rPr>
        <w:lastRenderedPageBreak/>
        <w:t>TECHNOLOGIES AND TOOLS USED</w:t>
      </w:r>
    </w:p>
    <w:p w14:paraId="3927575A" w14:textId="71382D6F" w:rsidR="008A587F" w:rsidRPr="002C0F05" w:rsidRDefault="008A587F" w:rsidP="002C0F05">
      <w:pPr>
        <w:pStyle w:val="BodyText"/>
        <w:spacing w:line="360" w:lineRule="auto"/>
        <w:ind w:firstLine="2432"/>
        <w:jc w:val="both"/>
        <w:rPr>
          <w:sz w:val="28"/>
          <w:szCs w:val="28"/>
        </w:rPr>
      </w:pPr>
      <w:r w:rsidRPr="002C0F05">
        <w:rPr>
          <w:sz w:val="28"/>
          <w:szCs w:val="28"/>
        </w:rPr>
        <w:t>To run the, the following software tools and components are required:</w:t>
      </w:r>
    </w:p>
    <w:p w14:paraId="354EDDFB" w14:textId="77777777" w:rsidR="008A587F" w:rsidRPr="002C0F05" w:rsidRDefault="008A587F" w:rsidP="002C0F05">
      <w:pPr>
        <w:pStyle w:val="BodyText"/>
        <w:spacing w:line="360" w:lineRule="auto"/>
        <w:jc w:val="both"/>
        <w:rPr>
          <w:b/>
          <w:bCs/>
          <w:sz w:val="28"/>
          <w:szCs w:val="28"/>
        </w:rPr>
      </w:pPr>
      <w:r w:rsidRPr="002C0F05">
        <w:rPr>
          <w:b/>
          <w:bCs/>
          <w:sz w:val="28"/>
          <w:szCs w:val="28"/>
        </w:rPr>
        <w:t>1. XAMPP</w:t>
      </w:r>
    </w:p>
    <w:p w14:paraId="2DA6A832" w14:textId="77777777" w:rsidR="008A587F" w:rsidRPr="002C0F05" w:rsidRDefault="008A587F" w:rsidP="002C0F05">
      <w:pPr>
        <w:pStyle w:val="BodyText"/>
        <w:numPr>
          <w:ilvl w:val="0"/>
          <w:numId w:val="16"/>
        </w:numPr>
        <w:spacing w:line="360" w:lineRule="auto"/>
        <w:ind w:firstLine="450"/>
        <w:jc w:val="both"/>
        <w:rPr>
          <w:sz w:val="28"/>
          <w:szCs w:val="28"/>
        </w:rPr>
      </w:pPr>
      <w:r w:rsidRPr="002C0F05">
        <w:rPr>
          <w:b/>
          <w:bCs/>
          <w:sz w:val="28"/>
          <w:szCs w:val="28"/>
        </w:rPr>
        <w:t>Purpose:</w:t>
      </w:r>
      <w:r w:rsidRPr="002C0F05">
        <w:rPr>
          <w:sz w:val="28"/>
          <w:szCs w:val="28"/>
        </w:rPr>
        <w:t xml:space="preserve"> Provides a local server environment with Apache (web server) and MySQL (database).</w:t>
      </w:r>
    </w:p>
    <w:p w14:paraId="6D8F60FA" w14:textId="77777777" w:rsidR="008A587F" w:rsidRPr="002C0F05" w:rsidRDefault="008A587F" w:rsidP="002C0F05">
      <w:pPr>
        <w:pStyle w:val="BodyText"/>
        <w:numPr>
          <w:ilvl w:val="0"/>
          <w:numId w:val="16"/>
        </w:numPr>
        <w:spacing w:line="360" w:lineRule="auto"/>
        <w:ind w:firstLine="450"/>
        <w:jc w:val="both"/>
        <w:rPr>
          <w:sz w:val="28"/>
          <w:szCs w:val="28"/>
        </w:rPr>
      </w:pPr>
      <w:r w:rsidRPr="002C0F05">
        <w:rPr>
          <w:b/>
          <w:bCs/>
          <w:sz w:val="28"/>
          <w:szCs w:val="28"/>
        </w:rPr>
        <w:t>Used For:</w:t>
      </w:r>
      <w:r w:rsidRPr="002C0F05">
        <w:rPr>
          <w:sz w:val="28"/>
          <w:szCs w:val="28"/>
        </w:rPr>
        <w:t xml:space="preserve"> Running PHP scripts and managing the MySQL database locally.</w:t>
      </w:r>
    </w:p>
    <w:p w14:paraId="3088365B" w14:textId="4A1EF62F" w:rsidR="008A587F" w:rsidRPr="002C0F05" w:rsidRDefault="008A587F" w:rsidP="002C0F05">
      <w:pPr>
        <w:pStyle w:val="BodyText"/>
        <w:numPr>
          <w:ilvl w:val="0"/>
          <w:numId w:val="16"/>
        </w:numPr>
        <w:spacing w:line="360" w:lineRule="auto"/>
        <w:ind w:firstLine="450"/>
        <w:jc w:val="both"/>
        <w:rPr>
          <w:sz w:val="28"/>
          <w:szCs w:val="28"/>
        </w:rPr>
      </w:pPr>
      <w:r w:rsidRPr="002C0F05">
        <w:rPr>
          <w:b/>
          <w:bCs/>
          <w:sz w:val="28"/>
          <w:szCs w:val="28"/>
        </w:rPr>
        <w:t>Download Link:</w:t>
      </w:r>
      <w:r w:rsidRPr="002C0F05">
        <w:rPr>
          <w:sz w:val="28"/>
          <w:szCs w:val="28"/>
        </w:rPr>
        <w:t xml:space="preserve"> </w:t>
      </w:r>
      <w:hyperlink r:id="rId13" w:history="1">
        <w:r w:rsidR="00C43560" w:rsidRPr="002C0F05">
          <w:rPr>
            <w:rStyle w:val="Hyperlink"/>
            <w:sz w:val="28"/>
            <w:szCs w:val="28"/>
          </w:rPr>
          <w:t>https://www.apachefriends.org/index.html</w:t>
        </w:r>
      </w:hyperlink>
    </w:p>
    <w:p w14:paraId="749A0B4F" w14:textId="77777777" w:rsidR="008A587F" w:rsidRPr="002C0F05" w:rsidRDefault="008A587F" w:rsidP="002C0F05">
      <w:pPr>
        <w:pStyle w:val="BodyText"/>
        <w:spacing w:line="360" w:lineRule="auto"/>
        <w:jc w:val="both"/>
        <w:rPr>
          <w:b/>
          <w:bCs/>
          <w:sz w:val="28"/>
          <w:szCs w:val="28"/>
        </w:rPr>
      </w:pPr>
      <w:r w:rsidRPr="002C0F05">
        <w:rPr>
          <w:b/>
          <w:bCs/>
          <w:sz w:val="28"/>
          <w:szCs w:val="28"/>
        </w:rPr>
        <w:t>2. PHP</w:t>
      </w:r>
    </w:p>
    <w:p w14:paraId="54B0D620" w14:textId="77777777" w:rsidR="008A587F" w:rsidRPr="002C0F05" w:rsidRDefault="008A587F" w:rsidP="002C0F05">
      <w:pPr>
        <w:pStyle w:val="BodyText"/>
        <w:numPr>
          <w:ilvl w:val="0"/>
          <w:numId w:val="17"/>
        </w:numPr>
        <w:spacing w:line="360" w:lineRule="auto"/>
        <w:ind w:firstLine="450"/>
        <w:jc w:val="both"/>
        <w:rPr>
          <w:sz w:val="28"/>
          <w:szCs w:val="28"/>
        </w:rPr>
      </w:pPr>
      <w:r w:rsidRPr="002C0F05">
        <w:rPr>
          <w:b/>
          <w:bCs/>
          <w:sz w:val="28"/>
          <w:szCs w:val="28"/>
        </w:rPr>
        <w:t>Purpose:</w:t>
      </w:r>
      <w:r w:rsidRPr="002C0F05">
        <w:rPr>
          <w:sz w:val="28"/>
          <w:szCs w:val="28"/>
        </w:rPr>
        <w:t xml:space="preserve"> Core scripting language for server-side logic like user authentication, subscriptions, quiz processing, etc.</w:t>
      </w:r>
    </w:p>
    <w:p w14:paraId="1F13705B" w14:textId="77777777" w:rsidR="008A587F" w:rsidRPr="002C0F05" w:rsidRDefault="008A587F" w:rsidP="002C0F05">
      <w:pPr>
        <w:pStyle w:val="BodyText"/>
        <w:numPr>
          <w:ilvl w:val="0"/>
          <w:numId w:val="17"/>
        </w:numPr>
        <w:spacing w:line="360" w:lineRule="auto"/>
        <w:ind w:firstLine="450"/>
        <w:jc w:val="both"/>
        <w:rPr>
          <w:sz w:val="28"/>
          <w:szCs w:val="28"/>
        </w:rPr>
      </w:pPr>
      <w:r w:rsidRPr="002C0F05">
        <w:rPr>
          <w:b/>
          <w:bCs/>
          <w:sz w:val="28"/>
          <w:szCs w:val="28"/>
        </w:rPr>
        <w:t>Installed With:</w:t>
      </w:r>
      <w:r w:rsidRPr="002C0F05">
        <w:rPr>
          <w:sz w:val="28"/>
          <w:szCs w:val="28"/>
        </w:rPr>
        <w:t xml:space="preserve"> XAMPP (no separate installation required if using XAMPP).</w:t>
      </w:r>
    </w:p>
    <w:p w14:paraId="47CA07A8" w14:textId="77777777" w:rsidR="008A587F" w:rsidRPr="002C0F05" w:rsidRDefault="008A587F" w:rsidP="002C0F05">
      <w:pPr>
        <w:pStyle w:val="BodyText"/>
        <w:spacing w:line="360" w:lineRule="auto"/>
        <w:jc w:val="both"/>
        <w:rPr>
          <w:b/>
          <w:bCs/>
          <w:sz w:val="28"/>
          <w:szCs w:val="28"/>
        </w:rPr>
      </w:pPr>
      <w:r w:rsidRPr="002C0F05">
        <w:rPr>
          <w:b/>
          <w:bCs/>
          <w:sz w:val="28"/>
          <w:szCs w:val="28"/>
        </w:rPr>
        <w:t>3. MySQL</w:t>
      </w:r>
    </w:p>
    <w:p w14:paraId="2C94A581" w14:textId="396EF84B" w:rsidR="008A587F" w:rsidRPr="002C0F05" w:rsidRDefault="008A587F" w:rsidP="002C0F05">
      <w:pPr>
        <w:pStyle w:val="BodyText"/>
        <w:numPr>
          <w:ilvl w:val="0"/>
          <w:numId w:val="18"/>
        </w:numPr>
        <w:spacing w:line="360" w:lineRule="auto"/>
        <w:ind w:firstLine="450"/>
        <w:jc w:val="both"/>
        <w:rPr>
          <w:sz w:val="28"/>
          <w:szCs w:val="28"/>
        </w:rPr>
      </w:pPr>
      <w:r w:rsidRPr="002C0F05">
        <w:rPr>
          <w:b/>
          <w:bCs/>
          <w:sz w:val="28"/>
          <w:szCs w:val="28"/>
        </w:rPr>
        <w:t>Purpose:</w:t>
      </w:r>
      <w:r w:rsidRPr="002C0F05">
        <w:rPr>
          <w:sz w:val="28"/>
          <w:szCs w:val="28"/>
        </w:rPr>
        <w:t xml:space="preserve"> Database system to store user data, c</w:t>
      </w:r>
      <w:r w:rsidR="00AE47C4" w:rsidRPr="002C0F05">
        <w:rPr>
          <w:sz w:val="28"/>
          <w:szCs w:val="28"/>
        </w:rPr>
        <w:t>rop</w:t>
      </w:r>
      <w:r w:rsidRPr="002C0F05">
        <w:rPr>
          <w:sz w:val="28"/>
          <w:szCs w:val="28"/>
        </w:rPr>
        <w:t xml:space="preserve"> information,  results, and more.</w:t>
      </w:r>
    </w:p>
    <w:p w14:paraId="5D9E07CC" w14:textId="77777777" w:rsidR="008A587F" w:rsidRPr="002C0F05" w:rsidRDefault="008A587F" w:rsidP="002C0F05">
      <w:pPr>
        <w:pStyle w:val="BodyText"/>
        <w:numPr>
          <w:ilvl w:val="0"/>
          <w:numId w:val="18"/>
        </w:numPr>
        <w:spacing w:line="360" w:lineRule="auto"/>
        <w:ind w:firstLine="450"/>
        <w:jc w:val="both"/>
        <w:rPr>
          <w:sz w:val="28"/>
          <w:szCs w:val="28"/>
        </w:rPr>
      </w:pPr>
      <w:r w:rsidRPr="002C0F05">
        <w:rPr>
          <w:b/>
          <w:bCs/>
          <w:sz w:val="28"/>
          <w:szCs w:val="28"/>
        </w:rPr>
        <w:t>Access Via:</w:t>
      </w:r>
      <w:r w:rsidRPr="002C0F05">
        <w:rPr>
          <w:sz w:val="28"/>
          <w:szCs w:val="28"/>
        </w:rPr>
        <w:t xml:space="preserve"> phpMyAdmin (bundled with XAMPP).</w:t>
      </w:r>
    </w:p>
    <w:p w14:paraId="129E1752" w14:textId="77777777" w:rsidR="008A587F" w:rsidRPr="002C0F05" w:rsidRDefault="008A587F" w:rsidP="002C0F05">
      <w:pPr>
        <w:pStyle w:val="BodyText"/>
        <w:spacing w:line="360" w:lineRule="auto"/>
        <w:jc w:val="both"/>
        <w:rPr>
          <w:b/>
          <w:bCs/>
          <w:sz w:val="28"/>
          <w:szCs w:val="28"/>
        </w:rPr>
      </w:pPr>
      <w:r w:rsidRPr="002C0F05">
        <w:rPr>
          <w:b/>
          <w:bCs/>
          <w:sz w:val="28"/>
          <w:szCs w:val="28"/>
        </w:rPr>
        <w:t>4. HTML, CSS, JavaScript</w:t>
      </w:r>
    </w:p>
    <w:p w14:paraId="55F16214" w14:textId="77777777" w:rsidR="008A587F" w:rsidRPr="002C0F05" w:rsidRDefault="008A587F" w:rsidP="002C0F05">
      <w:pPr>
        <w:pStyle w:val="BodyText"/>
        <w:numPr>
          <w:ilvl w:val="0"/>
          <w:numId w:val="19"/>
        </w:numPr>
        <w:spacing w:line="360" w:lineRule="auto"/>
        <w:ind w:firstLine="360"/>
        <w:jc w:val="both"/>
        <w:rPr>
          <w:sz w:val="28"/>
          <w:szCs w:val="28"/>
        </w:rPr>
      </w:pPr>
      <w:r w:rsidRPr="002C0F05">
        <w:rPr>
          <w:b/>
          <w:bCs/>
          <w:sz w:val="28"/>
          <w:szCs w:val="28"/>
        </w:rPr>
        <w:t>Purpose:</w:t>
      </w:r>
    </w:p>
    <w:p w14:paraId="284C896F" w14:textId="77777777" w:rsidR="008A587F" w:rsidRPr="002C0F05" w:rsidRDefault="008A587F" w:rsidP="002C0F05">
      <w:pPr>
        <w:pStyle w:val="BodyText"/>
        <w:numPr>
          <w:ilvl w:val="1"/>
          <w:numId w:val="19"/>
        </w:numPr>
        <w:spacing w:line="360" w:lineRule="auto"/>
        <w:jc w:val="both"/>
        <w:rPr>
          <w:sz w:val="28"/>
          <w:szCs w:val="28"/>
        </w:rPr>
      </w:pPr>
      <w:r w:rsidRPr="002C0F05">
        <w:rPr>
          <w:b/>
          <w:bCs/>
          <w:sz w:val="28"/>
          <w:szCs w:val="28"/>
        </w:rPr>
        <w:t>HTML:</w:t>
      </w:r>
      <w:r w:rsidRPr="002C0F05">
        <w:rPr>
          <w:sz w:val="28"/>
          <w:szCs w:val="28"/>
        </w:rPr>
        <w:t xml:space="preserve"> Creates the structure of web pages.</w:t>
      </w:r>
    </w:p>
    <w:p w14:paraId="1B413DF2" w14:textId="77777777" w:rsidR="008A587F" w:rsidRPr="002C0F05" w:rsidRDefault="008A587F" w:rsidP="002C0F05">
      <w:pPr>
        <w:pStyle w:val="BodyText"/>
        <w:numPr>
          <w:ilvl w:val="1"/>
          <w:numId w:val="19"/>
        </w:numPr>
        <w:spacing w:line="360" w:lineRule="auto"/>
        <w:jc w:val="both"/>
        <w:rPr>
          <w:sz w:val="28"/>
          <w:szCs w:val="28"/>
        </w:rPr>
      </w:pPr>
      <w:r w:rsidRPr="002C0F05">
        <w:rPr>
          <w:b/>
          <w:bCs/>
          <w:sz w:val="28"/>
          <w:szCs w:val="28"/>
        </w:rPr>
        <w:t>CSS:</w:t>
      </w:r>
      <w:r w:rsidRPr="002C0F05">
        <w:rPr>
          <w:sz w:val="28"/>
          <w:szCs w:val="28"/>
        </w:rPr>
        <w:t xml:space="preserve"> Styles the platform with layouts, colors, fonts, etc.</w:t>
      </w:r>
    </w:p>
    <w:p w14:paraId="30F21F7E" w14:textId="77777777" w:rsidR="008A587F" w:rsidRPr="002C0F05" w:rsidRDefault="008A587F" w:rsidP="002C0F05">
      <w:pPr>
        <w:pStyle w:val="BodyText"/>
        <w:numPr>
          <w:ilvl w:val="1"/>
          <w:numId w:val="19"/>
        </w:numPr>
        <w:spacing w:line="360" w:lineRule="auto"/>
        <w:jc w:val="both"/>
        <w:rPr>
          <w:sz w:val="28"/>
          <w:szCs w:val="28"/>
        </w:rPr>
      </w:pPr>
      <w:r w:rsidRPr="002C0F05">
        <w:rPr>
          <w:b/>
          <w:bCs/>
          <w:sz w:val="28"/>
          <w:szCs w:val="28"/>
        </w:rPr>
        <w:t>JavaScript:</w:t>
      </w:r>
      <w:r w:rsidRPr="002C0F05">
        <w:rPr>
          <w:sz w:val="28"/>
          <w:szCs w:val="28"/>
        </w:rPr>
        <w:t xml:space="preserve"> Adds interactivity like form validation, animations, and dynamic content loading.</w:t>
      </w:r>
    </w:p>
    <w:p w14:paraId="53AEEF8D" w14:textId="77777777" w:rsidR="008A587F" w:rsidRPr="002C0F05" w:rsidRDefault="008A587F" w:rsidP="002C0F05">
      <w:pPr>
        <w:pStyle w:val="BodyText"/>
        <w:spacing w:line="360" w:lineRule="auto"/>
        <w:jc w:val="both"/>
        <w:rPr>
          <w:b/>
          <w:bCs/>
          <w:sz w:val="28"/>
          <w:szCs w:val="28"/>
        </w:rPr>
      </w:pPr>
      <w:r w:rsidRPr="002C0F05">
        <w:rPr>
          <w:b/>
          <w:bCs/>
          <w:sz w:val="28"/>
          <w:szCs w:val="28"/>
        </w:rPr>
        <w:t>5. Browser (Chrome/Firefox)</w:t>
      </w:r>
    </w:p>
    <w:p w14:paraId="7928D8B3" w14:textId="77777777" w:rsidR="008A587F" w:rsidRPr="002C0F05" w:rsidRDefault="008A587F" w:rsidP="002C0F05">
      <w:pPr>
        <w:pStyle w:val="BodyText"/>
        <w:numPr>
          <w:ilvl w:val="0"/>
          <w:numId w:val="20"/>
        </w:numPr>
        <w:spacing w:line="360" w:lineRule="auto"/>
        <w:ind w:firstLine="360"/>
        <w:jc w:val="both"/>
        <w:rPr>
          <w:sz w:val="28"/>
          <w:szCs w:val="28"/>
        </w:rPr>
      </w:pPr>
      <w:r w:rsidRPr="002C0F05">
        <w:rPr>
          <w:b/>
          <w:bCs/>
          <w:sz w:val="28"/>
          <w:szCs w:val="28"/>
        </w:rPr>
        <w:t>Purpose:</w:t>
      </w:r>
      <w:r w:rsidRPr="002C0F05">
        <w:rPr>
          <w:sz w:val="28"/>
          <w:szCs w:val="28"/>
        </w:rPr>
        <w:t xml:space="preserve"> To test and run the platform in a local or hosted environment.</w:t>
      </w:r>
    </w:p>
    <w:p w14:paraId="6C67A7F0" w14:textId="5FA293B4" w:rsidR="008A587F" w:rsidRPr="002C0F05" w:rsidRDefault="008A587F" w:rsidP="002C0F05">
      <w:pPr>
        <w:pStyle w:val="BodyText"/>
        <w:spacing w:line="360" w:lineRule="auto"/>
        <w:jc w:val="both"/>
        <w:rPr>
          <w:b/>
          <w:bCs/>
          <w:sz w:val="28"/>
          <w:szCs w:val="28"/>
        </w:rPr>
      </w:pPr>
      <w:r w:rsidRPr="002C0F05">
        <w:rPr>
          <w:b/>
          <w:bCs/>
          <w:sz w:val="28"/>
          <w:szCs w:val="28"/>
        </w:rPr>
        <w:t>6. Code Editor (Optional)</w:t>
      </w:r>
    </w:p>
    <w:p w14:paraId="4FFEE3E9" w14:textId="77777777" w:rsidR="008A587F" w:rsidRPr="002C0F05" w:rsidRDefault="008A587F" w:rsidP="002C0F05">
      <w:pPr>
        <w:pStyle w:val="BodyText"/>
        <w:numPr>
          <w:ilvl w:val="0"/>
          <w:numId w:val="21"/>
        </w:numPr>
        <w:spacing w:line="360" w:lineRule="auto"/>
        <w:ind w:firstLine="360"/>
        <w:jc w:val="both"/>
        <w:rPr>
          <w:sz w:val="28"/>
          <w:szCs w:val="28"/>
        </w:rPr>
      </w:pPr>
      <w:r w:rsidRPr="002C0F05">
        <w:rPr>
          <w:b/>
          <w:bCs/>
          <w:sz w:val="28"/>
          <w:szCs w:val="28"/>
        </w:rPr>
        <w:t>Examples:</w:t>
      </w:r>
      <w:r w:rsidRPr="002C0F05">
        <w:rPr>
          <w:sz w:val="28"/>
          <w:szCs w:val="28"/>
        </w:rPr>
        <w:t xml:space="preserve"> VS Code, Sublime Text</w:t>
      </w:r>
    </w:p>
    <w:p w14:paraId="6990D072" w14:textId="007D6C55" w:rsidR="005330B5" w:rsidRPr="002C0F05" w:rsidRDefault="008A587F" w:rsidP="002C0F05">
      <w:pPr>
        <w:pStyle w:val="BodyText"/>
        <w:numPr>
          <w:ilvl w:val="0"/>
          <w:numId w:val="21"/>
        </w:numPr>
        <w:spacing w:line="360" w:lineRule="auto"/>
        <w:ind w:firstLine="360"/>
        <w:jc w:val="both"/>
        <w:rPr>
          <w:sz w:val="28"/>
          <w:szCs w:val="28"/>
        </w:rPr>
      </w:pPr>
      <w:r w:rsidRPr="002C0F05">
        <w:rPr>
          <w:b/>
          <w:bCs/>
          <w:sz w:val="28"/>
          <w:szCs w:val="28"/>
        </w:rPr>
        <w:t>Purpose:</w:t>
      </w:r>
      <w:r w:rsidRPr="002C0F05">
        <w:rPr>
          <w:sz w:val="28"/>
          <w:szCs w:val="28"/>
        </w:rPr>
        <w:t xml:space="preserve"> For writing and editing PHP, HTML, CSS, and JavaScript code </w:t>
      </w:r>
      <w:r w:rsidRPr="002C0F05">
        <w:rPr>
          <w:sz w:val="28"/>
          <w:szCs w:val="28"/>
        </w:rPr>
        <w:lastRenderedPageBreak/>
        <w:t>efficiently</w:t>
      </w:r>
    </w:p>
    <w:tbl>
      <w:tblPr>
        <w:tblpPr w:leftFromText="180" w:rightFromText="180" w:vertAnchor="page" w:horzAnchor="margin" w:tblpY="1957"/>
        <w:tblW w:w="9270" w:type="dxa"/>
        <w:tblCellSpacing w:w="15" w:type="dxa"/>
        <w:tblCellMar>
          <w:top w:w="15" w:type="dxa"/>
          <w:left w:w="15" w:type="dxa"/>
          <w:bottom w:w="15" w:type="dxa"/>
          <w:right w:w="15" w:type="dxa"/>
        </w:tblCellMar>
        <w:tblLook w:val="04A0" w:firstRow="1" w:lastRow="0" w:firstColumn="1" w:lastColumn="0" w:noHBand="0" w:noVBand="1"/>
      </w:tblPr>
      <w:tblGrid>
        <w:gridCol w:w="2644"/>
        <w:gridCol w:w="2699"/>
        <w:gridCol w:w="3927"/>
      </w:tblGrid>
      <w:tr w:rsidR="002019D5" w:rsidRPr="00F20269" w14:paraId="7A2C19BA" w14:textId="77777777" w:rsidTr="002019D5">
        <w:trPr>
          <w:trHeight w:val="885"/>
          <w:tblHeader/>
          <w:tblCellSpacing w:w="15" w:type="dxa"/>
        </w:trPr>
        <w:tc>
          <w:tcPr>
            <w:tcW w:w="0" w:type="auto"/>
            <w:vAlign w:val="center"/>
            <w:hideMark/>
          </w:tcPr>
          <w:p w14:paraId="7A92D93F" w14:textId="77777777" w:rsidR="002019D5" w:rsidRPr="00F20269" w:rsidRDefault="002019D5" w:rsidP="002019D5">
            <w:pPr>
              <w:pStyle w:val="BodyText"/>
              <w:spacing w:line="360" w:lineRule="auto"/>
              <w:ind w:left="720"/>
              <w:jc w:val="both"/>
              <w:rPr>
                <w:b/>
                <w:bCs/>
                <w:sz w:val="28"/>
                <w:szCs w:val="28"/>
                <w:lang w:val="en-IN"/>
              </w:rPr>
            </w:pPr>
            <w:r w:rsidRPr="00F20269">
              <w:rPr>
                <w:b/>
                <w:bCs/>
                <w:sz w:val="28"/>
                <w:szCs w:val="28"/>
                <w:lang w:val="en-IN"/>
              </w:rPr>
              <w:t>Layer</w:t>
            </w:r>
          </w:p>
        </w:tc>
        <w:tc>
          <w:tcPr>
            <w:tcW w:w="0" w:type="auto"/>
            <w:vAlign w:val="center"/>
            <w:hideMark/>
          </w:tcPr>
          <w:p w14:paraId="6EA55286" w14:textId="77777777" w:rsidR="002019D5" w:rsidRPr="00F20269" w:rsidRDefault="002019D5" w:rsidP="002019D5">
            <w:pPr>
              <w:pStyle w:val="BodyText"/>
              <w:spacing w:line="360" w:lineRule="auto"/>
              <w:ind w:left="720"/>
              <w:jc w:val="both"/>
              <w:rPr>
                <w:b/>
                <w:bCs/>
                <w:sz w:val="28"/>
                <w:szCs w:val="28"/>
                <w:lang w:val="en-IN"/>
              </w:rPr>
            </w:pPr>
            <w:r w:rsidRPr="00F20269">
              <w:rPr>
                <w:b/>
                <w:bCs/>
                <w:sz w:val="28"/>
                <w:szCs w:val="28"/>
                <w:lang w:val="en-IN"/>
              </w:rPr>
              <w:t>Technology Used</w:t>
            </w:r>
          </w:p>
        </w:tc>
        <w:tc>
          <w:tcPr>
            <w:tcW w:w="0" w:type="auto"/>
            <w:vAlign w:val="center"/>
            <w:hideMark/>
          </w:tcPr>
          <w:p w14:paraId="575BDCA2" w14:textId="77777777" w:rsidR="002019D5" w:rsidRPr="00F20269" w:rsidRDefault="002019D5" w:rsidP="002019D5">
            <w:pPr>
              <w:pStyle w:val="BodyText"/>
              <w:spacing w:line="360" w:lineRule="auto"/>
              <w:ind w:left="720"/>
              <w:jc w:val="both"/>
              <w:rPr>
                <w:b/>
                <w:bCs/>
                <w:sz w:val="28"/>
                <w:szCs w:val="28"/>
                <w:lang w:val="en-IN"/>
              </w:rPr>
            </w:pPr>
            <w:r w:rsidRPr="00F20269">
              <w:rPr>
                <w:b/>
                <w:bCs/>
                <w:sz w:val="28"/>
                <w:szCs w:val="28"/>
                <w:lang w:val="en-IN"/>
              </w:rPr>
              <w:t>Description</w:t>
            </w:r>
          </w:p>
        </w:tc>
      </w:tr>
      <w:tr w:rsidR="002019D5" w:rsidRPr="00F20269" w14:paraId="1F584469" w14:textId="77777777" w:rsidTr="002019D5">
        <w:trPr>
          <w:trHeight w:val="885"/>
          <w:tblCellSpacing w:w="15" w:type="dxa"/>
        </w:trPr>
        <w:tc>
          <w:tcPr>
            <w:tcW w:w="0" w:type="auto"/>
            <w:vAlign w:val="center"/>
            <w:hideMark/>
          </w:tcPr>
          <w:p w14:paraId="08E3DD79" w14:textId="77777777" w:rsidR="002019D5" w:rsidRPr="00F20269" w:rsidRDefault="002019D5" w:rsidP="002019D5">
            <w:pPr>
              <w:pStyle w:val="BodyText"/>
              <w:spacing w:line="360" w:lineRule="auto"/>
              <w:ind w:left="720"/>
              <w:jc w:val="both"/>
              <w:rPr>
                <w:sz w:val="28"/>
                <w:szCs w:val="28"/>
                <w:lang w:val="en-IN"/>
              </w:rPr>
            </w:pPr>
            <w:r w:rsidRPr="00F20269">
              <w:rPr>
                <w:sz w:val="28"/>
                <w:szCs w:val="28"/>
                <w:lang w:val="en-IN"/>
              </w:rPr>
              <w:t>Frontend</w:t>
            </w:r>
          </w:p>
        </w:tc>
        <w:tc>
          <w:tcPr>
            <w:tcW w:w="0" w:type="auto"/>
            <w:vAlign w:val="center"/>
            <w:hideMark/>
          </w:tcPr>
          <w:p w14:paraId="28B429D3" w14:textId="77777777" w:rsidR="002019D5" w:rsidRPr="00F20269" w:rsidRDefault="002019D5" w:rsidP="002019D5">
            <w:pPr>
              <w:pStyle w:val="BodyText"/>
              <w:spacing w:line="360" w:lineRule="auto"/>
              <w:ind w:left="720"/>
              <w:jc w:val="both"/>
              <w:rPr>
                <w:sz w:val="28"/>
                <w:szCs w:val="28"/>
                <w:lang w:val="en-IN"/>
              </w:rPr>
            </w:pPr>
            <w:r w:rsidRPr="00F20269">
              <w:rPr>
                <w:sz w:val="28"/>
                <w:szCs w:val="28"/>
                <w:lang w:val="en-IN"/>
              </w:rPr>
              <w:t>React.js  Bootstrap</w:t>
            </w:r>
          </w:p>
        </w:tc>
        <w:tc>
          <w:tcPr>
            <w:tcW w:w="0" w:type="auto"/>
            <w:vAlign w:val="center"/>
            <w:hideMark/>
          </w:tcPr>
          <w:p w14:paraId="22B54657" w14:textId="77777777" w:rsidR="002019D5" w:rsidRPr="00F20269" w:rsidRDefault="002019D5" w:rsidP="002019D5">
            <w:pPr>
              <w:pStyle w:val="BodyText"/>
              <w:spacing w:line="360" w:lineRule="auto"/>
              <w:ind w:left="720"/>
              <w:jc w:val="both"/>
              <w:rPr>
                <w:sz w:val="28"/>
                <w:szCs w:val="28"/>
                <w:lang w:val="en-IN"/>
              </w:rPr>
            </w:pPr>
            <w:r w:rsidRPr="00F20269">
              <w:rPr>
                <w:sz w:val="28"/>
                <w:szCs w:val="28"/>
                <w:lang w:val="en-IN"/>
              </w:rPr>
              <w:t>For responsive UI and dynamic components</w:t>
            </w:r>
          </w:p>
        </w:tc>
      </w:tr>
      <w:tr w:rsidR="002019D5" w:rsidRPr="00F20269" w14:paraId="56214890" w14:textId="77777777" w:rsidTr="002019D5">
        <w:trPr>
          <w:trHeight w:val="870"/>
          <w:tblCellSpacing w:w="15" w:type="dxa"/>
        </w:trPr>
        <w:tc>
          <w:tcPr>
            <w:tcW w:w="0" w:type="auto"/>
            <w:vAlign w:val="center"/>
            <w:hideMark/>
          </w:tcPr>
          <w:p w14:paraId="18452A97" w14:textId="77777777" w:rsidR="002019D5" w:rsidRPr="00F20269" w:rsidRDefault="002019D5" w:rsidP="002019D5">
            <w:pPr>
              <w:pStyle w:val="BodyText"/>
              <w:spacing w:line="360" w:lineRule="auto"/>
              <w:ind w:left="720"/>
              <w:jc w:val="both"/>
              <w:rPr>
                <w:sz w:val="28"/>
                <w:szCs w:val="28"/>
                <w:lang w:val="en-IN"/>
              </w:rPr>
            </w:pPr>
            <w:r w:rsidRPr="00F20269">
              <w:rPr>
                <w:sz w:val="28"/>
                <w:szCs w:val="28"/>
                <w:lang w:val="en-IN"/>
              </w:rPr>
              <w:t>Backend</w:t>
            </w:r>
          </w:p>
        </w:tc>
        <w:tc>
          <w:tcPr>
            <w:tcW w:w="0" w:type="auto"/>
            <w:vAlign w:val="center"/>
            <w:hideMark/>
          </w:tcPr>
          <w:p w14:paraId="307FB068" w14:textId="77777777" w:rsidR="002019D5" w:rsidRPr="00F20269" w:rsidRDefault="002019D5" w:rsidP="002019D5">
            <w:pPr>
              <w:pStyle w:val="BodyText"/>
              <w:spacing w:line="360" w:lineRule="auto"/>
              <w:ind w:left="720"/>
              <w:jc w:val="both"/>
              <w:rPr>
                <w:sz w:val="28"/>
                <w:szCs w:val="28"/>
                <w:lang w:val="en-IN"/>
              </w:rPr>
            </w:pPr>
            <w:r w:rsidRPr="00F20269">
              <w:rPr>
                <w:sz w:val="28"/>
                <w:szCs w:val="28"/>
                <w:lang w:val="en-IN"/>
              </w:rPr>
              <w:t>PHP</w:t>
            </w:r>
          </w:p>
        </w:tc>
        <w:tc>
          <w:tcPr>
            <w:tcW w:w="0" w:type="auto"/>
            <w:vAlign w:val="center"/>
            <w:hideMark/>
          </w:tcPr>
          <w:p w14:paraId="2D9F5F8C" w14:textId="77777777" w:rsidR="002019D5" w:rsidRPr="00F20269" w:rsidRDefault="002019D5" w:rsidP="002019D5">
            <w:pPr>
              <w:pStyle w:val="BodyText"/>
              <w:spacing w:line="360" w:lineRule="auto"/>
              <w:ind w:left="720"/>
              <w:jc w:val="both"/>
              <w:rPr>
                <w:sz w:val="28"/>
                <w:szCs w:val="28"/>
                <w:lang w:val="en-IN"/>
              </w:rPr>
            </w:pPr>
            <w:r w:rsidRPr="00F20269">
              <w:rPr>
                <w:sz w:val="28"/>
                <w:szCs w:val="28"/>
                <w:lang w:val="en-IN"/>
              </w:rPr>
              <w:t>Handles server-side logic and API endpoints</w:t>
            </w:r>
          </w:p>
        </w:tc>
      </w:tr>
      <w:tr w:rsidR="002019D5" w:rsidRPr="00F20269" w14:paraId="38CBFC73" w14:textId="77777777" w:rsidTr="002019D5">
        <w:trPr>
          <w:trHeight w:val="885"/>
          <w:tblCellSpacing w:w="15" w:type="dxa"/>
        </w:trPr>
        <w:tc>
          <w:tcPr>
            <w:tcW w:w="0" w:type="auto"/>
            <w:vAlign w:val="center"/>
            <w:hideMark/>
          </w:tcPr>
          <w:p w14:paraId="55E999D2" w14:textId="77777777" w:rsidR="002019D5" w:rsidRPr="00F20269" w:rsidRDefault="002019D5" w:rsidP="002019D5">
            <w:pPr>
              <w:pStyle w:val="BodyText"/>
              <w:spacing w:line="360" w:lineRule="auto"/>
              <w:ind w:left="720"/>
              <w:jc w:val="both"/>
              <w:rPr>
                <w:sz w:val="28"/>
                <w:szCs w:val="28"/>
                <w:lang w:val="en-IN"/>
              </w:rPr>
            </w:pPr>
            <w:r w:rsidRPr="00F20269">
              <w:rPr>
                <w:sz w:val="28"/>
                <w:szCs w:val="28"/>
                <w:lang w:val="en-IN"/>
              </w:rPr>
              <w:t>Database</w:t>
            </w:r>
          </w:p>
        </w:tc>
        <w:tc>
          <w:tcPr>
            <w:tcW w:w="0" w:type="auto"/>
            <w:vAlign w:val="center"/>
            <w:hideMark/>
          </w:tcPr>
          <w:p w14:paraId="7DBF0180" w14:textId="77777777" w:rsidR="002019D5" w:rsidRPr="00F20269" w:rsidRDefault="002019D5" w:rsidP="002019D5">
            <w:pPr>
              <w:pStyle w:val="BodyText"/>
              <w:spacing w:line="360" w:lineRule="auto"/>
              <w:ind w:left="720"/>
              <w:jc w:val="both"/>
              <w:rPr>
                <w:sz w:val="28"/>
                <w:szCs w:val="28"/>
                <w:lang w:val="en-IN"/>
              </w:rPr>
            </w:pPr>
            <w:r w:rsidRPr="00F20269">
              <w:rPr>
                <w:sz w:val="28"/>
                <w:szCs w:val="28"/>
                <w:lang w:val="en-IN"/>
              </w:rPr>
              <w:t>MySQL or MongoDB</w:t>
            </w:r>
          </w:p>
        </w:tc>
        <w:tc>
          <w:tcPr>
            <w:tcW w:w="0" w:type="auto"/>
            <w:vAlign w:val="center"/>
            <w:hideMark/>
          </w:tcPr>
          <w:p w14:paraId="23A98124" w14:textId="77777777" w:rsidR="002019D5" w:rsidRPr="00F20269" w:rsidRDefault="002019D5" w:rsidP="002019D5">
            <w:pPr>
              <w:pStyle w:val="BodyText"/>
              <w:spacing w:line="360" w:lineRule="auto"/>
              <w:ind w:left="720"/>
              <w:jc w:val="both"/>
              <w:rPr>
                <w:sz w:val="28"/>
                <w:szCs w:val="28"/>
                <w:lang w:val="en-IN"/>
              </w:rPr>
            </w:pPr>
            <w:r w:rsidRPr="00F20269">
              <w:rPr>
                <w:sz w:val="28"/>
                <w:szCs w:val="28"/>
                <w:lang w:val="en-IN"/>
              </w:rPr>
              <w:t>Stores users, crops, orders, and other data</w:t>
            </w:r>
          </w:p>
        </w:tc>
      </w:tr>
      <w:tr w:rsidR="002019D5" w:rsidRPr="00F20269" w14:paraId="39314F93" w14:textId="77777777" w:rsidTr="002019D5">
        <w:trPr>
          <w:trHeight w:val="885"/>
          <w:tblCellSpacing w:w="15" w:type="dxa"/>
        </w:trPr>
        <w:tc>
          <w:tcPr>
            <w:tcW w:w="0" w:type="auto"/>
            <w:vAlign w:val="center"/>
            <w:hideMark/>
          </w:tcPr>
          <w:p w14:paraId="04A08E5D" w14:textId="77777777" w:rsidR="002019D5" w:rsidRPr="00F20269" w:rsidRDefault="002019D5" w:rsidP="002019D5">
            <w:pPr>
              <w:pStyle w:val="BodyText"/>
              <w:spacing w:line="360" w:lineRule="auto"/>
              <w:ind w:left="720"/>
              <w:jc w:val="both"/>
              <w:rPr>
                <w:sz w:val="28"/>
                <w:szCs w:val="28"/>
                <w:lang w:val="en-IN"/>
              </w:rPr>
            </w:pPr>
            <w:r w:rsidRPr="00F20269">
              <w:rPr>
                <w:sz w:val="28"/>
                <w:szCs w:val="28"/>
                <w:lang w:val="en-IN"/>
              </w:rPr>
              <w:t>Payment Gateway</w:t>
            </w:r>
          </w:p>
        </w:tc>
        <w:tc>
          <w:tcPr>
            <w:tcW w:w="0" w:type="auto"/>
            <w:vAlign w:val="center"/>
            <w:hideMark/>
          </w:tcPr>
          <w:p w14:paraId="1E823D4F" w14:textId="77777777" w:rsidR="002019D5" w:rsidRPr="00F20269" w:rsidRDefault="002019D5" w:rsidP="002019D5">
            <w:pPr>
              <w:pStyle w:val="BodyText"/>
              <w:spacing w:line="360" w:lineRule="auto"/>
              <w:ind w:left="720"/>
              <w:jc w:val="both"/>
              <w:rPr>
                <w:sz w:val="28"/>
                <w:szCs w:val="28"/>
                <w:lang w:val="en-IN"/>
              </w:rPr>
            </w:pPr>
            <w:r w:rsidRPr="00F20269">
              <w:rPr>
                <w:sz w:val="28"/>
                <w:szCs w:val="28"/>
                <w:lang w:val="en-IN"/>
              </w:rPr>
              <w:t>Razorpay / Stripe</w:t>
            </w:r>
          </w:p>
        </w:tc>
        <w:tc>
          <w:tcPr>
            <w:tcW w:w="0" w:type="auto"/>
            <w:vAlign w:val="center"/>
            <w:hideMark/>
          </w:tcPr>
          <w:p w14:paraId="0576CA08" w14:textId="77777777" w:rsidR="002019D5" w:rsidRPr="00F20269" w:rsidRDefault="002019D5" w:rsidP="002019D5">
            <w:pPr>
              <w:pStyle w:val="BodyText"/>
              <w:spacing w:line="360" w:lineRule="auto"/>
              <w:ind w:left="720"/>
              <w:jc w:val="both"/>
              <w:rPr>
                <w:sz w:val="28"/>
                <w:szCs w:val="28"/>
                <w:lang w:val="en-IN"/>
              </w:rPr>
            </w:pPr>
            <w:r w:rsidRPr="00F20269">
              <w:rPr>
                <w:sz w:val="28"/>
                <w:szCs w:val="28"/>
                <w:lang w:val="en-IN"/>
              </w:rPr>
              <w:t>Enables secure online transactions</w:t>
            </w:r>
          </w:p>
        </w:tc>
      </w:tr>
      <w:tr w:rsidR="002019D5" w:rsidRPr="00F20269" w14:paraId="0F409822" w14:textId="77777777" w:rsidTr="002019D5">
        <w:trPr>
          <w:trHeight w:val="885"/>
          <w:tblCellSpacing w:w="15" w:type="dxa"/>
        </w:trPr>
        <w:tc>
          <w:tcPr>
            <w:tcW w:w="0" w:type="auto"/>
            <w:vAlign w:val="center"/>
            <w:hideMark/>
          </w:tcPr>
          <w:p w14:paraId="33C69CDC" w14:textId="77777777" w:rsidR="002019D5" w:rsidRPr="00F20269" w:rsidRDefault="002019D5" w:rsidP="002019D5">
            <w:pPr>
              <w:pStyle w:val="BodyText"/>
              <w:spacing w:line="360" w:lineRule="auto"/>
              <w:ind w:left="720"/>
              <w:jc w:val="both"/>
              <w:rPr>
                <w:sz w:val="28"/>
                <w:szCs w:val="28"/>
                <w:lang w:val="en-IN"/>
              </w:rPr>
            </w:pPr>
            <w:r w:rsidRPr="00F20269">
              <w:rPr>
                <w:sz w:val="28"/>
                <w:szCs w:val="28"/>
                <w:lang w:val="en-IN"/>
              </w:rPr>
              <w:t>Authentication</w:t>
            </w:r>
          </w:p>
        </w:tc>
        <w:tc>
          <w:tcPr>
            <w:tcW w:w="0" w:type="auto"/>
            <w:vAlign w:val="center"/>
            <w:hideMark/>
          </w:tcPr>
          <w:p w14:paraId="657C7152" w14:textId="77777777" w:rsidR="002019D5" w:rsidRPr="00F20269" w:rsidRDefault="002019D5" w:rsidP="002019D5">
            <w:pPr>
              <w:pStyle w:val="BodyText"/>
              <w:spacing w:line="360" w:lineRule="auto"/>
              <w:ind w:left="720"/>
              <w:jc w:val="both"/>
              <w:rPr>
                <w:sz w:val="28"/>
                <w:szCs w:val="28"/>
                <w:lang w:val="en-IN"/>
              </w:rPr>
            </w:pPr>
            <w:r w:rsidRPr="00F20269">
              <w:rPr>
                <w:sz w:val="28"/>
                <w:szCs w:val="28"/>
                <w:lang w:val="en-IN"/>
              </w:rPr>
              <w:t>JWT/PHP Sessions</w:t>
            </w:r>
          </w:p>
        </w:tc>
        <w:tc>
          <w:tcPr>
            <w:tcW w:w="0" w:type="auto"/>
            <w:vAlign w:val="center"/>
            <w:hideMark/>
          </w:tcPr>
          <w:p w14:paraId="721448FA" w14:textId="77777777" w:rsidR="002019D5" w:rsidRPr="00F20269" w:rsidRDefault="002019D5" w:rsidP="002019D5">
            <w:pPr>
              <w:pStyle w:val="BodyText"/>
              <w:spacing w:line="360" w:lineRule="auto"/>
              <w:ind w:left="720"/>
              <w:jc w:val="both"/>
              <w:rPr>
                <w:sz w:val="28"/>
                <w:szCs w:val="28"/>
                <w:lang w:val="en-IN"/>
              </w:rPr>
            </w:pPr>
            <w:r w:rsidRPr="00F20269">
              <w:rPr>
                <w:sz w:val="28"/>
                <w:szCs w:val="28"/>
                <w:lang w:val="en-IN"/>
              </w:rPr>
              <w:t>For secure user login and session handling</w:t>
            </w:r>
          </w:p>
        </w:tc>
      </w:tr>
      <w:tr w:rsidR="002019D5" w:rsidRPr="00F20269" w14:paraId="295076DA" w14:textId="77777777" w:rsidTr="002019D5">
        <w:trPr>
          <w:trHeight w:val="427"/>
          <w:tblCellSpacing w:w="15" w:type="dxa"/>
        </w:trPr>
        <w:tc>
          <w:tcPr>
            <w:tcW w:w="0" w:type="auto"/>
            <w:vAlign w:val="center"/>
            <w:hideMark/>
          </w:tcPr>
          <w:p w14:paraId="3C1906D3" w14:textId="77777777" w:rsidR="002019D5" w:rsidRPr="00F20269" w:rsidRDefault="002019D5" w:rsidP="002019D5">
            <w:pPr>
              <w:pStyle w:val="BodyText"/>
              <w:spacing w:line="360" w:lineRule="auto"/>
              <w:ind w:left="720"/>
              <w:jc w:val="both"/>
              <w:rPr>
                <w:sz w:val="28"/>
                <w:szCs w:val="28"/>
                <w:lang w:val="en-IN"/>
              </w:rPr>
            </w:pPr>
            <w:r w:rsidRPr="00F20269">
              <w:rPr>
                <w:sz w:val="28"/>
                <w:szCs w:val="28"/>
                <w:lang w:val="en-IN"/>
              </w:rPr>
              <w:t>Hosting</w:t>
            </w:r>
          </w:p>
        </w:tc>
        <w:tc>
          <w:tcPr>
            <w:tcW w:w="0" w:type="auto"/>
            <w:vAlign w:val="center"/>
            <w:hideMark/>
          </w:tcPr>
          <w:p w14:paraId="2727A884" w14:textId="77777777" w:rsidR="002019D5" w:rsidRPr="00F20269" w:rsidRDefault="002019D5" w:rsidP="002019D5">
            <w:pPr>
              <w:pStyle w:val="BodyText"/>
              <w:spacing w:line="360" w:lineRule="auto"/>
              <w:ind w:left="720"/>
              <w:jc w:val="both"/>
              <w:rPr>
                <w:sz w:val="28"/>
                <w:szCs w:val="28"/>
                <w:lang w:val="en-IN"/>
              </w:rPr>
            </w:pPr>
            <w:r w:rsidRPr="00F20269">
              <w:rPr>
                <w:sz w:val="28"/>
                <w:szCs w:val="28"/>
                <w:lang w:val="en-IN"/>
              </w:rPr>
              <w:t>Apache / Nginx</w:t>
            </w:r>
          </w:p>
        </w:tc>
        <w:tc>
          <w:tcPr>
            <w:tcW w:w="0" w:type="auto"/>
            <w:vAlign w:val="center"/>
            <w:hideMark/>
          </w:tcPr>
          <w:p w14:paraId="37789DF4" w14:textId="77777777" w:rsidR="002019D5" w:rsidRPr="00F20269" w:rsidRDefault="002019D5" w:rsidP="002019D5">
            <w:pPr>
              <w:pStyle w:val="BodyText"/>
              <w:spacing w:line="360" w:lineRule="auto"/>
              <w:ind w:left="720"/>
              <w:jc w:val="both"/>
              <w:rPr>
                <w:sz w:val="28"/>
                <w:szCs w:val="28"/>
                <w:lang w:val="en-IN"/>
              </w:rPr>
            </w:pPr>
            <w:r w:rsidRPr="00F20269">
              <w:rPr>
                <w:sz w:val="28"/>
                <w:szCs w:val="28"/>
                <w:lang w:val="en-IN"/>
              </w:rPr>
              <w:t>For deploying the web server</w:t>
            </w:r>
          </w:p>
        </w:tc>
      </w:tr>
    </w:tbl>
    <w:p w14:paraId="2DD02990" w14:textId="1FE41EC5" w:rsidR="00F20269" w:rsidRPr="002019D5" w:rsidRDefault="00F20269" w:rsidP="002019D5">
      <w:pPr>
        <w:pStyle w:val="BodyText"/>
        <w:spacing w:line="360" w:lineRule="auto"/>
        <w:ind w:left="720"/>
        <w:jc w:val="both"/>
        <w:rPr>
          <w:sz w:val="28"/>
          <w:szCs w:val="28"/>
        </w:rPr>
      </w:pPr>
      <w:r w:rsidRPr="002C0F05">
        <w:rPr>
          <w:sz w:val="28"/>
          <w:szCs w:val="28"/>
        </w:rPr>
        <w:t xml:space="preserve">                                   </w:t>
      </w:r>
      <w:r w:rsidRPr="002C0F05">
        <w:rPr>
          <w:b/>
          <w:bCs/>
          <w:sz w:val="28"/>
          <w:szCs w:val="28"/>
        </w:rPr>
        <w:t>Table 3.2 Technology Stack</w:t>
      </w:r>
    </w:p>
    <w:p w14:paraId="0BB0947E" w14:textId="69D239C8" w:rsidR="002019D5" w:rsidRPr="002019D5" w:rsidRDefault="002019D5" w:rsidP="002019D5">
      <w:pPr>
        <w:pStyle w:val="BodyText"/>
        <w:spacing w:line="360" w:lineRule="auto"/>
        <w:ind w:left="720"/>
        <w:jc w:val="both"/>
        <w:rPr>
          <w:sz w:val="28"/>
          <w:szCs w:val="28"/>
        </w:rPr>
      </w:pPr>
      <w:r w:rsidRPr="002019D5">
        <w:rPr>
          <w:sz w:val="28"/>
          <w:szCs w:val="28"/>
        </w:rPr>
        <w:t>This table describes the technology stack used for a web application. It breaks down the different layers of the application and the technologies used for each layer.</w:t>
      </w:r>
    </w:p>
    <w:p w14:paraId="103D6817" w14:textId="6830AC07" w:rsidR="002019D5" w:rsidRPr="002019D5" w:rsidRDefault="002019D5" w:rsidP="002019D5">
      <w:pPr>
        <w:pStyle w:val="BodyText"/>
        <w:numPr>
          <w:ilvl w:val="1"/>
          <w:numId w:val="174"/>
        </w:numPr>
        <w:spacing w:line="360" w:lineRule="auto"/>
        <w:jc w:val="both"/>
        <w:rPr>
          <w:sz w:val="28"/>
          <w:szCs w:val="28"/>
        </w:rPr>
      </w:pPr>
      <w:r w:rsidRPr="002019D5">
        <w:rPr>
          <w:sz w:val="28"/>
          <w:szCs w:val="28"/>
        </w:rPr>
        <w:t>Frontend: React.js and Bootstrap are used to create a responsive UI and dynamic components.</w:t>
      </w:r>
    </w:p>
    <w:p w14:paraId="1ECEE451" w14:textId="4CCCE7CA" w:rsidR="002019D5" w:rsidRPr="002019D5" w:rsidRDefault="002019D5" w:rsidP="002019D5">
      <w:pPr>
        <w:pStyle w:val="BodyText"/>
        <w:numPr>
          <w:ilvl w:val="1"/>
          <w:numId w:val="174"/>
        </w:numPr>
        <w:spacing w:line="360" w:lineRule="auto"/>
        <w:jc w:val="both"/>
        <w:rPr>
          <w:sz w:val="28"/>
          <w:szCs w:val="28"/>
        </w:rPr>
      </w:pPr>
      <w:r w:rsidRPr="002019D5">
        <w:rPr>
          <w:sz w:val="28"/>
          <w:szCs w:val="28"/>
        </w:rPr>
        <w:t>Backend: PHP is used to handle server-side logic and API endpoints.</w:t>
      </w:r>
    </w:p>
    <w:p w14:paraId="0219C67B" w14:textId="6BE50473" w:rsidR="002019D5" w:rsidRPr="002019D5" w:rsidRDefault="002019D5" w:rsidP="002019D5">
      <w:pPr>
        <w:pStyle w:val="BodyText"/>
        <w:numPr>
          <w:ilvl w:val="1"/>
          <w:numId w:val="174"/>
        </w:numPr>
        <w:spacing w:line="360" w:lineRule="auto"/>
        <w:jc w:val="both"/>
        <w:rPr>
          <w:sz w:val="28"/>
          <w:szCs w:val="28"/>
        </w:rPr>
      </w:pPr>
      <w:r w:rsidRPr="002019D5">
        <w:rPr>
          <w:sz w:val="28"/>
          <w:szCs w:val="28"/>
        </w:rPr>
        <w:t>Database: MySQL or MongoDB is used to store users, crops, orders, and other data.</w:t>
      </w:r>
    </w:p>
    <w:p w14:paraId="31E00200" w14:textId="4BE8A856" w:rsidR="002019D5" w:rsidRPr="002019D5" w:rsidRDefault="002019D5" w:rsidP="002019D5">
      <w:pPr>
        <w:pStyle w:val="BodyText"/>
        <w:numPr>
          <w:ilvl w:val="1"/>
          <w:numId w:val="174"/>
        </w:numPr>
        <w:spacing w:line="360" w:lineRule="auto"/>
        <w:jc w:val="both"/>
        <w:rPr>
          <w:sz w:val="28"/>
          <w:szCs w:val="28"/>
        </w:rPr>
      </w:pPr>
      <w:r w:rsidRPr="002019D5">
        <w:rPr>
          <w:sz w:val="28"/>
          <w:szCs w:val="28"/>
        </w:rPr>
        <w:t>Payment Gateway: Razorpay or Stripe is used to enable secure online transactions.</w:t>
      </w:r>
    </w:p>
    <w:p w14:paraId="79B97F02" w14:textId="378ECF1F" w:rsidR="002019D5" w:rsidRPr="002019D5" w:rsidRDefault="002019D5" w:rsidP="002019D5">
      <w:pPr>
        <w:pStyle w:val="BodyText"/>
        <w:numPr>
          <w:ilvl w:val="1"/>
          <w:numId w:val="174"/>
        </w:numPr>
        <w:spacing w:line="360" w:lineRule="auto"/>
        <w:jc w:val="both"/>
        <w:rPr>
          <w:sz w:val="28"/>
          <w:szCs w:val="28"/>
        </w:rPr>
      </w:pPr>
      <w:r w:rsidRPr="002019D5">
        <w:rPr>
          <w:sz w:val="28"/>
          <w:szCs w:val="28"/>
        </w:rPr>
        <w:t>Authentication: JWT/PHP Sessions is used for secure user login and session handling.</w:t>
      </w:r>
    </w:p>
    <w:p w14:paraId="5C4A6BBB" w14:textId="7CACB6F8" w:rsidR="002019D5" w:rsidRPr="002019D5" w:rsidRDefault="002019D5" w:rsidP="002019D5">
      <w:pPr>
        <w:pStyle w:val="BodyText"/>
        <w:numPr>
          <w:ilvl w:val="1"/>
          <w:numId w:val="174"/>
        </w:numPr>
        <w:spacing w:line="360" w:lineRule="auto"/>
        <w:jc w:val="both"/>
        <w:rPr>
          <w:sz w:val="28"/>
          <w:szCs w:val="28"/>
        </w:rPr>
      </w:pPr>
      <w:r w:rsidRPr="002019D5">
        <w:rPr>
          <w:sz w:val="28"/>
          <w:szCs w:val="28"/>
        </w:rPr>
        <w:lastRenderedPageBreak/>
        <w:t>Hosting: Apache or Nginx is used to deploy the web server.</w:t>
      </w:r>
    </w:p>
    <w:p w14:paraId="2E13D674" w14:textId="77777777" w:rsidR="002019D5" w:rsidRPr="002019D5" w:rsidRDefault="002019D5" w:rsidP="002019D5">
      <w:pPr>
        <w:pStyle w:val="BodyText"/>
        <w:spacing w:line="360" w:lineRule="auto"/>
        <w:ind w:left="720"/>
        <w:jc w:val="both"/>
        <w:rPr>
          <w:sz w:val="28"/>
          <w:szCs w:val="28"/>
        </w:rPr>
      </w:pPr>
    </w:p>
    <w:p w14:paraId="4FD10A4A" w14:textId="5771DC64" w:rsidR="00B45E70" w:rsidRPr="002C0F05" w:rsidRDefault="002019D5" w:rsidP="002019D5">
      <w:pPr>
        <w:pStyle w:val="BodyText"/>
        <w:spacing w:line="360" w:lineRule="auto"/>
        <w:ind w:left="720"/>
        <w:jc w:val="both"/>
        <w:rPr>
          <w:sz w:val="28"/>
          <w:szCs w:val="28"/>
        </w:rPr>
        <w:sectPr w:rsidR="00B45E70" w:rsidRPr="002C0F05">
          <w:pgSz w:w="11930" w:h="16860"/>
          <w:pgMar w:top="1340" w:right="1275" w:bottom="1220" w:left="992" w:header="0" w:footer="1022" w:gutter="0"/>
          <w:cols w:space="720"/>
        </w:sectPr>
      </w:pPr>
      <w:r w:rsidRPr="002019D5">
        <w:rPr>
          <w:sz w:val="28"/>
          <w:szCs w:val="28"/>
        </w:rPr>
        <w:t>This technology stack is commonly used for building robust and scalable web app</w:t>
      </w:r>
      <w:r>
        <w:rPr>
          <w:sz w:val="28"/>
          <w:szCs w:val="28"/>
        </w:rPr>
        <w:t>lication</w:t>
      </w:r>
    </w:p>
    <w:p w14:paraId="4AE0DBE9" w14:textId="37B80CAC" w:rsidR="006C3158" w:rsidRPr="002C0F05" w:rsidRDefault="00B45E70" w:rsidP="002019D5">
      <w:pPr>
        <w:pStyle w:val="Heading3"/>
        <w:tabs>
          <w:tab w:val="left" w:pos="924"/>
        </w:tabs>
        <w:spacing w:before="0" w:line="360" w:lineRule="auto"/>
        <w:ind w:left="0" w:right="-2369"/>
        <w:rPr>
          <w:sz w:val="28"/>
          <w:szCs w:val="28"/>
        </w:rPr>
        <w:sectPr w:rsidR="006C3158" w:rsidRPr="002C0F05" w:rsidSect="008A587F">
          <w:type w:val="continuous"/>
          <w:pgSz w:w="11930" w:h="16860"/>
          <w:pgMar w:top="1480" w:right="1275" w:bottom="280" w:left="992" w:header="0" w:footer="1022" w:gutter="0"/>
          <w:cols w:num="2" w:space="1" w:equalWidth="0">
            <w:col w:w="2581" w:space="496"/>
            <w:col w:w="6586"/>
          </w:cols>
        </w:sectPr>
      </w:pPr>
      <w:r w:rsidRPr="002C0F05">
        <w:rPr>
          <w:spacing w:val="-2"/>
          <w:sz w:val="28"/>
          <w:szCs w:val="28"/>
        </w:rPr>
        <w:t xml:space="preserve"> 3.3    </w:t>
      </w:r>
      <w:r w:rsidR="008A587F" w:rsidRPr="002C0F05">
        <w:rPr>
          <w:spacing w:val="-2"/>
          <w:sz w:val="28"/>
          <w:szCs w:val="28"/>
        </w:rPr>
        <w:t>MODULE</w:t>
      </w:r>
      <w:r w:rsidR="002019D5">
        <w:rPr>
          <w:spacing w:val="-2"/>
          <w:sz w:val="28"/>
          <w:szCs w:val="28"/>
        </w:rPr>
        <w:t>S</w:t>
      </w:r>
    </w:p>
    <w:p w14:paraId="437C1157" w14:textId="7AC2B754" w:rsidR="006C3158" w:rsidRPr="002C0F05" w:rsidRDefault="006C3158" w:rsidP="002C0F05">
      <w:pPr>
        <w:pStyle w:val="Heading6"/>
        <w:spacing w:line="360" w:lineRule="auto"/>
        <w:ind w:left="0"/>
        <w:rPr>
          <w:sz w:val="28"/>
          <w:szCs w:val="28"/>
        </w:rPr>
      </w:pPr>
    </w:p>
    <w:p w14:paraId="30C83080" w14:textId="77777777" w:rsidR="008A587F" w:rsidRPr="002C0F05" w:rsidRDefault="008A587F" w:rsidP="002C0F05">
      <w:pPr>
        <w:pStyle w:val="BodyText"/>
        <w:spacing w:before="67" w:line="360" w:lineRule="auto"/>
        <w:ind w:right="155"/>
        <w:jc w:val="both"/>
        <w:rPr>
          <w:sz w:val="28"/>
          <w:szCs w:val="28"/>
        </w:rPr>
      </w:pPr>
      <w:r w:rsidRPr="002C0F05">
        <w:rPr>
          <w:sz w:val="28"/>
          <w:szCs w:val="28"/>
        </w:rPr>
        <w:t>The platform is divided into various modules, each serving a specific function:</w:t>
      </w:r>
    </w:p>
    <w:p w14:paraId="372FFFE2" w14:textId="77777777" w:rsidR="00B45E70" w:rsidRPr="002C0F05" w:rsidRDefault="00B45E70" w:rsidP="002C0F05">
      <w:pPr>
        <w:pStyle w:val="BodyText"/>
        <w:spacing w:before="67" w:line="360" w:lineRule="auto"/>
        <w:ind w:right="155"/>
        <w:jc w:val="both"/>
        <w:rPr>
          <w:sz w:val="28"/>
          <w:szCs w:val="28"/>
          <w:lang w:val="en-IN"/>
        </w:rPr>
      </w:pPr>
      <w:r w:rsidRPr="002C0F05">
        <w:rPr>
          <w:sz w:val="28"/>
          <w:szCs w:val="28"/>
          <w:lang w:val="en-IN"/>
        </w:rPr>
        <w:t>A Farmer-to-Consumer web application is structured into several functional modules to streamline operations, enhance user experience, and ensure scalability.</w:t>
      </w:r>
    </w:p>
    <w:p w14:paraId="477861C2" w14:textId="6B9D7915" w:rsidR="00B45E70" w:rsidRPr="002C0F05" w:rsidRDefault="00B45E70" w:rsidP="002C0F05">
      <w:pPr>
        <w:pStyle w:val="BodyText"/>
        <w:spacing w:before="67" w:line="360" w:lineRule="auto"/>
        <w:ind w:right="155"/>
        <w:jc w:val="both"/>
        <w:rPr>
          <w:sz w:val="28"/>
          <w:szCs w:val="28"/>
          <w:lang w:val="en-IN"/>
        </w:rPr>
      </w:pPr>
      <w:r w:rsidRPr="002C0F05">
        <w:rPr>
          <w:sz w:val="28"/>
          <w:szCs w:val="28"/>
          <w:lang w:val="en-IN"/>
        </w:rPr>
        <w:t>1. </w:t>
      </w:r>
      <w:r w:rsidRPr="002C0F05">
        <w:rPr>
          <w:b/>
          <w:bCs/>
          <w:sz w:val="28"/>
          <w:szCs w:val="28"/>
          <w:lang w:val="en-IN"/>
        </w:rPr>
        <w:t>FarmerModule</w:t>
      </w:r>
      <w:r w:rsidRPr="002C0F05">
        <w:rPr>
          <w:sz w:val="28"/>
          <w:szCs w:val="28"/>
          <w:lang w:val="en-IN"/>
        </w:rPr>
        <w:t>:</w:t>
      </w:r>
      <w:r w:rsidRPr="002C0F05">
        <w:rPr>
          <w:sz w:val="28"/>
          <w:szCs w:val="28"/>
          <w:lang w:val="en-IN"/>
        </w:rPr>
        <w:br/>
        <w:t>This module enables farmers to register, manage their profiles, and list agricultural products with details like name, price, quantity, and images. They can also manage orders by accepting, rejecting, or marking them as fulfilled.</w:t>
      </w:r>
    </w:p>
    <w:p w14:paraId="704B3574" w14:textId="74054056" w:rsidR="00B45E70" w:rsidRPr="002C0F05" w:rsidRDefault="00B45E70" w:rsidP="002C0F05">
      <w:pPr>
        <w:pStyle w:val="BodyText"/>
        <w:spacing w:before="67" w:line="360" w:lineRule="auto"/>
        <w:ind w:right="155"/>
        <w:jc w:val="both"/>
        <w:rPr>
          <w:sz w:val="28"/>
          <w:szCs w:val="28"/>
          <w:lang w:val="en-IN"/>
        </w:rPr>
      </w:pPr>
      <w:r w:rsidRPr="002C0F05">
        <w:rPr>
          <w:sz w:val="28"/>
          <w:szCs w:val="28"/>
          <w:lang w:val="en-IN"/>
        </w:rPr>
        <w:t>2. </w:t>
      </w:r>
      <w:r w:rsidRPr="002C0F05">
        <w:rPr>
          <w:b/>
          <w:bCs/>
          <w:sz w:val="28"/>
          <w:szCs w:val="28"/>
          <w:lang w:val="en-IN"/>
        </w:rPr>
        <w:t>ConsumerModule</w:t>
      </w:r>
      <w:r w:rsidRPr="002C0F05">
        <w:rPr>
          <w:sz w:val="28"/>
          <w:szCs w:val="28"/>
          <w:lang w:val="en-IN"/>
        </w:rPr>
        <w:t>:</w:t>
      </w:r>
      <w:r w:rsidRPr="002C0F05">
        <w:rPr>
          <w:sz w:val="28"/>
          <w:szCs w:val="28"/>
          <w:lang w:val="en-IN"/>
        </w:rPr>
        <w:br/>
        <w:t>Consumers can register, browse products, filter by category or location, and view detailed product pages. This module also includes cart functionality, order placement, payment integration, and order tracking. Consumers can rate products and leave feedback for farmers.</w:t>
      </w:r>
    </w:p>
    <w:p w14:paraId="104E8526" w14:textId="0250E246" w:rsidR="00B45E70" w:rsidRDefault="00B45E70" w:rsidP="002C0F05">
      <w:pPr>
        <w:pStyle w:val="BodyText"/>
        <w:spacing w:before="67" w:line="360" w:lineRule="auto"/>
        <w:ind w:right="155"/>
        <w:jc w:val="both"/>
        <w:rPr>
          <w:sz w:val="28"/>
          <w:szCs w:val="28"/>
          <w:lang w:val="en-IN"/>
        </w:rPr>
      </w:pPr>
      <w:r w:rsidRPr="002C0F05">
        <w:rPr>
          <w:sz w:val="28"/>
          <w:szCs w:val="28"/>
          <w:lang w:val="en-IN"/>
        </w:rPr>
        <w:t>3. </w:t>
      </w:r>
      <w:r w:rsidRPr="002C0F05">
        <w:rPr>
          <w:b/>
          <w:bCs/>
          <w:sz w:val="28"/>
          <w:szCs w:val="28"/>
          <w:lang w:val="en-IN"/>
        </w:rPr>
        <w:t>AdminModule</w:t>
      </w:r>
      <w:r w:rsidRPr="002C0F05">
        <w:rPr>
          <w:sz w:val="28"/>
          <w:szCs w:val="28"/>
          <w:lang w:val="en-IN"/>
        </w:rPr>
        <w:t>:</w:t>
      </w:r>
      <w:r w:rsidRPr="002C0F05">
        <w:rPr>
          <w:sz w:val="28"/>
          <w:szCs w:val="28"/>
          <w:lang w:val="en-IN"/>
        </w:rPr>
        <w:br/>
        <w:t>Admins oversee platform activities, including user management (approve/reject farmers), product moderation, order monitoring, and handling complaints or reports. The admin dashboard provides insights into sales, user activity, and system health.</w:t>
      </w:r>
    </w:p>
    <w:p w14:paraId="4F9FC16D" w14:textId="77777777" w:rsidR="002C0F05" w:rsidRPr="002C0F05" w:rsidRDefault="002C0F05" w:rsidP="002C0F05">
      <w:pPr>
        <w:pStyle w:val="BodyText"/>
        <w:spacing w:before="67" w:line="360" w:lineRule="auto"/>
        <w:ind w:right="155"/>
        <w:jc w:val="both"/>
        <w:rPr>
          <w:sz w:val="28"/>
          <w:szCs w:val="28"/>
          <w:lang w:val="en-IN"/>
        </w:rPr>
      </w:pPr>
      <w:r w:rsidRPr="002C0F05">
        <w:rPr>
          <w:sz w:val="28"/>
          <w:szCs w:val="28"/>
          <w:lang w:val="en-IN"/>
        </w:rPr>
        <w:t>4. </w:t>
      </w:r>
      <w:r w:rsidRPr="002C0F05">
        <w:rPr>
          <w:b/>
          <w:bCs/>
          <w:sz w:val="28"/>
          <w:szCs w:val="28"/>
          <w:lang w:val="en-IN"/>
        </w:rPr>
        <w:t>PaymentModule</w:t>
      </w:r>
      <w:r w:rsidRPr="002C0F05">
        <w:rPr>
          <w:sz w:val="28"/>
          <w:szCs w:val="28"/>
          <w:lang w:val="en-IN"/>
        </w:rPr>
        <w:t>:</w:t>
      </w:r>
      <w:r w:rsidRPr="002C0F05">
        <w:rPr>
          <w:sz w:val="28"/>
          <w:szCs w:val="28"/>
          <w:lang w:val="en-IN"/>
        </w:rPr>
        <w:br/>
        <w:t>This module integrates payment gateways (e.g., Razorpay or Stripe) for secure transactions. It manages invoices, payment records, and refunds, ensuring a seamless and safe checkout experience.</w:t>
      </w:r>
    </w:p>
    <w:p w14:paraId="3ECC4312" w14:textId="77777777" w:rsidR="002C0F05" w:rsidRPr="002C0F05" w:rsidRDefault="002C0F05" w:rsidP="002C0F05">
      <w:pPr>
        <w:pStyle w:val="BodyText"/>
        <w:spacing w:before="67" w:line="360" w:lineRule="auto"/>
        <w:ind w:right="155"/>
        <w:jc w:val="both"/>
        <w:rPr>
          <w:sz w:val="28"/>
          <w:szCs w:val="28"/>
          <w:lang w:val="en-IN"/>
        </w:rPr>
      </w:pPr>
      <w:r w:rsidRPr="002C0F05">
        <w:rPr>
          <w:sz w:val="28"/>
          <w:szCs w:val="28"/>
          <w:lang w:val="en-IN"/>
        </w:rPr>
        <w:lastRenderedPageBreak/>
        <w:t>5. </w:t>
      </w:r>
      <w:r w:rsidRPr="002C0F05">
        <w:rPr>
          <w:b/>
          <w:bCs/>
          <w:sz w:val="28"/>
          <w:szCs w:val="28"/>
          <w:lang w:val="en-IN"/>
        </w:rPr>
        <w:t>Order&amp;DeliveryModule</w:t>
      </w:r>
      <w:r w:rsidRPr="002C0F05">
        <w:rPr>
          <w:sz w:val="28"/>
          <w:szCs w:val="28"/>
          <w:lang w:val="en-IN"/>
        </w:rPr>
        <w:t>:</w:t>
      </w:r>
      <w:r w:rsidRPr="002C0F05">
        <w:rPr>
          <w:sz w:val="28"/>
          <w:szCs w:val="28"/>
          <w:lang w:val="en-IN"/>
        </w:rPr>
        <w:br/>
        <w:t>Handles the end-to-end order process, including cart management, address handling, and real-time order status updates. It can also be integrated with delivery partners for logistics.</w:t>
      </w:r>
    </w:p>
    <w:p w14:paraId="3D35E687" w14:textId="77777777" w:rsidR="002C0F05" w:rsidRPr="002C0F05" w:rsidRDefault="002C0F05" w:rsidP="002C0F05">
      <w:pPr>
        <w:pStyle w:val="BodyText"/>
        <w:spacing w:before="67" w:line="360" w:lineRule="auto"/>
        <w:ind w:right="155"/>
        <w:jc w:val="both"/>
        <w:rPr>
          <w:sz w:val="28"/>
          <w:szCs w:val="28"/>
          <w:lang w:val="en-IN"/>
        </w:rPr>
      </w:pPr>
      <w:r w:rsidRPr="002C0F05">
        <w:rPr>
          <w:sz w:val="28"/>
          <w:szCs w:val="28"/>
          <w:lang w:val="en-IN"/>
        </w:rPr>
        <w:t>6. </w:t>
      </w:r>
      <w:r w:rsidRPr="002C0F05">
        <w:rPr>
          <w:b/>
          <w:bCs/>
          <w:sz w:val="28"/>
          <w:szCs w:val="28"/>
          <w:lang w:val="en-IN"/>
        </w:rPr>
        <w:t>NotificationModule</w:t>
      </w:r>
      <w:r w:rsidRPr="002C0F05">
        <w:rPr>
          <w:sz w:val="28"/>
          <w:szCs w:val="28"/>
          <w:lang w:val="en-IN"/>
        </w:rPr>
        <w:t>:</w:t>
      </w:r>
      <w:r w:rsidRPr="002C0F05">
        <w:rPr>
          <w:sz w:val="28"/>
          <w:szCs w:val="28"/>
          <w:lang w:val="en-IN"/>
        </w:rPr>
        <w:br/>
        <w:t>Provides real-time alerts for order updates, promotional messages, and system notifications via email, SMS, or push notifications.</w:t>
      </w:r>
    </w:p>
    <w:p w14:paraId="57D98C7A" w14:textId="77777777" w:rsidR="002C0F05" w:rsidRPr="002C0F05" w:rsidRDefault="002C0F05" w:rsidP="002C0F05">
      <w:pPr>
        <w:pStyle w:val="BodyText"/>
        <w:spacing w:before="67" w:line="360" w:lineRule="auto"/>
        <w:ind w:right="155"/>
        <w:jc w:val="both"/>
        <w:rPr>
          <w:sz w:val="28"/>
          <w:szCs w:val="28"/>
          <w:lang w:val="en-IN"/>
        </w:rPr>
      </w:pPr>
      <w:r w:rsidRPr="002C0F05">
        <w:rPr>
          <w:sz w:val="28"/>
          <w:szCs w:val="28"/>
          <w:lang w:val="en-IN"/>
        </w:rPr>
        <w:t>7. </w:t>
      </w:r>
      <w:r w:rsidRPr="002C0F05">
        <w:rPr>
          <w:b/>
          <w:bCs/>
          <w:sz w:val="28"/>
          <w:szCs w:val="28"/>
          <w:lang w:val="en-IN"/>
        </w:rPr>
        <w:t>Authentication&amp;SecurityModule</w:t>
      </w:r>
      <w:r w:rsidRPr="002C0F05">
        <w:rPr>
          <w:sz w:val="28"/>
          <w:szCs w:val="28"/>
          <w:lang w:val="en-IN"/>
        </w:rPr>
        <w:t>:</w:t>
      </w:r>
      <w:r w:rsidRPr="002C0F05">
        <w:rPr>
          <w:sz w:val="28"/>
          <w:szCs w:val="28"/>
          <w:lang w:val="en-IN"/>
        </w:rPr>
        <w:br/>
        <w:t>Ensures secure login, role-based access (farmer, consumer, admin), and token-based authentication using JWT. Includes password reset and optional social login.</w:t>
      </w:r>
    </w:p>
    <w:p w14:paraId="1CBB119F" w14:textId="21569D03" w:rsidR="002C0F05" w:rsidRDefault="002C0F05" w:rsidP="002C0F05">
      <w:pPr>
        <w:pStyle w:val="BodyText"/>
        <w:spacing w:before="67" w:line="360" w:lineRule="auto"/>
        <w:ind w:right="155"/>
        <w:jc w:val="both"/>
        <w:rPr>
          <w:sz w:val="28"/>
          <w:szCs w:val="28"/>
          <w:lang w:val="en-IN"/>
        </w:rPr>
      </w:pPr>
      <w:r w:rsidRPr="002C0F05">
        <w:rPr>
          <w:sz w:val="28"/>
          <w:szCs w:val="28"/>
          <w:lang w:val="en-IN"/>
        </w:rPr>
        <w:t>8. </w:t>
      </w:r>
      <w:r w:rsidRPr="002C0F05">
        <w:rPr>
          <w:b/>
          <w:bCs/>
          <w:sz w:val="28"/>
          <w:szCs w:val="28"/>
          <w:lang w:val="en-IN"/>
        </w:rPr>
        <w:t>Review&amp;FeedbackModule</w:t>
      </w:r>
      <w:r w:rsidRPr="002C0F05">
        <w:rPr>
          <w:sz w:val="28"/>
          <w:szCs w:val="28"/>
          <w:lang w:val="en-IN"/>
        </w:rPr>
        <w:t>:</w:t>
      </w:r>
      <w:r w:rsidRPr="002C0F05">
        <w:rPr>
          <w:sz w:val="28"/>
          <w:szCs w:val="28"/>
          <w:lang w:val="en-IN"/>
        </w:rPr>
        <w:br/>
        <w:t>Allows consumers to rate products and leave feedback, helping build trust and improve product quality.</w:t>
      </w:r>
    </w:p>
    <w:p w14:paraId="6327F411" w14:textId="77777777" w:rsidR="002C0F05" w:rsidRPr="002C0F05" w:rsidRDefault="002C0F05" w:rsidP="002C0F05">
      <w:pPr>
        <w:pStyle w:val="BodyText"/>
        <w:spacing w:before="67" w:line="360" w:lineRule="auto"/>
        <w:ind w:left="0" w:right="155"/>
        <w:jc w:val="both"/>
        <w:rPr>
          <w:sz w:val="28"/>
          <w:szCs w:val="28"/>
          <w:lang w:val="en-IN"/>
        </w:rPr>
      </w:pPr>
    </w:p>
    <w:tbl>
      <w:tblPr>
        <w:tblW w:w="9674" w:type="dxa"/>
        <w:tblCellSpacing w:w="15" w:type="dxa"/>
        <w:tblCellMar>
          <w:top w:w="15" w:type="dxa"/>
          <w:left w:w="15" w:type="dxa"/>
          <w:bottom w:w="15" w:type="dxa"/>
          <w:right w:w="15" w:type="dxa"/>
        </w:tblCellMar>
        <w:tblLook w:val="04A0" w:firstRow="1" w:lastRow="0" w:firstColumn="1" w:lastColumn="0" w:noHBand="0" w:noVBand="1"/>
      </w:tblPr>
      <w:tblGrid>
        <w:gridCol w:w="1830"/>
        <w:gridCol w:w="2714"/>
        <w:gridCol w:w="5130"/>
      </w:tblGrid>
      <w:tr w:rsidR="00F20269" w:rsidRPr="00F20269" w14:paraId="20CFE849" w14:textId="77777777" w:rsidTr="008C0211">
        <w:trPr>
          <w:trHeight w:val="703"/>
          <w:tblHeader/>
          <w:tblCellSpacing w:w="15" w:type="dxa"/>
        </w:trPr>
        <w:tc>
          <w:tcPr>
            <w:tcW w:w="0" w:type="auto"/>
            <w:vAlign w:val="center"/>
            <w:hideMark/>
          </w:tcPr>
          <w:p w14:paraId="3B99EB07" w14:textId="77777777" w:rsidR="00F20269" w:rsidRPr="00F20269" w:rsidRDefault="00F20269" w:rsidP="002C0F05">
            <w:pPr>
              <w:pStyle w:val="BodyText"/>
              <w:spacing w:before="67" w:line="360" w:lineRule="auto"/>
              <w:ind w:right="155"/>
              <w:jc w:val="both"/>
              <w:rPr>
                <w:b/>
                <w:bCs/>
                <w:sz w:val="28"/>
                <w:szCs w:val="28"/>
                <w:lang w:val="en-IN"/>
              </w:rPr>
            </w:pPr>
            <w:r w:rsidRPr="00F20269">
              <w:rPr>
                <w:b/>
                <w:bCs/>
                <w:sz w:val="28"/>
                <w:szCs w:val="28"/>
                <w:lang w:val="en-IN"/>
              </w:rPr>
              <w:t>Role</w:t>
            </w:r>
          </w:p>
        </w:tc>
        <w:tc>
          <w:tcPr>
            <w:tcW w:w="0" w:type="auto"/>
            <w:vAlign w:val="center"/>
            <w:hideMark/>
          </w:tcPr>
          <w:p w14:paraId="1ADA39A0" w14:textId="77777777" w:rsidR="00F20269" w:rsidRPr="00F20269" w:rsidRDefault="00F20269" w:rsidP="002C0F05">
            <w:pPr>
              <w:pStyle w:val="BodyText"/>
              <w:spacing w:before="67" w:line="360" w:lineRule="auto"/>
              <w:ind w:right="155"/>
              <w:jc w:val="both"/>
              <w:rPr>
                <w:b/>
                <w:bCs/>
                <w:sz w:val="28"/>
                <w:szCs w:val="28"/>
                <w:lang w:val="en-IN"/>
              </w:rPr>
            </w:pPr>
            <w:r w:rsidRPr="00F20269">
              <w:rPr>
                <w:b/>
                <w:bCs/>
                <w:sz w:val="28"/>
                <w:szCs w:val="28"/>
                <w:lang w:val="en-IN"/>
              </w:rPr>
              <w:t>Description</w:t>
            </w:r>
          </w:p>
        </w:tc>
        <w:tc>
          <w:tcPr>
            <w:tcW w:w="0" w:type="auto"/>
            <w:vAlign w:val="center"/>
            <w:hideMark/>
          </w:tcPr>
          <w:p w14:paraId="40E15D95" w14:textId="77777777" w:rsidR="00F20269" w:rsidRPr="00F20269" w:rsidRDefault="00F20269" w:rsidP="002C0F05">
            <w:pPr>
              <w:pStyle w:val="BodyText"/>
              <w:spacing w:before="67" w:line="360" w:lineRule="auto"/>
              <w:ind w:right="155"/>
              <w:jc w:val="both"/>
              <w:rPr>
                <w:b/>
                <w:bCs/>
                <w:sz w:val="28"/>
                <w:szCs w:val="28"/>
                <w:lang w:val="en-IN"/>
              </w:rPr>
            </w:pPr>
            <w:r w:rsidRPr="00F20269">
              <w:rPr>
                <w:b/>
                <w:bCs/>
                <w:sz w:val="28"/>
                <w:szCs w:val="28"/>
                <w:lang w:val="en-IN"/>
              </w:rPr>
              <w:t>Key Permissions</w:t>
            </w:r>
          </w:p>
        </w:tc>
      </w:tr>
      <w:tr w:rsidR="00F20269" w:rsidRPr="00F20269" w14:paraId="1E55D2D9" w14:textId="77777777" w:rsidTr="008C0211">
        <w:trPr>
          <w:trHeight w:val="1329"/>
          <w:tblCellSpacing w:w="15" w:type="dxa"/>
        </w:trPr>
        <w:tc>
          <w:tcPr>
            <w:tcW w:w="0" w:type="auto"/>
            <w:vAlign w:val="center"/>
            <w:hideMark/>
          </w:tcPr>
          <w:p w14:paraId="630EF31D" w14:textId="77777777" w:rsidR="00F20269" w:rsidRPr="00F20269" w:rsidRDefault="00F20269" w:rsidP="002C0F05">
            <w:pPr>
              <w:pStyle w:val="BodyText"/>
              <w:spacing w:before="67" w:line="360" w:lineRule="auto"/>
              <w:ind w:right="155"/>
              <w:jc w:val="both"/>
              <w:rPr>
                <w:sz w:val="28"/>
                <w:szCs w:val="28"/>
                <w:lang w:val="en-IN"/>
              </w:rPr>
            </w:pPr>
            <w:r w:rsidRPr="00F20269">
              <w:rPr>
                <w:sz w:val="28"/>
                <w:szCs w:val="28"/>
                <w:lang w:val="en-IN"/>
              </w:rPr>
              <w:t>Admin</w:t>
            </w:r>
          </w:p>
        </w:tc>
        <w:tc>
          <w:tcPr>
            <w:tcW w:w="0" w:type="auto"/>
            <w:vAlign w:val="center"/>
            <w:hideMark/>
          </w:tcPr>
          <w:p w14:paraId="4F917B06" w14:textId="77777777" w:rsidR="00F20269" w:rsidRPr="00F20269" w:rsidRDefault="00F20269" w:rsidP="002C0F05">
            <w:pPr>
              <w:pStyle w:val="BodyText"/>
              <w:spacing w:before="67" w:line="360" w:lineRule="auto"/>
              <w:ind w:right="155"/>
              <w:jc w:val="both"/>
              <w:rPr>
                <w:sz w:val="28"/>
                <w:szCs w:val="28"/>
                <w:lang w:val="en-IN"/>
              </w:rPr>
            </w:pPr>
            <w:r w:rsidRPr="00F20269">
              <w:rPr>
                <w:sz w:val="28"/>
                <w:szCs w:val="28"/>
                <w:lang w:val="en-IN"/>
              </w:rPr>
              <w:t>System administrator</w:t>
            </w:r>
          </w:p>
        </w:tc>
        <w:tc>
          <w:tcPr>
            <w:tcW w:w="0" w:type="auto"/>
            <w:vAlign w:val="center"/>
            <w:hideMark/>
          </w:tcPr>
          <w:p w14:paraId="1B2966B4" w14:textId="77777777" w:rsidR="00F20269" w:rsidRPr="00F20269" w:rsidRDefault="00F20269" w:rsidP="002C0F05">
            <w:pPr>
              <w:pStyle w:val="BodyText"/>
              <w:spacing w:before="67" w:line="360" w:lineRule="auto"/>
              <w:ind w:right="155"/>
              <w:jc w:val="both"/>
              <w:rPr>
                <w:sz w:val="28"/>
                <w:szCs w:val="28"/>
                <w:lang w:val="en-IN"/>
              </w:rPr>
            </w:pPr>
            <w:r w:rsidRPr="00F20269">
              <w:rPr>
                <w:sz w:val="28"/>
                <w:szCs w:val="28"/>
                <w:lang w:val="en-IN"/>
              </w:rPr>
              <w:t>Manage users, view stats, moderate content</w:t>
            </w:r>
          </w:p>
        </w:tc>
      </w:tr>
      <w:tr w:rsidR="00F20269" w:rsidRPr="00F20269" w14:paraId="464E6605" w14:textId="77777777" w:rsidTr="008C0211">
        <w:trPr>
          <w:trHeight w:val="1329"/>
          <w:tblCellSpacing w:w="15" w:type="dxa"/>
        </w:trPr>
        <w:tc>
          <w:tcPr>
            <w:tcW w:w="0" w:type="auto"/>
            <w:vAlign w:val="center"/>
            <w:hideMark/>
          </w:tcPr>
          <w:p w14:paraId="5D867EEF" w14:textId="77777777" w:rsidR="00F20269" w:rsidRPr="00F20269" w:rsidRDefault="00F20269" w:rsidP="002C0F05">
            <w:pPr>
              <w:pStyle w:val="BodyText"/>
              <w:spacing w:before="67" w:line="360" w:lineRule="auto"/>
              <w:ind w:right="155"/>
              <w:jc w:val="both"/>
              <w:rPr>
                <w:sz w:val="28"/>
                <w:szCs w:val="28"/>
                <w:lang w:val="en-IN"/>
              </w:rPr>
            </w:pPr>
            <w:r w:rsidRPr="00F20269">
              <w:rPr>
                <w:sz w:val="28"/>
                <w:szCs w:val="28"/>
                <w:lang w:val="en-IN"/>
              </w:rPr>
              <w:t>Farmer</w:t>
            </w:r>
          </w:p>
        </w:tc>
        <w:tc>
          <w:tcPr>
            <w:tcW w:w="0" w:type="auto"/>
            <w:vAlign w:val="center"/>
            <w:hideMark/>
          </w:tcPr>
          <w:p w14:paraId="0BC08832" w14:textId="77777777" w:rsidR="00F20269" w:rsidRPr="00F20269" w:rsidRDefault="00F20269" w:rsidP="002C0F05">
            <w:pPr>
              <w:pStyle w:val="BodyText"/>
              <w:spacing w:before="67" w:line="360" w:lineRule="auto"/>
              <w:ind w:right="155"/>
              <w:jc w:val="both"/>
              <w:rPr>
                <w:sz w:val="28"/>
                <w:szCs w:val="28"/>
                <w:lang w:val="en-IN"/>
              </w:rPr>
            </w:pPr>
            <w:r w:rsidRPr="00F20269">
              <w:rPr>
                <w:sz w:val="28"/>
                <w:szCs w:val="28"/>
                <w:lang w:val="en-IN"/>
              </w:rPr>
              <w:t>Registered crop seller</w:t>
            </w:r>
          </w:p>
        </w:tc>
        <w:tc>
          <w:tcPr>
            <w:tcW w:w="0" w:type="auto"/>
            <w:vAlign w:val="center"/>
            <w:hideMark/>
          </w:tcPr>
          <w:p w14:paraId="743592D2" w14:textId="77777777" w:rsidR="00F20269" w:rsidRPr="00F20269" w:rsidRDefault="00F20269" w:rsidP="002C0F05">
            <w:pPr>
              <w:pStyle w:val="BodyText"/>
              <w:spacing w:before="67" w:line="360" w:lineRule="auto"/>
              <w:ind w:right="155"/>
              <w:jc w:val="both"/>
              <w:rPr>
                <w:sz w:val="28"/>
                <w:szCs w:val="28"/>
                <w:lang w:val="en-IN"/>
              </w:rPr>
            </w:pPr>
            <w:r w:rsidRPr="00F20269">
              <w:rPr>
                <w:sz w:val="28"/>
                <w:szCs w:val="28"/>
                <w:lang w:val="en-IN"/>
              </w:rPr>
              <w:t>List crops, view orders, respond to holds, chat with buyers</w:t>
            </w:r>
          </w:p>
        </w:tc>
      </w:tr>
      <w:tr w:rsidR="00F20269" w:rsidRPr="00F20269" w14:paraId="283A298D" w14:textId="77777777" w:rsidTr="008C0211">
        <w:trPr>
          <w:trHeight w:val="1345"/>
          <w:tblCellSpacing w:w="15" w:type="dxa"/>
        </w:trPr>
        <w:tc>
          <w:tcPr>
            <w:tcW w:w="0" w:type="auto"/>
            <w:vAlign w:val="center"/>
            <w:hideMark/>
          </w:tcPr>
          <w:p w14:paraId="48AC9EAA" w14:textId="77777777" w:rsidR="00F20269" w:rsidRPr="00F20269" w:rsidRDefault="00F20269" w:rsidP="002C0F05">
            <w:pPr>
              <w:pStyle w:val="BodyText"/>
              <w:spacing w:before="67" w:line="360" w:lineRule="auto"/>
              <w:ind w:right="155"/>
              <w:jc w:val="both"/>
              <w:rPr>
                <w:sz w:val="28"/>
                <w:szCs w:val="28"/>
                <w:lang w:val="en-IN"/>
              </w:rPr>
            </w:pPr>
            <w:r w:rsidRPr="00F20269">
              <w:rPr>
                <w:sz w:val="28"/>
                <w:szCs w:val="28"/>
                <w:lang w:val="en-IN"/>
              </w:rPr>
              <w:t>Consumer</w:t>
            </w:r>
          </w:p>
        </w:tc>
        <w:tc>
          <w:tcPr>
            <w:tcW w:w="0" w:type="auto"/>
            <w:vAlign w:val="center"/>
            <w:hideMark/>
          </w:tcPr>
          <w:p w14:paraId="214FB939" w14:textId="77777777" w:rsidR="00F20269" w:rsidRPr="00F20269" w:rsidRDefault="00F20269" w:rsidP="002C0F05">
            <w:pPr>
              <w:pStyle w:val="BodyText"/>
              <w:spacing w:before="67" w:line="360" w:lineRule="auto"/>
              <w:ind w:right="155"/>
              <w:jc w:val="both"/>
              <w:rPr>
                <w:sz w:val="28"/>
                <w:szCs w:val="28"/>
                <w:lang w:val="en-IN"/>
              </w:rPr>
            </w:pPr>
            <w:r w:rsidRPr="00F20269">
              <w:rPr>
                <w:sz w:val="28"/>
                <w:szCs w:val="28"/>
                <w:lang w:val="en-IN"/>
              </w:rPr>
              <w:t>End user / crop buyer</w:t>
            </w:r>
          </w:p>
        </w:tc>
        <w:tc>
          <w:tcPr>
            <w:tcW w:w="0" w:type="auto"/>
            <w:vAlign w:val="center"/>
            <w:hideMark/>
          </w:tcPr>
          <w:p w14:paraId="0A8194E7" w14:textId="77777777" w:rsidR="00F20269" w:rsidRPr="00F20269" w:rsidRDefault="00F20269" w:rsidP="002C0F05">
            <w:pPr>
              <w:pStyle w:val="BodyText"/>
              <w:spacing w:before="67" w:line="360" w:lineRule="auto"/>
              <w:ind w:right="155"/>
              <w:jc w:val="both"/>
              <w:rPr>
                <w:sz w:val="28"/>
                <w:szCs w:val="28"/>
                <w:lang w:val="en-IN"/>
              </w:rPr>
            </w:pPr>
            <w:r w:rsidRPr="00F20269">
              <w:rPr>
                <w:sz w:val="28"/>
                <w:szCs w:val="28"/>
                <w:lang w:val="en-IN"/>
              </w:rPr>
              <w:t>Browse crops, place holds/orders, send feedback</w:t>
            </w:r>
          </w:p>
        </w:tc>
      </w:tr>
    </w:tbl>
    <w:p w14:paraId="631B7EBC" w14:textId="7D53F574" w:rsidR="00F20269" w:rsidRPr="002C0F05" w:rsidRDefault="00F20269" w:rsidP="002C0F05">
      <w:pPr>
        <w:pStyle w:val="BodyText"/>
        <w:spacing w:before="67" w:line="360" w:lineRule="auto"/>
        <w:ind w:right="155"/>
        <w:jc w:val="both"/>
        <w:rPr>
          <w:b/>
          <w:bCs/>
          <w:sz w:val="28"/>
          <w:szCs w:val="28"/>
          <w:lang w:val="en-IN"/>
        </w:rPr>
      </w:pPr>
      <w:r w:rsidRPr="002C0F05">
        <w:rPr>
          <w:sz w:val="28"/>
          <w:szCs w:val="28"/>
          <w:lang w:val="en-IN"/>
        </w:rPr>
        <w:t xml:space="preserve">                       </w:t>
      </w:r>
      <w:r w:rsidRPr="002C0F05">
        <w:rPr>
          <w:b/>
          <w:bCs/>
          <w:sz w:val="28"/>
          <w:szCs w:val="28"/>
          <w:lang w:val="en-IN"/>
        </w:rPr>
        <w:t xml:space="preserve">Table 3.3 </w:t>
      </w:r>
      <w:r w:rsidRPr="002C0F05">
        <w:rPr>
          <w:b/>
          <w:bCs/>
          <w:sz w:val="28"/>
          <w:szCs w:val="28"/>
        </w:rPr>
        <w:t>User Roles and Permissions</w:t>
      </w:r>
    </w:p>
    <w:p w14:paraId="52D37A07" w14:textId="77777777" w:rsidR="008C0211" w:rsidRDefault="008C0211" w:rsidP="002019D5">
      <w:pPr>
        <w:pStyle w:val="Heading3"/>
        <w:tabs>
          <w:tab w:val="left" w:pos="994"/>
        </w:tabs>
        <w:spacing w:line="360" w:lineRule="auto"/>
        <w:ind w:left="442"/>
        <w:rPr>
          <w:b w:val="0"/>
          <w:bCs w:val="0"/>
          <w:spacing w:val="-5"/>
          <w:sz w:val="28"/>
          <w:szCs w:val="28"/>
        </w:rPr>
      </w:pPr>
    </w:p>
    <w:p w14:paraId="2CCDCBC5" w14:textId="77777777" w:rsidR="008C0211" w:rsidRDefault="008C0211" w:rsidP="002019D5">
      <w:pPr>
        <w:pStyle w:val="Heading3"/>
        <w:tabs>
          <w:tab w:val="left" w:pos="994"/>
        </w:tabs>
        <w:spacing w:line="360" w:lineRule="auto"/>
        <w:ind w:left="442"/>
        <w:rPr>
          <w:b w:val="0"/>
          <w:bCs w:val="0"/>
          <w:spacing w:val="-5"/>
          <w:sz w:val="28"/>
          <w:szCs w:val="28"/>
        </w:rPr>
      </w:pPr>
    </w:p>
    <w:p w14:paraId="51511885" w14:textId="77777777" w:rsidR="008C0211" w:rsidRDefault="008C0211" w:rsidP="002019D5">
      <w:pPr>
        <w:pStyle w:val="Heading3"/>
        <w:tabs>
          <w:tab w:val="left" w:pos="994"/>
        </w:tabs>
        <w:spacing w:line="360" w:lineRule="auto"/>
        <w:ind w:left="442"/>
        <w:rPr>
          <w:b w:val="0"/>
          <w:bCs w:val="0"/>
          <w:spacing w:val="-5"/>
          <w:sz w:val="28"/>
          <w:szCs w:val="28"/>
        </w:rPr>
      </w:pPr>
    </w:p>
    <w:p w14:paraId="71B09FFA" w14:textId="77777777" w:rsidR="008C0211" w:rsidRDefault="008C0211" w:rsidP="002019D5">
      <w:pPr>
        <w:pStyle w:val="Heading3"/>
        <w:tabs>
          <w:tab w:val="left" w:pos="994"/>
        </w:tabs>
        <w:spacing w:line="360" w:lineRule="auto"/>
        <w:ind w:left="442"/>
        <w:rPr>
          <w:b w:val="0"/>
          <w:bCs w:val="0"/>
          <w:spacing w:val="-5"/>
          <w:sz w:val="28"/>
          <w:szCs w:val="28"/>
        </w:rPr>
      </w:pPr>
    </w:p>
    <w:p w14:paraId="41AD47E4" w14:textId="2F267704" w:rsidR="002019D5" w:rsidRPr="008C0211" w:rsidRDefault="002019D5" w:rsidP="002019D5">
      <w:pPr>
        <w:pStyle w:val="Heading3"/>
        <w:tabs>
          <w:tab w:val="left" w:pos="994"/>
        </w:tabs>
        <w:spacing w:line="360" w:lineRule="auto"/>
        <w:ind w:left="442"/>
        <w:rPr>
          <w:b w:val="0"/>
          <w:bCs w:val="0"/>
          <w:spacing w:val="-5"/>
          <w:sz w:val="28"/>
          <w:szCs w:val="28"/>
        </w:rPr>
      </w:pPr>
      <w:r w:rsidRPr="008C0211">
        <w:rPr>
          <w:b w:val="0"/>
          <w:bCs w:val="0"/>
          <w:spacing w:val="-5"/>
          <w:sz w:val="28"/>
          <w:szCs w:val="28"/>
        </w:rPr>
        <w:t>This table describes the roles and their corresponding descriptions and key permissions in a web application, likely an e-commerce platform for farmers to sell their crops directly to consumers.</w:t>
      </w:r>
    </w:p>
    <w:p w14:paraId="2FABC3AE" w14:textId="77777777" w:rsidR="002019D5" w:rsidRPr="008C0211" w:rsidRDefault="002019D5" w:rsidP="002019D5">
      <w:pPr>
        <w:pStyle w:val="Heading3"/>
        <w:tabs>
          <w:tab w:val="left" w:pos="994"/>
        </w:tabs>
        <w:spacing w:line="360" w:lineRule="auto"/>
        <w:ind w:left="442"/>
        <w:rPr>
          <w:b w:val="0"/>
          <w:bCs w:val="0"/>
          <w:spacing w:val="-5"/>
          <w:sz w:val="28"/>
          <w:szCs w:val="28"/>
        </w:rPr>
      </w:pPr>
    </w:p>
    <w:p w14:paraId="779EAAA0" w14:textId="7772BE62" w:rsidR="002019D5" w:rsidRPr="008C0211" w:rsidRDefault="002019D5" w:rsidP="008C0211">
      <w:pPr>
        <w:pStyle w:val="Heading3"/>
        <w:tabs>
          <w:tab w:val="left" w:pos="994"/>
        </w:tabs>
        <w:spacing w:line="360" w:lineRule="auto"/>
        <w:ind w:left="442"/>
        <w:rPr>
          <w:b w:val="0"/>
          <w:bCs w:val="0"/>
          <w:spacing w:val="-5"/>
          <w:sz w:val="28"/>
          <w:szCs w:val="28"/>
        </w:rPr>
      </w:pPr>
      <w:r w:rsidRPr="008C0211">
        <w:rPr>
          <w:b w:val="0"/>
          <w:bCs w:val="0"/>
          <w:spacing w:val="-5"/>
          <w:sz w:val="28"/>
          <w:szCs w:val="28"/>
        </w:rPr>
        <w:t>The three roles are:</w:t>
      </w:r>
    </w:p>
    <w:p w14:paraId="1D04C193" w14:textId="77777777" w:rsidR="002019D5" w:rsidRPr="008C0211" w:rsidRDefault="002019D5" w:rsidP="002019D5">
      <w:pPr>
        <w:pStyle w:val="Heading3"/>
        <w:tabs>
          <w:tab w:val="left" w:pos="994"/>
        </w:tabs>
        <w:spacing w:line="360" w:lineRule="auto"/>
        <w:ind w:left="442"/>
        <w:rPr>
          <w:b w:val="0"/>
          <w:bCs w:val="0"/>
          <w:spacing w:val="-5"/>
          <w:sz w:val="28"/>
          <w:szCs w:val="28"/>
        </w:rPr>
      </w:pPr>
      <w:r w:rsidRPr="008C0211">
        <w:rPr>
          <w:b w:val="0"/>
          <w:bCs w:val="0"/>
          <w:spacing w:val="-5"/>
          <w:sz w:val="28"/>
          <w:szCs w:val="28"/>
        </w:rPr>
        <w:t>1. Admin: The system administrator who has the highest level of access and control. Key permissions include:</w:t>
      </w:r>
    </w:p>
    <w:p w14:paraId="5A82EB35" w14:textId="77777777" w:rsidR="002019D5" w:rsidRPr="008C0211" w:rsidRDefault="002019D5" w:rsidP="002019D5">
      <w:pPr>
        <w:pStyle w:val="Heading3"/>
        <w:tabs>
          <w:tab w:val="left" w:pos="994"/>
        </w:tabs>
        <w:spacing w:line="360" w:lineRule="auto"/>
        <w:ind w:left="442"/>
        <w:rPr>
          <w:b w:val="0"/>
          <w:bCs w:val="0"/>
          <w:spacing w:val="-5"/>
          <w:sz w:val="28"/>
          <w:szCs w:val="28"/>
        </w:rPr>
      </w:pPr>
      <w:r w:rsidRPr="008C0211">
        <w:rPr>
          <w:b w:val="0"/>
          <w:bCs w:val="0"/>
          <w:spacing w:val="-5"/>
          <w:sz w:val="28"/>
          <w:szCs w:val="28"/>
        </w:rPr>
        <w:t xml:space="preserve">    - Managing users (e.g., creating, editing, deleting user accounts)</w:t>
      </w:r>
    </w:p>
    <w:p w14:paraId="6B86430B" w14:textId="77777777" w:rsidR="002019D5" w:rsidRPr="008C0211" w:rsidRDefault="002019D5" w:rsidP="002019D5">
      <w:pPr>
        <w:pStyle w:val="Heading3"/>
        <w:tabs>
          <w:tab w:val="left" w:pos="994"/>
        </w:tabs>
        <w:spacing w:line="360" w:lineRule="auto"/>
        <w:ind w:left="442"/>
        <w:rPr>
          <w:b w:val="0"/>
          <w:bCs w:val="0"/>
          <w:spacing w:val="-5"/>
          <w:sz w:val="28"/>
          <w:szCs w:val="28"/>
        </w:rPr>
      </w:pPr>
      <w:r w:rsidRPr="008C0211">
        <w:rPr>
          <w:b w:val="0"/>
          <w:bCs w:val="0"/>
          <w:spacing w:val="-5"/>
          <w:sz w:val="28"/>
          <w:szCs w:val="28"/>
        </w:rPr>
        <w:t xml:space="preserve">    - Viewing statistics (e.g., sales data, user activity)</w:t>
      </w:r>
    </w:p>
    <w:p w14:paraId="18C6E154" w14:textId="77777777" w:rsidR="002019D5" w:rsidRPr="008C0211" w:rsidRDefault="002019D5" w:rsidP="002019D5">
      <w:pPr>
        <w:pStyle w:val="Heading3"/>
        <w:tabs>
          <w:tab w:val="left" w:pos="994"/>
        </w:tabs>
        <w:spacing w:line="360" w:lineRule="auto"/>
        <w:ind w:left="442"/>
        <w:rPr>
          <w:b w:val="0"/>
          <w:bCs w:val="0"/>
          <w:spacing w:val="-5"/>
          <w:sz w:val="28"/>
          <w:szCs w:val="28"/>
        </w:rPr>
      </w:pPr>
      <w:r w:rsidRPr="008C0211">
        <w:rPr>
          <w:b w:val="0"/>
          <w:bCs w:val="0"/>
          <w:spacing w:val="-5"/>
          <w:sz w:val="28"/>
          <w:szCs w:val="28"/>
        </w:rPr>
        <w:t xml:space="preserve">    - Moderating content (e.g., reviewing and approving/disapproving user-generated content)</w:t>
      </w:r>
    </w:p>
    <w:p w14:paraId="20BF0F63" w14:textId="77777777" w:rsidR="002019D5" w:rsidRPr="008C0211" w:rsidRDefault="002019D5" w:rsidP="002019D5">
      <w:pPr>
        <w:pStyle w:val="Heading3"/>
        <w:tabs>
          <w:tab w:val="left" w:pos="994"/>
        </w:tabs>
        <w:spacing w:line="360" w:lineRule="auto"/>
        <w:ind w:left="442"/>
        <w:rPr>
          <w:b w:val="0"/>
          <w:bCs w:val="0"/>
          <w:spacing w:val="-5"/>
          <w:sz w:val="28"/>
          <w:szCs w:val="28"/>
        </w:rPr>
      </w:pPr>
      <w:r w:rsidRPr="008C0211">
        <w:rPr>
          <w:b w:val="0"/>
          <w:bCs w:val="0"/>
          <w:spacing w:val="-5"/>
          <w:sz w:val="28"/>
          <w:szCs w:val="28"/>
        </w:rPr>
        <w:t>2. Farmer: A registered user who sells crops on the platform. Key permissions include:</w:t>
      </w:r>
    </w:p>
    <w:p w14:paraId="5CBE0176" w14:textId="77777777" w:rsidR="002019D5" w:rsidRPr="008C0211" w:rsidRDefault="002019D5" w:rsidP="002019D5">
      <w:pPr>
        <w:pStyle w:val="Heading3"/>
        <w:tabs>
          <w:tab w:val="left" w:pos="994"/>
        </w:tabs>
        <w:spacing w:line="360" w:lineRule="auto"/>
        <w:ind w:left="442"/>
        <w:rPr>
          <w:b w:val="0"/>
          <w:bCs w:val="0"/>
          <w:spacing w:val="-5"/>
          <w:sz w:val="28"/>
          <w:szCs w:val="28"/>
        </w:rPr>
      </w:pPr>
      <w:r w:rsidRPr="008C0211">
        <w:rPr>
          <w:b w:val="0"/>
          <w:bCs w:val="0"/>
          <w:spacing w:val="-5"/>
          <w:sz w:val="28"/>
          <w:szCs w:val="28"/>
        </w:rPr>
        <w:t xml:space="preserve">    - Listing crops for sale</w:t>
      </w:r>
    </w:p>
    <w:p w14:paraId="004AE410" w14:textId="77777777" w:rsidR="002019D5" w:rsidRPr="008C0211" w:rsidRDefault="002019D5" w:rsidP="002019D5">
      <w:pPr>
        <w:pStyle w:val="Heading3"/>
        <w:tabs>
          <w:tab w:val="left" w:pos="994"/>
        </w:tabs>
        <w:spacing w:line="360" w:lineRule="auto"/>
        <w:ind w:left="442"/>
        <w:rPr>
          <w:b w:val="0"/>
          <w:bCs w:val="0"/>
          <w:spacing w:val="-5"/>
          <w:sz w:val="28"/>
          <w:szCs w:val="28"/>
        </w:rPr>
      </w:pPr>
      <w:r w:rsidRPr="008C0211">
        <w:rPr>
          <w:b w:val="0"/>
          <w:bCs w:val="0"/>
          <w:spacing w:val="-5"/>
          <w:sz w:val="28"/>
          <w:szCs w:val="28"/>
        </w:rPr>
        <w:t xml:space="preserve">    - Viewing orders and holds placed by consumers</w:t>
      </w:r>
    </w:p>
    <w:p w14:paraId="541BE545" w14:textId="77777777" w:rsidR="002019D5" w:rsidRPr="008C0211" w:rsidRDefault="002019D5" w:rsidP="002019D5">
      <w:pPr>
        <w:pStyle w:val="Heading3"/>
        <w:tabs>
          <w:tab w:val="left" w:pos="994"/>
        </w:tabs>
        <w:spacing w:line="360" w:lineRule="auto"/>
        <w:ind w:left="442"/>
        <w:rPr>
          <w:b w:val="0"/>
          <w:bCs w:val="0"/>
          <w:spacing w:val="-5"/>
          <w:sz w:val="28"/>
          <w:szCs w:val="28"/>
        </w:rPr>
      </w:pPr>
      <w:r w:rsidRPr="008C0211">
        <w:rPr>
          <w:b w:val="0"/>
          <w:bCs w:val="0"/>
          <w:spacing w:val="-5"/>
          <w:sz w:val="28"/>
          <w:szCs w:val="28"/>
        </w:rPr>
        <w:t xml:space="preserve">    - Responding to holds (e.g., accepting or rejecting holds)</w:t>
      </w:r>
    </w:p>
    <w:p w14:paraId="4D376F65" w14:textId="77777777" w:rsidR="002019D5" w:rsidRPr="008C0211" w:rsidRDefault="002019D5" w:rsidP="002019D5">
      <w:pPr>
        <w:pStyle w:val="Heading3"/>
        <w:tabs>
          <w:tab w:val="left" w:pos="994"/>
        </w:tabs>
        <w:spacing w:line="360" w:lineRule="auto"/>
        <w:ind w:left="442"/>
        <w:rPr>
          <w:b w:val="0"/>
          <w:bCs w:val="0"/>
          <w:spacing w:val="-5"/>
          <w:sz w:val="28"/>
          <w:szCs w:val="28"/>
        </w:rPr>
      </w:pPr>
      <w:r w:rsidRPr="008C0211">
        <w:rPr>
          <w:b w:val="0"/>
          <w:bCs w:val="0"/>
          <w:spacing w:val="-5"/>
          <w:sz w:val="28"/>
          <w:szCs w:val="28"/>
        </w:rPr>
        <w:t xml:space="preserve">    - Chatting with buyers (e.g., communicating with consumers who have placed holds or orders)</w:t>
      </w:r>
    </w:p>
    <w:p w14:paraId="62B94A0F" w14:textId="77777777" w:rsidR="002019D5" w:rsidRPr="008C0211" w:rsidRDefault="002019D5" w:rsidP="002019D5">
      <w:pPr>
        <w:pStyle w:val="Heading3"/>
        <w:tabs>
          <w:tab w:val="left" w:pos="994"/>
        </w:tabs>
        <w:spacing w:line="360" w:lineRule="auto"/>
        <w:ind w:left="442"/>
        <w:rPr>
          <w:b w:val="0"/>
          <w:bCs w:val="0"/>
          <w:spacing w:val="-5"/>
          <w:sz w:val="28"/>
          <w:szCs w:val="28"/>
        </w:rPr>
      </w:pPr>
      <w:r w:rsidRPr="008C0211">
        <w:rPr>
          <w:b w:val="0"/>
          <w:bCs w:val="0"/>
          <w:spacing w:val="-5"/>
          <w:sz w:val="28"/>
          <w:szCs w:val="28"/>
        </w:rPr>
        <w:t>3. Consumer: An end-user who buys crops on the platform. Key permissions include:</w:t>
      </w:r>
    </w:p>
    <w:p w14:paraId="795B0F84" w14:textId="77777777" w:rsidR="002019D5" w:rsidRPr="008C0211" w:rsidRDefault="002019D5" w:rsidP="002019D5">
      <w:pPr>
        <w:pStyle w:val="Heading3"/>
        <w:tabs>
          <w:tab w:val="left" w:pos="994"/>
        </w:tabs>
        <w:spacing w:line="360" w:lineRule="auto"/>
        <w:ind w:left="442"/>
        <w:rPr>
          <w:b w:val="0"/>
          <w:bCs w:val="0"/>
          <w:spacing w:val="-5"/>
          <w:sz w:val="28"/>
          <w:szCs w:val="28"/>
        </w:rPr>
      </w:pPr>
      <w:r w:rsidRPr="008C0211">
        <w:rPr>
          <w:b w:val="0"/>
          <w:bCs w:val="0"/>
          <w:spacing w:val="-5"/>
          <w:sz w:val="28"/>
          <w:szCs w:val="28"/>
        </w:rPr>
        <w:t xml:space="preserve">    - Browsing crops listed by farmers</w:t>
      </w:r>
    </w:p>
    <w:p w14:paraId="356F34A3" w14:textId="77777777" w:rsidR="002019D5" w:rsidRPr="008C0211" w:rsidRDefault="002019D5" w:rsidP="002019D5">
      <w:pPr>
        <w:pStyle w:val="Heading3"/>
        <w:tabs>
          <w:tab w:val="left" w:pos="994"/>
        </w:tabs>
        <w:spacing w:line="360" w:lineRule="auto"/>
        <w:ind w:left="442"/>
        <w:rPr>
          <w:b w:val="0"/>
          <w:bCs w:val="0"/>
          <w:spacing w:val="-5"/>
          <w:sz w:val="28"/>
          <w:szCs w:val="28"/>
        </w:rPr>
      </w:pPr>
      <w:r w:rsidRPr="008C0211">
        <w:rPr>
          <w:b w:val="0"/>
          <w:bCs w:val="0"/>
          <w:spacing w:val="-5"/>
          <w:sz w:val="28"/>
          <w:szCs w:val="28"/>
        </w:rPr>
        <w:t xml:space="preserve">    - Placing holds or orders on crops</w:t>
      </w:r>
    </w:p>
    <w:p w14:paraId="06432A75" w14:textId="77777777" w:rsidR="002019D5" w:rsidRPr="008C0211" w:rsidRDefault="002019D5" w:rsidP="002019D5">
      <w:pPr>
        <w:pStyle w:val="Heading3"/>
        <w:tabs>
          <w:tab w:val="left" w:pos="994"/>
        </w:tabs>
        <w:spacing w:line="360" w:lineRule="auto"/>
        <w:ind w:left="442"/>
        <w:rPr>
          <w:b w:val="0"/>
          <w:bCs w:val="0"/>
          <w:spacing w:val="-5"/>
          <w:sz w:val="28"/>
          <w:szCs w:val="28"/>
        </w:rPr>
      </w:pPr>
      <w:r w:rsidRPr="008C0211">
        <w:rPr>
          <w:b w:val="0"/>
          <w:bCs w:val="0"/>
          <w:spacing w:val="-5"/>
          <w:sz w:val="28"/>
          <w:szCs w:val="28"/>
        </w:rPr>
        <w:t xml:space="preserve">    - Sending feedback (e.g., rating and reviewing crops and farmers)</w:t>
      </w:r>
    </w:p>
    <w:p w14:paraId="59C08ACB" w14:textId="77777777" w:rsidR="002019D5" w:rsidRPr="008C0211" w:rsidRDefault="002019D5" w:rsidP="002019D5">
      <w:pPr>
        <w:pStyle w:val="Heading3"/>
        <w:tabs>
          <w:tab w:val="left" w:pos="994"/>
        </w:tabs>
        <w:spacing w:line="360" w:lineRule="auto"/>
        <w:ind w:left="442"/>
        <w:rPr>
          <w:b w:val="0"/>
          <w:bCs w:val="0"/>
          <w:spacing w:val="-5"/>
          <w:sz w:val="28"/>
          <w:szCs w:val="28"/>
        </w:rPr>
      </w:pPr>
    </w:p>
    <w:p w14:paraId="28EFABE1" w14:textId="4A9961BE" w:rsidR="002C0F05" w:rsidRPr="008C0211" w:rsidRDefault="002019D5" w:rsidP="002019D5">
      <w:pPr>
        <w:pStyle w:val="Heading3"/>
        <w:tabs>
          <w:tab w:val="left" w:pos="994"/>
        </w:tabs>
        <w:spacing w:before="0" w:line="360" w:lineRule="auto"/>
        <w:ind w:left="442"/>
        <w:rPr>
          <w:b w:val="0"/>
          <w:bCs w:val="0"/>
          <w:spacing w:val="-5"/>
          <w:sz w:val="28"/>
          <w:szCs w:val="28"/>
        </w:rPr>
      </w:pPr>
      <w:r w:rsidRPr="008C0211">
        <w:rPr>
          <w:b w:val="0"/>
          <w:bCs w:val="0"/>
          <w:spacing w:val="-5"/>
          <w:sz w:val="28"/>
          <w:szCs w:val="28"/>
        </w:rPr>
        <w:t>These roles and permissions are designed to provide a clear understanding of the different levels of access and functionality within the web application.</w:t>
      </w:r>
    </w:p>
    <w:p w14:paraId="0A992223" w14:textId="77777777" w:rsidR="002C0F05" w:rsidRPr="008C0211" w:rsidRDefault="002C0F05" w:rsidP="002C0F05">
      <w:pPr>
        <w:pStyle w:val="Heading3"/>
        <w:tabs>
          <w:tab w:val="left" w:pos="994"/>
        </w:tabs>
        <w:spacing w:before="0" w:line="360" w:lineRule="auto"/>
        <w:ind w:left="445"/>
        <w:rPr>
          <w:b w:val="0"/>
          <w:bCs w:val="0"/>
          <w:spacing w:val="-5"/>
          <w:sz w:val="28"/>
          <w:szCs w:val="28"/>
        </w:rPr>
      </w:pPr>
    </w:p>
    <w:p w14:paraId="166D78B9" w14:textId="77777777" w:rsidR="002C0F05" w:rsidRDefault="002C0F05" w:rsidP="008C0211">
      <w:pPr>
        <w:pStyle w:val="Heading3"/>
        <w:tabs>
          <w:tab w:val="left" w:pos="994"/>
        </w:tabs>
        <w:spacing w:before="0" w:line="360" w:lineRule="auto"/>
        <w:ind w:left="0"/>
        <w:rPr>
          <w:spacing w:val="-5"/>
          <w:sz w:val="28"/>
          <w:szCs w:val="28"/>
        </w:rPr>
      </w:pPr>
    </w:p>
    <w:p w14:paraId="4273DF54" w14:textId="46005945" w:rsidR="006C3158" w:rsidRPr="002C0F05" w:rsidRDefault="00F20269" w:rsidP="002C0F05">
      <w:pPr>
        <w:pStyle w:val="Heading3"/>
        <w:tabs>
          <w:tab w:val="left" w:pos="994"/>
        </w:tabs>
        <w:spacing w:before="0" w:line="360" w:lineRule="auto"/>
        <w:ind w:left="445"/>
        <w:rPr>
          <w:sz w:val="28"/>
          <w:szCs w:val="28"/>
        </w:rPr>
      </w:pPr>
      <w:r w:rsidRPr="002C0F05">
        <w:rPr>
          <w:spacing w:val="-5"/>
          <w:sz w:val="28"/>
          <w:szCs w:val="28"/>
        </w:rPr>
        <w:t>3.4  SYSTEM</w:t>
      </w:r>
      <w:r w:rsidRPr="002C0F05">
        <w:rPr>
          <w:spacing w:val="-14"/>
          <w:sz w:val="28"/>
          <w:szCs w:val="28"/>
        </w:rPr>
        <w:t xml:space="preserve"> </w:t>
      </w:r>
      <w:r w:rsidRPr="002C0F05">
        <w:rPr>
          <w:spacing w:val="-2"/>
          <w:sz w:val="28"/>
          <w:szCs w:val="28"/>
        </w:rPr>
        <w:t>REQUIREMENTS</w:t>
      </w:r>
    </w:p>
    <w:p w14:paraId="724B6FAE" w14:textId="3F155623" w:rsidR="006C3158" w:rsidRPr="002C0F05" w:rsidRDefault="00FC6BDE" w:rsidP="002C0F05">
      <w:pPr>
        <w:tabs>
          <w:tab w:val="left" w:pos="3207"/>
        </w:tabs>
        <w:spacing w:before="188" w:line="360" w:lineRule="auto"/>
        <w:rPr>
          <w:b/>
          <w:sz w:val="28"/>
          <w:szCs w:val="28"/>
        </w:rPr>
      </w:pPr>
      <w:r w:rsidRPr="002C0F05">
        <w:rPr>
          <w:b/>
          <w:spacing w:val="-6"/>
          <w:sz w:val="28"/>
          <w:szCs w:val="28"/>
        </w:rPr>
        <w:t xml:space="preserve">         3.4.1SOFTWARE</w:t>
      </w:r>
      <w:r w:rsidRPr="002C0F05">
        <w:rPr>
          <w:b/>
          <w:spacing w:val="-5"/>
          <w:sz w:val="28"/>
          <w:szCs w:val="28"/>
        </w:rPr>
        <w:t xml:space="preserve"> </w:t>
      </w:r>
      <w:r w:rsidRPr="002C0F05">
        <w:rPr>
          <w:b/>
          <w:spacing w:val="-2"/>
          <w:sz w:val="28"/>
          <w:szCs w:val="28"/>
        </w:rPr>
        <w:t>REQUIREMENTS</w:t>
      </w:r>
    </w:p>
    <w:p w14:paraId="053CAA04" w14:textId="5C0933F7" w:rsidR="00FC6BDE" w:rsidRPr="002C0F05" w:rsidRDefault="00FC6BDE" w:rsidP="002C0F05">
      <w:pPr>
        <w:pStyle w:val="ListParagraph"/>
        <w:widowControl/>
        <w:tabs>
          <w:tab w:val="left" w:pos="1440"/>
        </w:tabs>
        <w:autoSpaceDE/>
        <w:autoSpaceDN/>
        <w:spacing w:before="100" w:beforeAutospacing="1" w:after="100" w:afterAutospacing="1" w:line="360" w:lineRule="auto"/>
        <w:ind w:left="995" w:firstLine="85"/>
        <w:rPr>
          <w:sz w:val="28"/>
          <w:szCs w:val="28"/>
        </w:rPr>
      </w:pPr>
      <w:r w:rsidRPr="002C0F05">
        <w:rPr>
          <w:rFonts w:hAnsi="Symbol"/>
          <w:sz w:val="28"/>
          <w:szCs w:val="28"/>
        </w:rPr>
        <w:t></w:t>
      </w:r>
      <w:r w:rsidRPr="002C0F05">
        <w:rPr>
          <w:sz w:val="28"/>
          <w:szCs w:val="28"/>
        </w:rPr>
        <w:t xml:space="preserve"> Operating System: Windows 10 or higher / Linux compatible</w:t>
      </w:r>
    </w:p>
    <w:p w14:paraId="035300FF" w14:textId="681B70DB" w:rsidR="00FC6BDE" w:rsidRPr="002C0F05" w:rsidRDefault="00FC6BDE" w:rsidP="002C0F05">
      <w:pPr>
        <w:pStyle w:val="ListParagraph"/>
        <w:widowControl/>
        <w:autoSpaceDE/>
        <w:autoSpaceDN/>
        <w:spacing w:before="100" w:beforeAutospacing="1" w:after="100" w:afterAutospacing="1" w:line="360" w:lineRule="auto"/>
        <w:ind w:left="995" w:firstLine="85"/>
        <w:rPr>
          <w:sz w:val="28"/>
          <w:szCs w:val="28"/>
        </w:rPr>
      </w:pPr>
      <w:r w:rsidRPr="002C0F05">
        <w:rPr>
          <w:rFonts w:hAnsi="Symbol"/>
          <w:sz w:val="28"/>
          <w:szCs w:val="28"/>
        </w:rPr>
        <w:t></w:t>
      </w:r>
      <w:r w:rsidRPr="002C0F05">
        <w:rPr>
          <w:sz w:val="28"/>
          <w:szCs w:val="28"/>
        </w:rPr>
        <w:t xml:space="preserve"> Web Server: XAMPP (includes Apache, MySQL, PHP)</w:t>
      </w:r>
    </w:p>
    <w:p w14:paraId="2259EA31" w14:textId="7FC5717F" w:rsidR="00FC6BDE" w:rsidRPr="002C0F05" w:rsidRDefault="00FC6BDE" w:rsidP="002C0F05">
      <w:pPr>
        <w:pStyle w:val="ListParagraph"/>
        <w:widowControl/>
        <w:autoSpaceDE/>
        <w:autoSpaceDN/>
        <w:spacing w:before="100" w:beforeAutospacing="1" w:after="100" w:afterAutospacing="1" w:line="360" w:lineRule="auto"/>
        <w:ind w:left="995" w:firstLine="85"/>
        <w:rPr>
          <w:sz w:val="28"/>
          <w:szCs w:val="28"/>
        </w:rPr>
      </w:pPr>
      <w:r w:rsidRPr="002C0F05">
        <w:rPr>
          <w:rFonts w:hAnsi="Symbol"/>
          <w:sz w:val="28"/>
          <w:szCs w:val="28"/>
        </w:rPr>
        <w:t></w:t>
      </w:r>
      <w:r w:rsidRPr="002C0F05">
        <w:rPr>
          <w:sz w:val="28"/>
          <w:szCs w:val="28"/>
        </w:rPr>
        <w:t xml:space="preserve"> Backend Language: PHP</w:t>
      </w:r>
    </w:p>
    <w:p w14:paraId="6E7A0C14" w14:textId="54A02393" w:rsidR="00FC6BDE" w:rsidRPr="002C0F05" w:rsidRDefault="00FC6BDE" w:rsidP="002C0F05">
      <w:pPr>
        <w:pStyle w:val="ListParagraph"/>
        <w:widowControl/>
        <w:autoSpaceDE/>
        <w:autoSpaceDN/>
        <w:spacing w:before="100" w:beforeAutospacing="1" w:after="100" w:afterAutospacing="1" w:line="360" w:lineRule="auto"/>
        <w:ind w:left="995" w:firstLine="85"/>
        <w:rPr>
          <w:sz w:val="28"/>
          <w:szCs w:val="28"/>
        </w:rPr>
      </w:pPr>
      <w:r w:rsidRPr="002C0F05">
        <w:rPr>
          <w:rFonts w:hAnsi="Symbol"/>
          <w:sz w:val="28"/>
          <w:szCs w:val="28"/>
        </w:rPr>
        <w:t></w:t>
      </w:r>
      <w:r w:rsidRPr="002C0F05">
        <w:rPr>
          <w:sz w:val="28"/>
          <w:szCs w:val="28"/>
        </w:rPr>
        <w:t xml:space="preserve"> Frontend Technologies: HTML, CSS, JavaScript</w:t>
      </w:r>
    </w:p>
    <w:p w14:paraId="5B2E4789" w14:textId="1E81A3C8" w:rsidR="00FC6BDE" w:rsidRPr="002C0F05" w:rsidRDefault="00FC6BDE" w:rsidP="002C0F05">
      <w:pPr>
        <w:pStyle w:val="ListParagraph"/>
        <w:widowControl/>
        <w:autoSpaceDE/>
        <w:autoSpaceDN/>
        <w:spacing w:before="100" w:beforeAutospacing="1" w:after="100" w:afterAutospacing="1" w:line="360" w:lineRule="auto"/>
        <w:ind w:left="995" w:firstLine="85"/>
        <w:rPr>
          <w:sz w:val="28"/>
          <w:szCs w:val="28"/>
        </w:rPr>
      </w:pPr>
      <w:r w:rsidRPr="002C0F05">
        <w:rPr>
          <w:rFonts w:hAnsi="Symbol"/>
          <w:sz w:val="28"/>
          <w:szCs w:val="28"/>
        </w:rPr>
        <w:t></w:t>
      </w:r>
      <w:r w:rsidRPr="002C0F05">
        <w:rPr>
          <w:sz w:val="28"/>
          <w:szCs w:val="28"/>
        </w:rPr>
        <w:t xml:space="preserve"> Database: MySQL</w:t>
      </w:r>
    </w:p>
    <w:p w14:paraId="197B3EBE" w14:textId="6E750047" w:rsidR="00FC6BDE" w:rsidRPr="002C0F05" w:rsidRDefault="00FC6BDE" w:rsidP="002C0F05">
      <w:pPr>
        <w:pStyle w:val="ListParagraph"/>
        <w:widowControl/>
        <w:autoSpaceDE/>
        <w:autoSpaceDN/>
        <w:spacing w:before="100" w:beforeAutospacing="1" w:after="100" w:afterAutospacing="1" w:line="360" w:lineRule="auto"/>
        <w:ind w:left="1080" w:firstLine="0"/>
        <w:rPr>
          <w:sz w:val="28"/>
          <w:szCs w:val="28"/>
        </w:rPr>
      </w:pPr>
      <w:r w:rsidRPr="002C0F05">
        <w:rPr>
          <w:rFonts w:hAnsi="Symbol"/>
          <w:sz w:val="28"/>
          <w:szCs w:val="28"/>
        </w:rPr>
        <w:t></w:t>
      </w:r>
      <w:r w:rsidRPr="002C0F05">
        <w:rPr>
          <w:sz w:val="28"/>
          <w:szCs w:val="28"/>
        </w:rPr>
        <w:t xml:space="preserve"> Code Editor: Visual Studio Code / Sublime Text</w:t>
      </w:r>
    </w:p>
    <w:p w14:paraId="2822CF0C" w14:textId="19988EB8" w:rsidR="00FC6BDE" w:rsidRPr="002C0F05" w:rsidRDefault="00FC6BDE" w:rsidP="002C0F05">
      <w:pPr>
        <w:pStyle w:val="ListParagraph"/>
        <w:widowControl/>
        <w:autoSpaceDE/>
        <w:autoSpaceDN/>
        <w:spacing w:before="100" w:beforeAutospacing="1" w:after="100" w:afterAutospacing="1" w:line="360" w:lineRule="auto"/>
        <w:ind w:left="995" w:firstLine="85"/>
        <w:rPr>
          <w:sz w:val="28"/>
          <w:szCs w:val="28"/>
        </w:rPr>
      </w:pPr>
      <w:r w:rsidRPr="002C0F05">
        <w:rPr>
          <w:rFonts w:hAnsi="Symbol"/>
          <w:sz w:val="28"/>
          <w:szCs w:val="28"/>
        </w:rPr>
        <w:t></w:t>
      </w:r>
      <w:r w:rsidRPr="002C0F05">
        <w:rPr>
          <w:sz w:val="28"/>
          <w:szCs w:val="28"/>
        </w:rPr>
        <w:t xml:space="preserve"> Browser: Google Chrome / Mozilla Firefox</w:t>
      </w:r>
    </w:p>
    <w:p w14:paraId="4326CBB7" w14:textId="04996974" w:rsidR="00FC6BDE" w:rsidRPr="002C0F05" w:rsidRDefault="00FC6BDE" w:rsidP="002C0F05">
      <w:pPr>
        <w:pStyle w:val="ListParagraph"/>
        <w:widowControl/>
        <w:autoSpaceDE/>
        <w:autoSpaceDN/>
        <w:spacing w:before="100" w:beforeAutospacing="1" w:after="100" w:afterAutospacing="1" w:line="360" w:lineRule="auto"/>
        <w:ind w:left="995" w:firstLine="85"/>
        <w:rPr>
          <w:sz w:val="28"/>
          <w:szCs w:val="28"/>
        </w:rPr>
      </w:pPr>
      <w:r w:rsidRPr="002C0F05">
        <w:rPr>
          <w:rFonts w:hAnsi="Symbol"/>
          <w:sz w:val="28"/>
          <w:szCs w:val="28"/>
        </w:rPr>
        <w:t></w:t>
      </w:r>
      <w:r w:rsidRPr="002C0F05">
        <w:rPr>
          <w:sz w:val="28"/>
          <w:szCs w:val="28"/>
        </w:rPr>
        <w:t xml:space="preserve"> Payment Gateway Integration: Stripe or Razorpay (for subscription management</w:t>
      </w:r>
      <w:r w:rsidR="00B45E70" w:rsidRPr="002C0F05">
        <w:rPr>
          <w:sz w:val="28"/>
          <w:szCs w:val="28"/>
        </w:rPr>
        <w:t>)</w:t>
      </w:r>
    </w:p>
    <w:p w14:paraId="7DFFDE89" w14:textId="69F291F0" w:rsidR="00FC6BDE" w:rsidRPr="002C0F05" w:rsidRDefault="00FC6BDE" w:rsidP="002C0F05">
      <w:pPr>
        <w:pStyle w:val="ListParagraph"/>
        <w:tabs>
          <w:tab w:val="left" w:pos="3207"/>
        </w:tabs>
        <w:spacing w:before="87" w:line="360" w:lineRule="auto"/>
        <w:ind w:left="720" w:firstLine="0"/>
        <w:rPr>
          <w:b/>
          <w:spacing w:val="-2"/>
          <w:sz w:val="28"/>
          <w:szCs w:val="28"/>
        </w:rPr>
      </w:pPr>
      <w:r w:rsidRPr="002C0F05">
        <w:rPr>
          <w:b/>
          <w:spacing w:val="-4"/>
          <w:sz w:val="28"/>
          <w:szCs w:val="28"/>
        </w:rPr>
        <w:t>3.4.2HARDWARE</w:t>
      </w:r>
      <w:r w:rsidRPr="002C0F05">
        <w:rPr>
          <w:b/>
          <w:spacing w:val="-8"/>
          <w:sz w:val="28"/>
          <w:szCs w:val="28"/>
        </w:rPr>
        <w:t xml:space="preserve"> </w:t>
      </w:r>
      <w:r w:rsidRPr="002C0F05">
        <w:rPr>
          <w:b/>
          <w:spacing w:val="-2"/>
          <w:sz w:val="28"/>
          <w:szCs w:val="28"/>
        </w:rPr>
        <w:t>REQUIREMENTS</w:t>
      </w:r>
    </w:p>
    <w:p w14:paraId="2FA994B2" w14:textId="77777777" w:rsidR="00FC6BDE" w:rsidRPr="002C0F05" w:rsidRDefault="00FC6BDE" w:rsidP="002C0F05">
      <w:pPr>
        <w:pStyle w:val="ListParagraph"/>
        <w:tabs>
          <w:tab w:val="left" w:pos="3207"/>
        </w:tabs>
        <w:spacing w:before="87" w:line="360" w:lineRule="auto"/>
        <w:ind w:left="720" w:firstLine="0"/>
        <w:rPr>
          <w:b/>
          <w:spacing w:val="-2"/>
          <w:sz w:val="28"/>
          <w:szCs w:val="28"/>
        </w:rPr>
      </w:pPr>
    </w:p>
    <w:p w14:paraId="7C26FEFD" w14:textId="33398CFF" w:rsidR="00FC6BDE" w:rsidRPr="002C0F05" w:rsidRDefault="00FC6BDE" w:rsidP="002C0F05">
      <w:pPr>
        <w:pStyle w:val="ListParagraph"/>
        <w:numPr>
          <w:ilvl w:val="0"/>
          <w:numId w:val="29"/>
        </w:numPr>
        <w:spacing w:line="360" w:lineRule="auto"/>
        <w:ind w:firstLine="360"/>
        <w:rPr>
          <w:spacing w:val="-2"/>
          <w:sz w:val="28"/>
          <w:szCs w:val="28"/>
        </w:rPr>
      </w:pPr>
      <w:r w:rsidRPr="002C0F05">
        <w:rPr>
          <w:spacing w:val="-2"/>
          <w:sz w:val="28"/>
          <w:szCs w:val="28"/>
        </w:rPr>
        <w:t>Processor: Intel Core i3 or higher</w:t>
      </w:r>
    </w:p>
    <w:p w14:paraId="7F112C36" w14:textId="41E2D70C" w:rsidR="00FC6BDE" w:rsidRPr="002C0F05" w:rsidRDefault="00FC6BDE" w:rsidP="002C0F05">
      <w:pPr>
        <w:pStyle w:val="ListParagraph"/>
        <w:numPr>
          <w:ilvl w:val="0"/>
          <w:numId w:val="29"/>
        </w:numPr>
        <w:spacing w:line="360" w:lineRule="auto"/>
        <w:ind w:firstLine="360"/>
        <w:rPr>
          <w:spacing w:val="-2"/>
          <w:sz w:val="28"/>
          <w:szCs w:val="28"/>
        </w:rPr>
      </w:pPr>
      <w:r w:rsidRPr="002C0F05">
        <w:rPr>
          <w:spacing w:val="-2"/>
          <w:sz w:val="28"/>
          <w:szCs w:val="28"/>
        </w:rPr>
        <w:t>RAM: Minimum 4 GB (8 GB recommended)</w:t>
      </w:r>
    </w:p>
    <w:p w14:paraId="50DA2102" w14:textId="3660BAFB" w:rsidR="00FC6BDE" w:rsidRPr="002C0F05" w:rsidRDefault="00FC6BDE" w:rsidP="002C0F05">
      <w:pPr>
        <w:pStyle w:val="ListParagraph"/>
        <w:numPr>
          <w:ilvl w:val="0"/>
          <w:numId w:val="29"/>
        </w:numPr>
        <w:spacing w:line="360" w:lineRule="auto"/>
        <w:ind w:firstLine="360"/>
        <w:rPr>
          <w:spacing w:val="-2"/>
          <w:sz w:val="28"/>
          <w:szCs w:val="28"/>
        </w:rPr>
      </w:pPr>
      <w:r w:rsidRPr="002C0F05">
        <w:rPr>
          <w:spacing w:val="-2"/>
          <w:sz w:val="28"/>
          <w:szCs w:val="28"/>
        </w:rPr>
        <w:t>Hard Disk: 500 GB or more</w:t>
      </w:r>
    </w:p>
    <w:p w14:paraId="5B311A46" w14:textId="37F1FDEF" w:rsidR="00FC6BDE" w:rsidRPr="002C0F05" w:rsidRDefault="00FC6BDE" w:rsidP="002C0F05">
      <w:pPr>
        <w:pStyle w:val="ListParagraph"/>
        <w:numPr>
          <w:ilvl w:val="0"/>
          <w:numId w:val="29"/>
        </w:numPr>
        <w:spacing w:line="360" w:lineRule="auto"/>
        <w:ind w:firstLine="360"/>
        <w:rPr>
          <w:spacing w:val="-2"/>
          <w:sz w:val="28"/>
          <w:szCs w:val="28"/>
        </w:rPr>
      </w:pPr>
      <w:r w:rsidRPr="002C0F05">
        <w:rPr>
          <w:spacing w:val="-2"/>
          <w:sz w:val="28"/>
          <w:szCs w:val="28"/>
        </w:rPr>
        <w:t>Display: 1024x768 resolution or higher</w:t>
      </w:r>
    </w:p>
    <w:p w14:paraId="05C9D363" w14:textId="59A78FFE" w:rsidR="00FC6BDE" w:rsidRPr="002C0F05" w:rsidRDefault="00FC6BDE" w:rsidP="002C0F05">
      <w:pPr>
        <w:pStyle w:val="ListParagraph"/>
        <w:numPr>
          <w:ilvl w:val="0"/>
          <w:numId w:val="29"/>
        </w:numPr>
        <w:spacing w:line="360" w:lineRule="auto"/>
        <w:ind w:firstLine="360"/>
        <w:rPr>
          <w:spacing w:val="-2"/>
          <w:sz w:val="28"/>
          <w:szCs w:val="28"/>
        </w:rPr>
      </w:pPr>
      <w:r w:rsidRPr="002C0F05">
        <w:rPr>
          <w:spacing w:val="-2"/>
          <w:sz w:val="28"/>
          <w:szCs w:val="28"/>
        </w:rPr>
        <w:t>Internet: Stable internet connection (for testing online features and payments)</w:t>
      </w:r>
    </w:p>
    <w:p w14:paraId="7EA5D8A7" w14:textId="77777777" w:rsidR="006C3158" w:rsidRDefault="006C3158">
      <w:pPr>
        <w:pStyle w:val="ListParagraph"/>
        <w:rPr>
          <w:sz w:val="24"/>
        </w:rPr>
        <w:sectPr w:rsidR="006C3158" w:rsidSect="008A587F">
          <w:type w:val="continuous"/>
          <w:pgSz w:w="11930" w:h="16860"/>
          <w:pgMar w:top="1340" w:right="1275" w:bottom="1220" w:left="992" w:header="0" w:footer="1022" w:gutter="0"/>
          <w:cols w:space="720"/>
        </w:sectPr>
      </w:pPr>
    </w:p>
    <w:p w14:paraId="3B758C82" w14:textId="77777777" w:rsidR="006C3158" w:rsidRDefault="006C3158">
      <w:pPr>
        <w:pStyle w:val="BodyText"/>
        <w:ind w:left="0"/>
        <w:rPr>
          <w:sz w:val="50"/>
        </w:rPr>
      </w:pPr>
    </w:p>
    <w:p w14:paraId="279C2B39" w14:textId="77777777" w:rsidR="006C3158" w:rsidRDefault="006C3158">
      <w:pPr>
        <w:pStyle w:val="BodyText"/>
        <w:ind w:left="0"/>
        <w:rPr>
          <w:sz w:val="50"/>
        </w:rPr>
      </w:pPr>
    </w:p>
    <w:p w14:paraId="2D32F4F0" w14:textId="77777777" w:rsidR="006C3158" w:rsidRDefault="006C3158">
      <w:pPr>
        <w:pStyle w:val="BodyText"/>
        <w:ind w:left="0"/>
        <w:rPr>
          <w:sz w:val="50"/>
        </w:rPr>
      </w:pPr>
    </w:p>
    <w:p w14:paraId="16EB5CC1" w14:textId="77777777" w:rsidR="006C3158" w:rsidRDefault="006C3158">
      <w:pPr>
        <w:pStyle w:val="BodyText"/>
        <w:ind w:left="0"/>
        <w:rPr>
          <w:sz w:val="50"/>
        </w:rPr>
      </w:pPr>
    </w:p>
    <w:p w14:paraId="5E52091D" w14:textId="77777777" w:rsidR="006C3158" w:rsidRDefault="006C3158">
      <w:pPr>
        <w:pStyle w:val="BodyText"/>
        <w:ind w:left="0"/>
        <w:rPr>
          <w:sz w:val="50"/>
        </w:rPr>
      </w:pPr>
    </w:p>
    <w:p w14:paraId="0C3495CC" w14:textId="77777777" w:rsidR="006C3158" w:rsidRDefault="006C3158">
      <w:pPr>
        <w:pStyle w:val="BodyText"/>
        <w:ind w:left="0"/>
        <w:rPr>
          <w:sz w:val="50"/>
        </w:rPr>
      </w:pPr>
    </w:p>
    <w:p w14:paraId="58637B0A" w14:textId="77777777" w:rsidR="006C3158" w:rsidRDefault="006C3158">
      <w:pPr>
        <w:pStyle w:val="BodyText"/>
        <w:ind w:left="0"/>
        <w:rPr>
          <w:sz w:val="50"/>
        </w:rPr>
      </w:pPr>
    </w:p>
    <w:p w14:paraId="7B7416DB" w14:textId="77777777" w:rsidR="006C3158" w:rsidRDefault="006C3158">
      <w:pPr>
        <w:pStyle w:val="BodyText"/>
        <w:ind w:left="0"/>
        <w:rPr>
          <w:sz w:val="50"/>
        </w:rPr>
      </w:pPr>
    </w:p>
    <w:p w14:paraId="2F9DC2CD" w14:textId="77777777" w:rsidR="006C3158" w:rsidRDefault="006C3158">
      <w:pPr>
        <w:pStyle w:val="BodyText"/>
        <w:spacing w:before="58"/>
        <w:ind w:left="0"/>
        <w:rPr>
          <w:sz w:val="50"/>
        </w:rPr>
      </w:pPr>
    </w:p>
    <w:p w14:paraId="5246F409" w14:textId="77777777" w:rsidR="006C3158" w:rsidRDefault="00000000">
      <w:pPr>
        <w:pStyle w:val="Heading1"/>
      </w:pPr>
      <w:r>
        <w:rPr>
          <w:spacing w:val="-4"/>
        </w:rPr>
        <w:t>CHAPTER</w:t>
      </w:r>
      <w:r>
        <w:rPr>
          <w:spacing w:val="-16"/>
        </w:rPr>
        <w:t xml:space="preserve"> </w:t>
      </w:r>
      <w:r>
        <w:rPr>
          <w:spacing w:val="-4"/>
        </w:rPr>
        <w:t>-</w:t>
      </w:r>
      <w:r>
        <w:rPr>
          <w:spacing w:val="-10"/>
        </w:rPr>
        <w:t>4</w:t>
      </w:r>
    </w:p>
    <w:p w14:paraId="070CD4A4" w14:textId="77777777" w:rsidR="006C3158" w:rsidRDefault="006C3158">
      <w:pPr>
        <w:pStyle w:val="Heading1"/>
        <w:sectPr w:rsidR="006C3158">
          <w:pgSz w:w="11930" w:h="16860"/>
          <w:pgMar w:top="1940" w:right="1275" w:bottom="1220" w:left="992" w:header="0" w:footer="1022" w:gutter="0"/>
          <w:cols w:space="720"/>
        </w:sectPr>
      </w:pPr>
    </w:p>
    <w:p w14:paraId="1246431D" w14:textId="5ABB5CCF" w:rsidR="006C3158" w:rsidRDefault="00000000">
      <w:pPr>
        <w:pStyle w:val="Heading3"/>
        <w:spacing w:line="357" w:lineRule="auto"/>
        <w:ind w:left="3655" w:right="3425" w:firstLine="403"/>
      </w:pPr>
      <w:r>
        <w:lastRenderedPageBreak/>
        <w:t xml:space="preserve">CHAPTER 4 </w:t>
      </w:r>
      <w:r>
        <w:rPr>
          <w:spacing w:val="-8"/>
        </w:rPr>
        <w:t>SYSTEM</w:t>
      </w:r>
      <w:r>
        <w:rPr>
          <w:spacing w:val="7"/>
        </w:rPr>
        <w:t xml:space="preserve"> </w:t>
      </w:r>
      <w:r>
        <w:rPr>
          <w:spacing w:val="-8"/>
        </w:rPr>
        <w:t>DESIGN</w:t>
      </w:r>
    </w:p>
    <w:p w14:paraId="2C897778" w14:textId="09810AE9" w:rsidR="006C3158" w:rsidRPr="00340457" w:rsidRDefault="00340457" w:rsidP="00340457">
      <w:pPr>
        <w:tabs>
          <w:tab w:val="left" w:pos="2369"/>
        </w:tabs>
        <w:spacing w:before="5"/>
        <w:ind w:left="360"/>
        <w:rPr>
          <w:b/>
          <w:sz w:val="32"/>
        </w:rPr>
      </w:pPr>
      <w:r>
        <w:rPr>
          <w:b/>
          <w:spacing w:val="-8"/>
          <w:sz w:val="32"/>
        </w:rPr>
        <w:t xml:space="preserve">                             4.1 </w:t>
      </w:r>
      <w:r w:rsidRPr="00340457">
        <w:rPr>
          <w:b/>
          <w:spacing w:val="-8"/>
          <w:sz w:val="32"/>
        </w:rPr>
        <w:t>OVERVIEW</w:t>
      </w:r>
      <w:r w:rsidRPr="00340457">
        <w:rPr>
          <w:b/>
          <w:spacing w:val="-11"/>
          <w:sz w:val="32"/>
        </w:rPr>
        <w:t xml:space="preserve"> </w:t>
      </w:r>
      <w:r w:rsidRPr="00340457">
        <w:rPr>
          <w:b/>
          <w:spacing w:val="-8"/>
          <w:sz w:val="32"/>
        </w:rPr>
        <w:t>OF</w:t>
      </w:r>
      <w:r w:rsidRPr="00340457">
        <w:rPr>
          <w:b/>
          <w:spacing w:val="-2"/>
          <w:sz w:val="32"/>
        </w:rPr>
        <w:t xml:space="preserve"> </w:t>
      </w:r>
      <w:r w:rsidRPr="00340457">
        <w:rPr>
          <w:b/>
          <w:spacing w:val="-8"/>
          <w:sz w:val="32"/>
        </w:rPr>
        <w:t>SYSTEM</w:t>
      </w:r>
      <w:r w:rsidRPr="00340457">
        <w:rPr>
          <w:b/>
          <w:spacing w:val="-11"/>
          <w:sz w:val="32"/>
        </w:rPr>
        <w:t xml:space="preserve"> </w:t>
      </w:r>
      <w:r w:rsidRPr="00340457">
        <w:rPr>
          <w:b/>
          <w:spacing w:val="-8"/>
          <w:sz w:val="32"/>
        </w:rPr>
        <w:t>DESIGN</w:t>
      </w:r>
    </w:p>
    <w:p w14:paraId="30B8F875" w14:textId="51E5EFAB" w:rsidR="006C3158" w:rsidRDefault="006C3158">
      <w:pPr>
        <w:pStyle w:val="BodyText"/>
        <w:ind w:left="0"/>
        <w:rPr>
          <w:b/>
          <w:sz w:val="20"/>
        </w:rPr>
      </w:pPr>
    </w:p>
    <w:p w14:paraId="27EA8104" w14:textId="77777777" w:rsidR="008C0211" w:rsidRDefault="008C0211" w:rsidP="008C0211">
      <w:pPr>
        <w:pStyle w:val="BodyText"/>
        <w:ind w:left="0"/>
        <w:rPr>
          <w:b/>
          <w:spacing w:val="-2"/>
          <w:sz w:val="28"/>
          <w:szCs w:val="28"/>
        </w:rPr>
      </w:pPr>
      <w:r>
        <w:rPr>
          <w:noProof/>
        </w:rPr>
        <w:drawing>
          <wp:inline distT="0" distB="0" distL="0" distR="0" wp14:anchorId="63EE5B76" wp14:editId="1727B458">
            <wp:extent cx="6136005" cy="6773481"/>
            <wp:effectExtent l="0" t="0" r="0" b="8890"/>
            <wp:docPr id="1517520076" name="Picture 3"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nerated 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36005" cy="6773481"/>
                    </a:xfrm>
                    <a:prstGeom prst="rect">
                      <a:avLst/>
                    </a:prstGeom>
                    <a:noFill/>
                    <a:ln>
                      <a:noFill/>
                    </a:ln>
                  </pic:spPr>
                </pic:pic>
              </a:graphicData>
            </a:graphic>
          </wp:inline>
        </w:drawing>
      </w:r>
      <w:r>
        <w:rPr>
          <w:b/>
          <w:spacing w:val="-2"/>
          <w:sz w:val="28"/>
          <w:szCs w:val="28"/>
        </w:rPr>
        <w:t xml:space="preserve">               </w:t>
      </w:r>
    </w:p>
    <w:p w14:paraId="221C04F1" w14:textId="77777777" w:rsidR="008C0211" w:rsidRDefault="008C0211" w:rsidP="008C0211">
      <w:pPr>
        <w:pStyle w:val="BodyText"/>
        <w:ind w:left="0"/>
        <w:rPr>
          <w:b/>
          <w:spacing w:val="-2"/>
          <w:sz w:val="28"/>
          <w:szCs w:val="28"/>
        </w:rPr>
      </w:pPr>
    </w:p>
    <w:p w14:paraId="7F31DFC2" w14:textId="46748451" w:rsidR="00194D88" w:rsidRPr="008C0211" w:rsidRDefault="008C0211" w:rsidP="008C0211">
      <w:pPr>
        <w:pStyle w:val="BodyText"/>
        <w:ind w:left="0"/>
        <w:rPr>
          <w:b/>
          <w:sz w:val="28"/>
          <w:szCs w:val="28"/>
        </w:rPr>
      </w:pPr>
      <w:r>
        <w:rPr>
          <w:b/>
          <w:spacing w:val="-2"/>
          <w:sz w:val="28"/>
          <w:szCs w:val="28"/>
        </w:rPr>
        <w:t xml:space="preserve">                                             </w:t>
      </w:r>
      <w:r w:rsidRPr="008C0211">
        <w:rPr>
          <w:b/>
          <w:spacing w:val="-2"/>
          <w:sz w:val="28"/>
          <w:szCs w:val="28"/>
        </w:rPr>
        <w:t>Fig.4.1:</w:t>
      </w:r>
      <w:r w:rsidRPr="008C0211">
        <w:rPr>
          <w:b/>
          <w:spacing w:val="-14"/>
          <w:sz w:val="28"/>
          <w:szCs w:val="28"/>
        </w:rPr>
        <w:t xml:space="preserve"> </w:t>
      </w:r>
      <w:r w:rsidRPr="008C0211">
        <w:rPr>
          <w:b/>
          <w:spacing w:val="-2"/>
          <w:sz w:val="28"/>
          <w:szCs w:val="28"/>
        </w:rPr>
        <w:t>System Framework</w:t>
      </w:r>
    </w:p>
    <w:p w14:paraId="2B53FC46" w14:textId="19A0200A" w:rsidR="00A435BB" w:rsidRPr="008C0211" w:rsidRDefault="002515DE" w:rsidP="00194D88">
      <w:pPr>
        <w:tabs>
          <w:tab w:val="left" w:pos="2248"/>
        </w:tabs>
        <w:spacing w:before="142" w:line="345" w:lineRule="auto"/>
        <w:ind w:right="1690"/>
        <w:rPr>
          <w:b/>
          <w:bCs/>
          <w:sz w:val="28"/>
          <w:szCs w:val="28"/>
        </w:rPr>
      </w:pPr>
      <w:del w:id="3" w:author="Lakshmi Gayathri Kolli" w:date="2025-04-17T14:24:00Z" w16du:dateUtc="2025-04-17T08:54:00Z">
        <w:r w:rsidRPr="008C0211" w:rsidDel="00194D88">
          <w:rPr>
            <w:b/>
            <w:noProof/>
            <w:sz w:val="28"/>
            <w:szCs w:val="28"/>
          </w:rPr>
          <w:drawing>
            <wp:anchor distT="0" distB="0" distL="0" distR="0" simplePos="0" relativeHeight="251660800" behindDoc="1" locked="0" layoutInCell="1" allowOverlap="1" wp14:anchorId="52FAB6C6" wp14:editId="51B01C2B">
              <wp:simplePos x="0" y="0"/>
              <wp:positionH relativeFrom="page">
                <wp:posOffset>2407920</wp:posOffset>
              </wp:positionH>
              <wp:positionV relativeFrom="paragraph">
                <wp:posOffset>288290</wp:posOffset>
              </wp:positionV>
              <wp:extent cx="1021080" cy="518160"/>
              <wp:effectExtent l="0" t="0" r="762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021080" cy="518160"/>
                      </a:xfrm>
                      <a:prstGeom prst="rect">
                        <a:avLst/>
                      </a:prstGeom>
                    </pic:spPr>
                  </pic:pic>
                </a:graphicData>
              </a:graphic>
              <wp14:sizeRelH relativeFrom="margin">
                <wp14:pctWidth>0</wp14:pctWidth>
              </wp14:sizeRelH>
              <wp14:sizeRelV relativeFrom="margin">
                <wp14:pctHeight>0</wp14:pctHeight>
              </wp14:sizeRelV>
            </wp:anchor>
          </w:drawing>
        </w:r>
      </w:del>
    </w:p>
    <w:p w14:paraId="4388EF4C" w14:textId="77777777" w:rsidR="008C0211" w:rsidRDefault="008C0211" w:rsidP="00194D88">
      <w:pPr>
        <w:tabs>
          <w:tab w:val="left" w:pos="2248"/>
        </w:tabs>
        <w:spacing w:before="142" w:line="345" w:lineRule="auto"/>
        <w:ind w:right="1690"/>
        <w:rPr>
          <w:b/>
          <w:bCs/>
          <w:sz w:val="32"/>
          <w:szCs w:val="32"/>
        </w:rPr>
      </w:pPr>
    </w:p>
    <w:p w14:paraId="66F18D11" w14:textId="784C89EB" w:rsidR="003307D3" w:rsidRPr="00194D88" w:rsidRDefault="003307D3" w:rsidP="00194D88">
      <w:pPr>
        <w:tabs>
          <w:tab w:val="left" w:pos="2248"/>
        </w:tabs>
        <w:spacing w:before="142" w:line="345" w:lineRule="auto"/>
        <w:ind w:right="1690"/>
        <w:rPr>
          <w:sz w:val="32"/>
          <w:szCs w:val="32"/>
        </w:rPr>
      </w:pPr>
      <w:r w:rsidRPr="00194D88">
        <w:rPr>
          <w:b/>
          <w:bCs/>
          <w:sz w:val="32"/>
          <w:szCs w:val="32"/>
        </w:rPr>
        <w:lastRenderedPageBreak/>
        <w:t>Architecture</w:t>
      </w:r>
    </w:p>
    <w:p w14:paraId="00AF0DD5" w14:textId="3D4B424E" w:rsidR="00A435BB" w:rsidRPr="00A016DB" w:rsidRDefault="00A435BB" w:rsidP="00A435BB">
      <w:pPr>
        <w:tabs>
          <w:tab w:val="left" w:pos="2248"/>
        </w:tabs>
        <w:spacing w:before="142" w:line="345" w:lineRule="auto"/>
        <w:ind w:right="1690"/>
        <w:rPr>
          <w:sz w:val="28"/>
          <w:szCs w:val="28"/>
          <w:lang w:val="en-IN"/>
        </w:rPr>
      </w:pPr>
      <w:r w:rsidRPr="00A435BB">
        <w:rPr>
          <w:lang w:val="en-IN"/>
        </w:rPr>
        <w:t>1.</w:t>
      </w:r>
      <w:r w:rsidRPr="00A016DB">
        <w:rPr>
          <w:b/>
          <w:bCs/>
          <w:sz w:val="28"/>
          <w:szCs w:val="28"/>
          <w:lang w:val="en-IN"/>
        </w:rPr>
        <w:t>  Presentation Layer (Frontend)</w:t>
      </w:r>
      <w:r w:rsidRPr="00A016DB">
        <w:rPr>
          <w:sz w:val="28"/>
          <w:szCs w:val="28"/>
          <w:lang w:val="en-IN"/>
        </w:rPr>
        <w:br/>
        <w:t xml:space="preserve">         Built using HTML5, CSS3, JavaScript, and optionally frameworks </w:t>
      </w:r>
    </w:p>
    <w:p w14:paraId="210EE873" w14:textId="673638F7" w:rsidR="00A435BB" w:rsidRPr="00A016DB" w:rsidRDefault="00A435BB" w:rsidP="00A435BB">
      <w:pPr>
        <w:tabs>
          <w:tab w:val="left" w:pos="2248"/>
        </w:tabs>
        <w:spacing w:before="142" w:line="345" w:lineRule="auto"/>
        <w:ind w:right="1690"/>
        <w:rPr>
          <w:sz w:val="28"/>
          <w:szCs w:val="28"/>
          <w:lang w:val="en-IN"/>
        </w:rPr>
      </w:pPr>
      <w:r w:rsidRPr="00A016DB">
        <w:rPr>
          <w:sz w:val="28"/>
          <w:szCs w:val="28"/>
          <w:lang w:val="en-IN"/>
        </w:rPr>
        <w:t xml:space="preserve">            </w:t>
      </w:r>
      <w:r w:rsidRPr="00A016DB">
        <w:rPr>
          <w:b/>
          <w:bCs/>
          <w:sz w:val="28"/>
          <w:szCs w:val="28"/>
          <w:lang w:val="en-IN"/>
        </w:rPr>
        <w:t>Handles</w:t>
      </w:r>
      <w:r w:rsidRPr="00A016DB">
        <w:rPr>
          <w:sz w:val="28"/>
          <w:szCs w:val="28"/>
          <w:lang w:val="en-IN"/>
        </w:rPr>
        <w:t>:</w:t>
      </w:r>
    </w:p>
    <w:p w14:paraId="3F64A4E3" w14:textId="6D5CE5AE" w:rsidR="00A435BB" w:rsidRPr="00A016DB" w:rsidRDefault="00A435BB" w:rsidP="00A435BB">
      <w:pPr>
        <w:pStyle w:val="ListParagraph"/>
        <w:numPr>
          <w:ilvl w:val="0"/>
          <w:numId w:val="94"/>
        </w:numPr>
        <w:tabs>
          <w:tab w:val="left" w:pos="2248"/>
        </w:tabs>
        <w:spacing w:before="142" w:line="345" w:lineRule="auto"/>
        <w:ind w:right="1690"/>
        <w:rPr>
          <w:sz w:val="28"/>
          <w:szCs w:val="28"/>
          <w:lang w:val="en-IN"/>
        </w:rPr>
      </w:pPr>
      <w:r w:rsidRPr="00A016DB">
        <w:rPr>
          <w:sz w:val="28"/>
          <w:szCs w:val="28"/>
          <w:lang w:val="en-IN"/>
        </w:rPr>
        <w:t>User authentication (Farmer/Consumer login &amp; registration)</w:t>
      </w:r>
    </w:p>
    <w:p w14:paraId="78941A6E" w14:textId="75015A32" w:rsidR="00A435BB" w:rsidRPr="00A016DB" w:rsidRDefault="00A435BB" w:rsidP="00A435BB">
      <w:pPr>
        <w:pStyle w:val="ListParagraph"/>
        <w:numPr>
          <w:ilvl w:val="0"/>
          <w:numId w:val="94"/>
        </w:numPr>
        <w:tabs>
          <w:tab w:val="left" w:pos="2248"/>
        </w:tabs>
        <w:spacing w:before="142" w:line="345" w:lineRule="auto"/>
        <w:ind w:right="1690"/>
        <w:rPr>
          <w:sz w:val="28"/>
          <w:szCs w:val="28"/>
          <w:lang w:val="en-IN"/>
        </w:rPr>
      </w:pPr>
      <w:r w:rsidRPr="00A016DB">
        <w:rPr>
          <w:sz w:val="28"/>
          <w:szCs w:val="28"/>
          <w:lang w:val="en-IN"/>
        </w:rPr>
        <w:t>Crop listing forms and search interface</w:t>
      </w:r>
    </w:p>
    <w:p w14:paraId="64C6F774" w14:textId="77777777" w:rsidR="00A435BB" w:rsidRPr="00A016DB" w:rsidRDefault="00A435BB" w:rsidP="00A435BB">
      <w:pPr>
        <w:pStyle w:val="ListParagraph"/>
        <w:numPr>
          <w:ilvl w:val="0"/>
          <w:numId w:val="94"/>
        </w:numPr>
        <w:tabs>
          <w:tab w:val="left" w:pos="2248"/>
        </w:tabs>
        <w:spacing w:before="142" w:line="345" w:lineRule="auto"/>
        <w:ind w:right="1690"/>
        <w:rPr>
          <w:sz w:val="28"/>
          <w:szCs w:val="28"/>
          <w:lang w:val="en-IN"/>
        </w:rPr>
      </w:pPr>
      <w:r w:rsidRPr="00A016DB">
        <w:rPr>
          <w:sz w:val="28"/>
          <w:szCs w:val="28"/>
          <w:lang w:val="en-IN"/>
        </w:rPr>
        <w:t>Crop “Hold”/“Unhold” button interactions</w:t>
      </w:r>
    </w:p>
    <w:p w14:paraId="401002F8" w14:textId="77777777" w:rsidR="00A435BB" w:rsidRPr="00A016DB" w:rsidRDefault="00A435BB" w:rsidP="00A435BB">
      <w:pPr>
        <w:pStyle w:val="ListParagraph"/>
        <w:numPr>
          <w:ilvl w:val="0"/>
          <w:numId w:val="94"/>
        </w:numPr>
        <w:tabs>
          <w:tab w:val="left" w:pos="2248"/>
        </w:tabs>
        <w:spacing w:before="142" w:line="345" w:lineRule="auto"/>
        <w:ind w:right="1690"/>
        <w:rPr>
          <w:sz w:val="28"/>
          <w:szCs w:val="28"/>
          <w:lang w:val="en-IN"/>
        </w:rPr>
      </w:pPr>
      <w:r w:rsidRPr="00A016DB">
        <w:rPr>
          <w:sz w:val="28"/>
          <w:szCs w:val="28"/>
          <w:lang w:val="en-IN"/>
        </w:rPr>
        <w:t>Messaging interface for chatting with farmers/consumers</w:t>
      </w:r>
    </w:p>
    <w:p w14:paraId="414EB82A" w14:textId="77777777" w:rsidR="00A435BB" w:rsidRPr="00A016DB" w:rsidRDefault="00A435BB" w:rsidP="00A435BB">
      <w:pPr>
        <w:pStyle w:val="ListParagraph"/>
        <w:numPr>
          <w:ilvl w:val="0"/>
          <w:numId w:val="94"/>
        </w:numPr>
        <w:tabs>
          <w:tab w:val="left" w:pos="2248"/>
        </w:tabs>
        <w:spacing w:before="142" w:line="345" w:lineRule="auto"/>
        <w:ind w:right="1690"/>
        <w:rPr>
          <w:sz w:val="28"/>
          <w:szCs w:val="28"/>
          <w:lang w:val="en-IN"/>
        </w:rPr>
      </w:pPr>
      <w:r w:rsidRPr="00A016DB">
        <w:rPr>
          <w:sz w:val="28"/>
          <w:szCs w:val="28"/>
          <w:lang w:val="en-IN"/>
        </w:rPr>
        <w:t>Dashboard views for farmers (listings, holds) and consumers (search history, messages)</w:t>
      </w:r>
    </w:p>
    <w:p w14:paraId="03FBF575" w14:textId="47D8666B" w:rsidR="00A435BB" w:rsidRPr="00A016DB" w:rsidRDefault="00A435BB" w:rsidP="00A435BB">
      <w:pPr>
        <w:tabs>
          <w:tab w:val="left" w:pos="2248"/>
        </w:tabs>
        <w:spacing w:before="142" w:line="345" w:lineRule="auto"/>
        <w:ind w:right="1690"/>
        <w:rPr>
          <w:sz w:val="28"/>
          <w:szCs w:val="28"/>
          <w:lang w:val="en-IN"/>
        </w:rPr>
      </w:pPr>
      <w:r w:rsidRPr="00A016DB">
        <w:rPr>
          <w:sz w:val="28"/>
          <w:szCs w:val="28"/>
          <w:lang w:val="en-IN"/>
        </w:rPr>
        <w:t xml:space="preserve">      2.</w:t>
      </w:r>
      <w:r w:rsidRPr="00A016DB">
        <w:rPr>
          <w:b/>
          <w:bCs/>
          <w:sz w:val="28"/>
          <w:szCs w:val="28"/>
          <w:lang w:val="en-IN"/>
        </w:rPr>
        <w:t>  Application Layer (Backend)</w:t>
      </w:r>
      <w:r w:rsidRPr="00A016DB">
        <w:rPr>
          <w:sz w:val="28"/>
          <w:szCs w:val="28"/>
          <w:lang w:val="en-IN"/>
        </w:rPr>
        <w:br/>
        <w:t xml:space="preserve">             Implements the core logic and functionality. Developed using Node.js or PHP.</w:t>
      </w:r>
      <w:r w:rsidRPr="00A016DB">
        <w:rPr>
          <w:sz w:val="28"/>
          <w:szCs w:val="28"/>
          <w:lang w:val="en-IN"/>
        </w:rPr>
        <w:br/>
        <w:t xml:space="preserve">             Handles:</w:t>
      </w:r>
    </w:p>
    <w:p w14:paraId="740446F1" w14:textId="77777777" w:rsidR="00A435BB" w:rsidRPr="00A016DB" w:rsidRDefault="00A435BB" w:rsidP="00A435BB">
      <w:pPr>
        <w:pStyle w:val="ListParagraph"/>
        <w:numPr>
          <w:ilvl w:val="0"/>
          <w:numId w:val="95"/>
        </w:numPr>
        <w:tabs>
          <w:tab w:val="left" w:pos="2248"/>
        </w:tabs>
        <w:spacing w:before="142" w:line="345" w:lineRule="auto"/>
        <w:ind w:right="1690"/>
        <w:rPr>
          <w:sz w:val="28"/>
          <w:szCs w:val="28"/>
          <w:lang w:val="en-IN"/>
        </w:rPr>
      </w:pPr>
      <w:r w:rsidRPr="00A016DB">
        <w:rPr>
          <w:sz w:val="28"/>
          <w:szCs w:val="28"/>
          <w:lang w:val="en-IN"/>
        </w:rPr>
        <w:t>Crop management (add, edit, delete, view crops)</w:t>
      </w:r>
    </w:p>
    <w:p w14:paraId="632289A7" w14:textId="77777777" w:rsidR="00A435BB" w:rsidRPr="00A016DB" w:rsidRDefault="00A435BB" w:rsidP="00A435BB">
      <w:pPr>
        <w:pStyle w:val="ListParagraph"/>
        <w:numPr>
          <w:ilvl w:val="0"/>
          <w:numId w:val="95"/>
        </w:numPr>
        <w:tabs>
          <w:tab w:val="left" w:pos="2248"/>
        </w:tabs>
        <w:spacing w:before="142" w:line="345" w:lineRule="auto"/>
        <w:ind w:right="1690"/>
        <w:rPr>
          <w:sz w:val="28"/>
          <w:szCs w:val="28"/>
          <w:lang w:val="en-IN"/>
        </w:rPr>
      </w:pPr>
      <w:r w:rsidRPr="00A016DB">
        <w:rPr>
          <w:sz w:val="28"/>
          <w:szCs w:val="28"/>
          <w:lang w:val="en-IN"/>
        </w:rPr>
        <w:t>Location-based crop search (by state, district, pin code, etc.)</w:t>
      </w:r>
    </w:p>
    <w:p w14:paraId="3F07C07B" w14:textId="77777777" w:rsidR="00A435BB" w:rsidRPr="00A016DB" w:rsidRDefault="00A435BB" w:rsidP="00A435BB">
      <w:pPr>
        <w:pStyle w:val="ListParagraph"/>
        <w:numPr>
          <w:ilvl w:val="0"/>
          <w:numId w:val="95"/>
        </w:numPr>
        <w:tabs>
          <w:tab w:val="left" w:pos="2248"/>
        </w:tabs>
        <w:spacing w:before="142" w:line="345" w:lineRule="auto"/>
        <w:ind w:right="1690"/>
        <w:rPr>
          <w:sz w:val="28"/>
          <w:szCs w:val="28"/>
          <w:lang w:val="en-IN"/>
        </w:rPr>
      </w:pPr>
      <w:r w:rsidRPr="00A016DB">
        <w:rPr>
          <w:sz w:val="28"/>
          <w:szCs w:val="28"/>
          <w:lang w:val="en-IN"/>
        </w:rPr>
        <w:t>Crop Hold/Unhold logic with timestamps</w:t>
      </w:r>
    </w:p>
    <w:p w14:paraId="27700F58" w14:textId="77777777" w:rsidR="00A435BB" w:rsidRPr="00A016DB" w:rsidRDefault="00A435BB" w:rsidP="00A435BB">
      <w:pPr>
        <w:pStyle w:val="ListParagraph"/>
        <w:numPr>
          <w:ilvl w:val="0"/>
          <w:numId w:val="95"/>
        </w:numPr>
        <w:tabs>
          <w:tab w:val="left" w:pos="2248"/>
        </w:tabs>
        <w:spacing w:before="142" w:line="345" w:lineRule="auto"/>
        <w:ind w:right="1690"/>
        <w:rPr>
          <w:sz w:val="28"/>
          <w:szCs w:val="28"/>
          <w:lang w:val="en-IN"/>
        </w:rPr>
      </w:pPr>
      <w:r w:rsidRPr="00A016DB">
        <w:rPr>
          <w:sz w:val="28"/>
          <w:szCs w:val="28"/>
          <w:lang w:val="en-IN"/>
        </w:rPr>
        <w:t>Messaging logic and chat thread management</w:t>
      </w:r>
    </w:p>
    <w:p w14:paraId="11096296" w14:textId="77777777" w:rsidR="00A435BB" w:rsidRPr="00A016DB" w:rsidRDefault="00A435BB" w:rsidP="00A435BB">
      <w:pPr>
        <w:pStyle w:val="ListParagraph"/>
        <w:numPr>
          <w:ilvl w:val="0"/>
          <w:numId w:val="95"/>
        </w:numPr>
        <w:tabs>
          <w:tab w:val="left" w:pos="2248"/>
        </w:tabs>
        <w:spacing w:before="142" w:line="345" w:lineRule="auto"/>
        <w:ind w:right="1690"/>
        <w:rPr>
          <w:sz w:val="28"/>
          <w:szCs w:val="28"/>
          <w:lang w:val="en-IN"/>
        </w:rPr>
      </w:pPr>
      <w:r w:rsidRPr="00A016DB">
        <w:rPr>
          <w:sz w:val="28"/>
          <w:szCs w:val="28"/>
          <w:lang w:val="en-IN"/>
        </w:rPr>
        <w:t>Notification triggers (on hold, message received)</w:t>
      </w:r>
    </w:p>
    <w:p w14:paraId="7AF8449C" w14:textId="77777777" w:rsidR="00A435BB" w:rsidRPr="00A016DB" w:rsidRDefault="00A435BB" w:rsidP="00A435BB">
      <w:pPr>
        <w:pStyle w:val="ListParagraph"/>
        <w:numPr>
          <w:ilvl w:val="0"/>
          <w:numId w:val="95"/>
        </w:numPr>
        <w:tabs>
          <w:tab w:val="left" w:pos="2248"/>
        </w:tabs>
        <w:spacing w:before="142" w:line="345" w:lineRule="auto"/>
        <w:ind w:right="1690"/>
        <w:rPr>
          <w:sz w:val="28"/>
          <w:szCs w:val="28"/>
          <w:lang w:val="en-IN"/>
        </w:rPr>
      </w:pPr>
      <w:r w:rsidRPr="00A016DB">
        <w:rPr>
          <w:sz w:val="28"/>
          <w:szCs w:val="28"/>
          <w:lang w:val="en-IN"/>
        </w:rPr>
        <w:t>Optional: Payment processing (Razorpay or UPI integration)</w:t>
      </w:r>
    </w:p>
    <w:p w14:paraId="1C9898AC" w14:textId="7FA6EA9E" w:rsidR="00A435BB" w:rsidRPr="00A016DB" w:rsidRDefault="00A435BB" w:rsidP="00A435BB">
      <w:pPr>
        <w:tabs>
          <w:tab w:val="left" w:pos="2248"/>
        </w:tabs>
        <w:spacing w:before="142" w:line="345" w:lineRule="auto"/>
        <w:ind w:left="360" w:right="1690"/>
        <w:rPr>
          <w:sz w:val="28"/>
          <w:szCs w:val="28"/>
          <w:lang w:val="en-IN"/>
        </w:rPr>
      </w:pPr>
      <w:r w:rsidRPr="00A016DB">
        <w:rPr>
          <w:sz w:val="28"/>
          <w:szCs w:val="28"/>
          <w:lang w:val="en-IN"/>
        </w:rPr>
        <w:t>3.</w:t>
      </w:r>
      <w:r w:rsidRPr="00A016DB">
        <w:rPr>
          <w:b/>
          <w:bCs/>
          <w:sz w:val="28"/>
          <w:szCs w:val="28"/>
          <w:lang w:val="en-IN"/>
        </w:rPr>
        <w:t> Database Layer (MySQL)</w:t>
      </w:r>
      <w:r w:rsidRPr="00A016DB">
        <w:rPr>
          <w:sz w:val="28"/>
          <w:szCs w:val="28"/>
          <w:lang w:val="en-IN"/>
        </w:rPr>
        <w:br/>
        <w:t xml:space="preserve">                      Stores and manages all persistent data.</w:t>
      </w:r>
      <w:r w:rsidRPr="00A016DB">
        <w:rPr>
          <w:sz w:val="28"/>
          <w:szCs w:val="28"/>
          <w:lang w:val="en-IN"/>
        </w:rPr>
        <w:br/>
        <w:t xml:space="preserve">      Tables include:</w:t>
      </w:r>
    </w:p>
    <w:p w14:paraId="2525BCAD" w14:textId="77777777" w:rsidR="00A435BB" w:rsidRPr="00A016DB" w:rsidRDefault="00A435BB" w:rsidP="00A435BB">
      <w:pPr>
        <w:pStyle w:val="ListParagraph"/>
        <w:numPr>
          <w:ilvl w:val="0"/>
          <w:numId w:val="96"/>
        </w:numPr>
        <w:tabs>
          <w:tab w:val="left" w:pos="2248"/>
        </w:tabs>
        <w:spacing w:before="142" w:line="345" w:lineRule="auto"/>
        <w:ind w:right="1690"/>
        <w:rPr>
          <w:sz w:val="28"/>
          <w:szCs w:val="28"/>
          <w:lang w:val="en-IN"/>
        </w:rPr>
      </w:pPr>
      <w:r w:rsidRPr="00A016DB">
        <w:rPr>
          <w:sz w:val="28"/>
          <w:szCs w:val="28"/>
          <w:lang w:val="en-IN"/>
        </w:rPr>
        <w:t>Users (Farmers and Consumers)</w:t>
      </w:r>
    </w:p>
    <w:p w14:paraId="33C4098C" w14:textId="77777777" w:rsidR="00A435BB" w:rsidRPr="00A016DB" w:rsidRDefault="00A435BB" w:rsidP="00A435BB">
      <w:pPr>
        <w:pStyle w:val="ListParagraph"/>
        <w:numPr>
          <w:ilvl w:val="0"/>
          <w:numId w:val="96"/>
        </w:numPr>
        <w:tabs>
          <w:tab w:val="left" w:pos="2248"/>
        </w:tabs>
        <w:spacing w:before="142" w:line="345" w:lineRule="auto"/>
        <w:ind w:right="1690"/>
        <w:rPr>
          <w:sz w:val="28"/>
          <w:szCs w:val="28"/>
          <w:lang w:val="en-IN"/>
        </w:rPr>
      </w:pPr>
      <w:r w:rsidRPr="00A016DB">
        <w:rPr>
          <w:sz w:val="28"/>
          <w:szCs w:val="28"/>
          <w:lang w:val="en-IN"/>
        </w:rPr>
        <w:lastRenderedPageBreak/>
        <w:t>Crops (type, quantity, price, image, status)</w:t>
      </w:r>
    </w:p>
    <w:p w14:paraId="02AF0B64" w14:textId="77777777" w:rsidR="00A435BB" w:rsidRPr="00A016DB" w:rsidRDefault="00A435BB" w:rsidP="00A435BB">
      <w:pPr>
        <w:pStyle w:val="ListParagraph"/>
        <w:numPr>
          <w:ilvl w:val="0"/>
          <w:numId w:val="96"/>
        </w:numPr>
        <w:tabs>
          <w:tab w:val="left" w:pos="2248"/>
        </w:tabs>
        <w:spacing w:before="142" w:line="345" w:lineRule="auto"/>
        <w:ind w:right="1690"/>
        <w:rPr>
          <w:sz w:val="28"/>
          <w:szCs w:val="28"/>
          <w:lang w:val="en-IN"/>
        </w:rPr>
      </w:pPr>
      <w:r w:rsidRPr="00A016DB">
        <w:rPr>
          <w:sz w:val="28"/>
          <w:szCs w:val="28"/>
          <w:lang w:val="en-IN"/>
        </w:rPr>
        <w:t>Holds (consumer-crop mapping with timestamp)</w:t>
      </w:r>
    </w:p>
    <w:p w14:paraId="1054B267" w14:textId="77777777" w:rsidR="00A435BB" w:rsidRPr="00A016DB" w:rsidRDefault="00A435BB" w:rsidP="00A435BB">
      <w:pPr>
        <w:pStyle w:val="ListParagraph"/>
        <w:numPr>
          <w:ilvl w:val="0"/>
          <w:numId w:val="96"/>
        </w:numPr>
        <w:tabs>
          <w:tab w:val="left" w:pos="2248"/>
        </w:tabs>
        <w:spacing w:before="142" w:line="345" w:lineRule="auto"/>
        <w:ind w:right="1690"/>
        <w:rPr>
          <w:sz w:val="28"/>
          <w:szCs w:val="28"/>
          <w:lang w:val="en-IN"/>
        </w:rPr>
      </w:pPr>
      <w:r w:rsidRPr="00A016DB">
        <w:rPr>
          <w:sz w:val="28"/>
          <w:szCs w:val="28"/>
          <w:lang w:val="en-IN"/>
        </w:rPr>
        <w:t>Messages (chat records between users)</w:t>
      </w:r>
    </w:p>
    <w:p w14:paraId="1C4CE04E" w14:textId="77777777" w:rsidR="00A435BB" w:rsidRPr="00A016DB" w:rsidRDefault="00A435BB" w:rsidP="00A435BB">
      <w:pPr>
        <w:pStyle w:val="ListParagraph"/>
        <w:numPr>
          <w:ilvl w:val="0"/>
          <w:numId w:val="96"/>
        </w:numPr>
        <w:tabs>
          <w:tab w:val="left" w:pos="2248"/>
        </w:tabs>
        <w:spacing w:before="142" w:line="345" w:lineRule="auto"/>
        <w:ind w:right="1690"/>
        <w:rPr>
          <w:sz w:val="28"/>
          <w:szCs w:val="28"/>
          <w:lang w:val="en-IN"/>
        </w:rPr>
      </w:pPr>
      <w:r w:rsidRPr="00A016DB">
        <w:rPr>
          <w:sz w:val="28"/>
          <w:szCs w:val="28"/>
          <w:lang w:val="en-IN"/>
        </w:rPr>
        <w:t>Notifications</w:t>
      </w:r>
    </w:p>
    <w:p w14:paraId="4C45D45F" w14:textId="77777777" w:rsidR="00A435BB" w:rsidRPr="00A016DB" w:rsidRDefault="00A435BB" w:rsidP="00A435BB">
      <w:pPr>
        <w:pStyle w:val="ListParagraph"/>
        <w:numPr>
          <w:ilvl w:val="0"/>
          <w:numId w:val="96"/>
        </w:numPr>
        <w:tabs>
          <w:tab w:val="left" w:pos="2248"/>
        </w:tabs>
        <w:spacing w:before="142" w:line="345" w:lineRule="auto"/>
        <w:ind w:right="1690"/>
        <w:rPr>
          <w:sz w:val="28"/>
          <w:szCs w:val="28"/>
          <w:lang w:val="en-IN"/>
        </w:rPr>
      </w:pPr>
      <w:r w:rsidRPr="00A016DB">
        <w:rPr>
          <w:sz w:val="28"/>
          <w:szCs w:val="28"/>
          <w:lang w:val="en-IN"/>
        </w:rPr>
        <w:t>Payments (optional — transaction and status details)</w:t>
      </w:r>
    </w:p>
    <w:p w14:paraId="2DF117A8" w14:textId="7BCD960D" w:rsidR="00A435BB" w:rsidRPr="00A016DB" w:rsidRDefault="00A435BB" w:rsidP="00A435BB">
      <w:pPr>
        <w:tabs>
          <w:tab w:val="left" w:pos="2248"/>
        </w:tabs>
        <w:spacing w:before="142" w:line="345" w:lineRule="auto"/>
        <w:ind w:right="1690"/>
        <w:rPr>
          <w:sz w:val="28"/>
          <w:szCs w:val="28"/>
          <w:lang w:val="en-IN"/>
        </w:rPr>
      </w:pPr>
      <w:r w:rsidRPr="00A016DB">
        <w:rPr>
          <w:sz w:val="28"/>
          <w:szCs w:val="28"/>
          <w:lang w:val="en-IN"/>
        </w:rPr>
        <w:t xml:space="preserve">      4.</w:t>
      </w:r>
      <w:r w:rsidRPr="00A016DB">
        <w:rPr>
          <w:b/>
          <w:bCs/>
          <w:sz w:val="28"/>
          <w:szCs w:val="28"/>
          <w:lang w:val="en-IN"/>
        </w:rPr>
        <w:t>  APIs and Services</w:t>
      </w:r>
      <w:r w:rsidRPr="00A016DB">
        <w:rPr>
          <w:sz w:val="28"/>
          <w:szCs w:val="28"/>
          <w:lang w:val="en-IN"/>
        </w:rPr>
        <w:br/>
        <w:t xml:space="preserve">              Responsible for connecting modules and external integrations:</w:t>
      </w:r>
    </w:p>
    <w:p w14:paraId="15254507" w14:textId="77777777" w:rsidR="00A435BB" w:rsidRPr="00A016DB" w:rsidRDefault="00A435BB" w:rsidP="00A435BB">
      <w:pPr>
        <w:pStyle w:val="ListParagraph"/>
        <w:numPr>
          <w:ilvl w:val="0"/>
          <w:numId w:val="97"/>
        </w:numPr>
        <w:tabs>
          <w:tab w:val="left" w:pos="2248"/>
        </w:tabs>
        <w:spacing w:before="142" w:line="345" w:lineRule="auto"/>
        <w:ind w:right="1690"/>
        <w:rPr>
          <w:sz w:val="28"/>
          <w:szCs w:val="28"/>
          <w:lang w:val="en-IN"/>
        </w:rPr>
      </w:pPr>
      <w:r w:rsidRPr="00A016DB">
        <w:rPr>
          <w:sz w:val="28"/>
          <w:szCs w:val="28"/>
          <w:lang w:val="en-IN"/>
        </w:rPr>
        <w:t>RESTful APIs for frontend-backend communication</w:t>
      </w:r>
    </w:p>
    <w:p w14:paraId="51D5CB79" w14:textId="77777777" w:rsidR="00A435BB" w:rsidRPr="00A016DB" w:rsidRDefault="00A435BB" w:rsidP="00A435BB">
      <w:pPr>
        <w:pStyle w:val="ListParagraph"/>
        <w:numPr>
          <w:ilvl w:val="0"/>
          <w:numId w:val="97"/>
        </w:numPr>
        <w:tabs>
          <w:tab w:val="left" w:pos="2248"/>
        </w:tabs>
        <w:spacing w:before="142" w:line="345" w:lineRule="auto"/>
        <w:ind w:right="1690"/>
        <w:rPr>
          <w:sz w:val="28"/>
          <w:szCs w:val="28"/>
          <w:lang w:val="en-IN"/>
        </w:rPr>
      </w:pPr>
      <w:r w:rsidRPr="00A016DB">
        <w:rPr>
          <w:sz w:val="28"/>
          <w:szCs w:val="28"/>
          <w:lang w:val="en-IN"/>
        </w:rPr>
        <w:t>Email and SMS notification service integration</w:t>
      </w:r>
    </w:p>
    <w:p w14:paraId="11EBC810" w14:textId="77777777" w:rsidR="00A435BB" w:rsidRPr="00A016DB" w:rsidRDefault="00A435BB" w:rsidP="00A435BB">
      <w:pPr>
        <w:pStyle w:val="ListParagraph"/>
        <w:numPr>
          <w:ilvl w:val="0"/>
          <w:numId w:val="97"/>
        </w:numPr>
        <w:tabs>
          <w:tab w:val="left" w:pos="2248"/>
        </w:tabs>
        <w:spacing w:before="142" w:line="345" w:lineRule="auto"/>
        <w:ind w:right="1690"/>
        <w:rPr>
          <w:sz w:val="28"/>
          <w:szCs w:val="28"/>
          <w:lang w:val="en-IN"/>
        </w:rPr>
      </w:pPr>
      <w:r w:rsidRPr="00A016DB">
        <w:rPr>
          <w:sz w:val="28"/>
          <w:szCs w:val="28"/>
          <w:lang w:val="en-IN"/>
        </w:rPr>
        <w:t>Payment APIs (Razorpay, UPI, or Cash on Delivery status)</w:t>
      </w:r>
    </w:p>
    <w:p w14:paraId="75CDADB3" w14:textId="7BAC2C60" w:rsidR="008C0211" w:rsidRDefault="00A435BB" w:rsidP="00F65795">
      <w:pPr>
        <w:pStyle w:val="ListParagraph"/>
        <w:numPr>
          <w:ilvl w:val="0"/>
          <w:numId w:val="97"/>
        </w:numPr>
        <w:tabs>
          <w:tab w:val="left" w:pos="2248"/>
        </w:tabs>
        <w:spacing w:before="142" w:line="345" w:lineRule="auto"/>
        <w:ind w:right="1690"/>
        <w:rPr>
          <w:sz w:val="28"/>
          <w:szCs w:val="28"/>
          <w:lang w:val="en-IN"/>
        </w:rPr>
      </w:pPr>
      <w:r w:rsidRPr="00A016DB">
        <w:rPr>
          <w:sz w:val="28"/>
          <w:szCs w:val="28"/>
          <w:lang w:val="en-IN"/>
        </w:rPr>
        <w:t>Optional APIs for logistics or government schemes in the</w:t>
      </w:r>
      <w:r w:rsidR="008C0211">
        <w:rPr>
          <w:sz w:val="28"/>
          <w:szCs w:val="28"/>
          <w:lang w:val="en-IN"/>
        </w:rPr>
        <w:t xml:space="preserve"> Future</w:t>
      </w:r>
    </w:p>
    <w:p w14:paraId="0F0917E5" w14:textId="77777777" w:rsidR="00F65795" w:rsidRPr="00F65795" w:rsidRDefault="00F65795" w:rsidP="00F65795">
      <w:pPr>
        <w:pStyle w:val="ListParagraph"/>
        <w:tabs>
          <w:tab w:val="left" w:pos="2248"/>
        </w:tabs>
        <w:spacing w:before="142" w:line="345" w:lineRule="auto"/>
        <w:ind w:left="720" w:right="1690" w:firstLine="0"/>
        <w:rPr>
          <w:sz w:val="28"/>
          <w:szCs w:val="28"/>
          <w:lang w:val="en-IN"/>
        </w:rPr>
      </w:pPr>
    </w:p>
    <w:p w14:paraId="4406D0FC" w14:textId="6D9E3CD6" w:rsidR="006C3158" w:rsidRPr="00A016DB" w:rsidRDefault="00340457" w:rsidP="00C43560">
      <w:pPr>
        <w:pStyle w:val="Heading3"/>
        <w:tabs>
          <w:tab w:val="left" w:pos="884"/>
        </w:tabs>
        <w:spacing w:before="30"/>
        <w:ind w:left="0"/>
        <w:rPr>
          <w:sz w:val="28"/>
          <w:szCs w:val="28"/>
        </w:rPr>
      </w:pPr>
      <w:r w:rsidRPr="00A016DB">
        <w:rPr>
          <w:spacing w:val="-6"/>
          <w:sz w:val="28"/>
          <w:szCs w:val="28"/>
        </w:rPr>
        <w:t>4.2UML</w:t>
      </w:r>
      <w:r w:rsidRPr="00A016DB">
        <w:rPr>
          <w:spacing w:val="-22"/>
          <w:sz w:val="28"/>
          <w:szCs w:val="28"/>
        </w:rPr>
        <w:t xml:space="preserve"> </w:t>
      </w:r>
      <w:r w:rsidRPr="00A016DB">
        <w:rPr>
          <w:spacing w:val="-2"/>
          <w:sz w:val="28"/>
          <w:szCs w:val="28"/>
        </w:rPr>
        <w:t>DIAGRAMS</w:t>
      </w:r>
    </w:p>
    <w:p w14:paraId="548C3C98" w14:textId="71B15135" w:rsidR="006C3158" w:rsidRPr="00A016DB" w:rsidRDefault="00000000">
      <w:pPr>
        <w:pStyle w:val="BodyText"/>
        <w:spacing w:before="189" w:line="360" w:lineRule="auto"/>
        <w:ind w:right="165" w:firstLine="715"/>
        <w:jc w:val="both"/>
        <w:rPr>
          <w:sz w:val="28"/>
          <w:szCs w:val="28"/>
        </w:rPr>
      </w:pPr>
      <w:r w:rsidRPr="00A016DB">
        <w:rPr>
          <w:sz w:val="28"/>
          <w:szCs w:val="28"/>
        </w:rPr>
        <w:t>In the field of software engineering, Unified Language Modeling (UML) is the preferred model for modeling modeling. UML is a standard purpose-oriented modeling language</w:t>
      </w:r>
      <w:r w:rsidRPr="00A016DB">
        <w:rPr>
          <w:spacing w:val="-2"/>
          <w:sz w:val="28"/>
          <w:szCs w:val="28"/>
        </w:rPr>
        <w:t xml:space="preserve"> </w:t>
      </w:r>
      <w:r w:rsidRPr="00A016DB">
        <w:rPr>
          <w:sz w:val="28"/>
          <w:szCs w:val="28"/>
        </w:rPr>
        <w:t>which</w:t>
      </w:r>
      <w:r w:rsidRPr="00A016DB">
        <w:rPr>
          <w:spacing w:val="-1"/>
          <w:sz w:val="28"/>
          <w:szCs w:val="28"/>
        </w:rPr>
        <w:t xml:space="preserve"> </w:t>
      </w:r>
      <w:r w:rsidRPr="00A016DB">
        <w:rPr>
          <w:sz w:val="28"/>
          <w:szCs w:val="28"/>
        </w:rPr>
        <w:t>in</w:t>
      </w:r>
      <w:r w:rsidRPr="00A016DB">
        <w:rPr>
          <w:spacing w:val="-1"/>
          <w:sz w:val="28"/>
          <w:szCs w:val="28"/>
        </w:rPr>
        <w:t xml:space="preserve"> </w:t>
      </w:r>
      <w:r w:rsidRPr="00A016DB">
        <w:rPr>
          <w:sz w:val="28"/>
          <w:szCs w:val="28"/>
        </w:rPr>
        <w:t>that</w:t>
      </w:r>
      <w:r w:rsidRPr="00A016DB">
        <w:rPr>
          <w:spacing w:val="-1"/>
          <w:sz w:val="28"/>
          <w:szCs w:val="28"/>
        </w:rPr>
        <w:t xml:space="preserve"> </w:t>
      </w:r>
      <w:r w:rsidRPr="00A016DB">
        <w:rPr>
          <w:sz w:val="28"/>
          <w:szCs w:val="28"/>
        </w:rPr>
        <w:t>includes</w:t>
      </w:r>
      <w:r w:rsidRPr="00A016DB">
        <w:rPr>
          <w:spacing w:val="-2"/>
          <w:sz w:val="28"/>
          <w:szCs w:val="28"/>
        </w:rPr>
        <w:t xml:space="preserve"> </w:t>
      </w:r>
      <w:r w:rsidRPr="00A016DB">
        <w:rPr>
          <w:sz w:val="28"/>
          <w:szCs w:val="28"/>
        </w:rPr>
        <w:t>a</w:t>
      </w:r>
      <w:r w:rsidRPr="00A016DB">
        <w:rPr>
          <w:spacing w:val="-2"/>
          <w:sz w:val="28"/>
          <w:szCs w:val="28"/>
        </w:rPr>
        <w:t xml:space="preserve"> </w:t>
      </w:r>
      <w:r w:rsidRPr="00A016DB">
        <w:rPr>
          <w:sz w:val="28"/>
          <w:szCs w:val="28"/>
        </w:rPr>
        <w:t>clear</w:t>
      </w:r>
      <w:r w:rsidRPr="00A016DB">
        <w:rPr>
          <w:spacing w:val="-2"/>
          <w:sz w:val="28"/>
          <w:szCs w:val="28"/>
        </w:rPr>
        <w:t xml:space="preserve"> </w:t>
      </w:r>
      <w:r w:rsidRPr="00A016DB">
        <w:rPr>
          <w:sz w:val="28"/>
          <w:szCs w:val="28"/>
        </w:rPr>
        <w:t>text</w:t>
      </w:r>
      <w:r w:rsidRPr="00A016DB">
        <w:rPr>
          <w:spacing w:val="-1"/>
          <w:sz w:val="28"/>
          <w:szCs w:val="28"/>
        </w:rPr>
        <w:t xml:space="preserve"> </w:t>
      </w:r>
      <w:r w:rsidRPr="00A016DB">
        <w:rPr>
          <w:sz w:val="28"/>
          <w:szCs w:val="28"/>
        </w:rPr>
        <w:t>used</w:t>
      </w:r>
      <w:r w:rsidRPr="00A016DB">
        <w:rPr>
          <w:spacing w:val="-1"/>
          <w:sz w:val="28"/>
          <w:szCs w:val="28"/>
        </w:rPr>
        <w:t xml:space="preserve"> </w:t>
      </w:r>
      <w:r w:rsidRPr="00A016DB">
        <w:rPr>
          <w:sz w:val="28"/>
          <w:szCs w:val="28"/>
        </w:rPr>
        <w:t>to</w:t>
      </w:r>
      <w:r w:rsidRPr="00A016DB">
        <w:rPr>
          <w:spacing w:val="-1"/>
          <w:sz w:val="28"/>
          <w:szCs w:val="28"/>
        </w:rPr>
        <w:t xml:space="preserve"> </w:t>
      </w:r>
      <w:r w:rsidRPr="00A016DB">
        <w:rPr>
          <w:sz w:val="28"/>
          <w:szCs w:val="28"/>
        </w:rPr>
        <w:t>produce</w:t>
      </w:r>
      <w:r w:rsidRPr="00A016DB">
        <w:rPr>
          <w:spacing w:val="-2"/>
          <w:sz w:val="28"/>
          <w:szCs w:val="28"/>
        </w:rPr>
        <w:t xml:space="preserve"> </w:t>
      </w:r>
      <w:r w:rsidRPr="00A016DB">
        <w:rPr>
          <w:sz w:val="28"/>
          <w:szCs w:val="28"/>
        </w:rPr>
        <w:t>a</w:t>
      </w:r>
      <w:r w:rsidRPr="00A016DB">
        <w:rPr>
          <w:spacing w:val="-2"/>
          <w:sz w:val="28"/>
          <w:szCs w:val="28"/>
        </w:rPr>
        <w:t xml:space="preserve"> </w:t>
      </w:r>
      <w:r w:rsidRPr="00A016DB">
        <w:rPr>
          <w:sz w:val="28"/>
          <w:szCs w:val="28"/>
        </w:rPr>
        <w:t>vague</w:t>
      </w:r>
      <w:r w:rsidRPr="00A016DB">
        <w:rPr>
          <w:spacing w:val="-2"/>
          <w:sz w:val="28"/>
          <w:szCs w:val="28"/>
        </w:rPr>
        <w:t xml:space="preserve"> </w:t>
      </w:r>
      <w:r w:rsidRPr="00A016DB">
        <w:rPr>
          <w:sz w:val="28"/>
          <w:szCs w:val="28"/>
        </w:rPr>
        <w:t>model of</w:t>
      </w:r>
      <w:r w:rsidRPr="00A016DB">
        <w:rPr>
          <w:spacing w:val="-2"/>
          <w:sz w:val="28"/>
          <w:szCs w:val="28"/>
        </w:rPr>
        <w:t xml:space="preserve"> </w:t>
      </w:r>
      <w:r w:rsidRPr="00A016DB">
        <w:rPr>
          <w:sz w:val="28"/>
          <w:szCs w:val="28"/>
        </w:rPr>
        <w:t>program,</w:t>
      </w:r>
      <w:r w:rsidRPr="00A016DB">
        <w:rPr>
          <w:spacing w:val="-1"/>
          <w:sz w:val="28"/>
          <w:szCs w:val="28"/>
        </w:rPr>
        <w:t xml:space="preserve"> </w:t>
      </w:r>
      <w:r w:rsidRPr="00A016DB">
        <w:rPr>
          <w:sz w:val="28"/>
          <w:szCs w:val="28"/>
        </w:rPr>
        <w:t xml:space="preserve">called the UML model. Themodel contains a </w:t>
      </w:r>
      <w:r w:rsidR="00C43560">
        <w:rPr>
          <w:sz w:val="28"/>
          <w:szCs w:val="28"/>
        </w:rPr>
        <w:t>“</w:t>
      </w:r>
      <w:r w:rsidRPr="00A016DB">
        <w:rPr>
          <w:sz w:val="28"/>
          <w:szCs w:val="28"/>
        </w:rPr>
        <w:t>Semantic backplane</w:t>
      </w:r>
      <w:r w:rsidR="00C43560">
        <w:rPr>
          <w:sz w:val="28"/>
          <w:szCs w:val="28"/>
        </w:rPr>
        <w:t>”</w:t>
      </w:r>
      <w:r w:rsidRPr="00A016DB">
        <w:rPr>
          <w:sz w:val="28"/>
          <w:szCs w:val="28"/>
        </w:rPr>
        <w:t xml:space="preserve"> </w:t>
      </w:r>
      <w:r w:rsidR="00C43560">
        <w:rPr>
          <w:sz w:val="28"/>
          <w:szCs w:val="28"/>
        </w:rPr>
        <w:t>–</w:t>
      </w:r>
      <w:r w:rsidRPr="00A016DB">
        <w:rPr>
          <w:sz w:val="28"/>
          <w:szCs w:val="28"/>
        </w:rPr>
        <w:t xml:space="preserve"> texts such as written use cases that run model objects and drawings.</w:t>
      </w:r>
    </w:p>
    <w:p w14:paraId="22FD8663" w14:textId="77777777" w:rsidR="006C3158" w:rsidRPr="00A016DB" w:rsidRDefault="00000000">
      <w:pPr>
        <w:pStyle w:val="Heading6"/>
        <w:spacing w:line="271" w:lineRule="exact"/>
        <w:jc w:val="both"/>
        <w:rPr>
          <w:sz w:val="28"/>
          <w:szCs w:val="28"/>
        </w:rPr>
      </w:pPr>
      <w:r w:rsidRPr="00A016DB">
        <w:rPr>
          <w:spacing w:val="-4"/>
          <w:sz w:val="28"/>
          <w:szCs w:val="28"/>
        </w:rPr>
        <w:t>Importance</w:t>
      </w:r>
      <w:r w:rsidRPr="00A016DB">
        <w:rPr>
          <w:spacing w:val="-16"/>
          <w:sz w:val="28"/>
          <w:szCs w:val="28"/>
        </w:rPr>
        <w:t xml:space="preserve"> </w:t>
      </w:r>
      <w:r w:rsidRPr="00A016DB">
        <w:rPr>
          <w:spacing w:val="-4"/>
          <w:sz w:val="28"/>
          <w:szCs w:val="28"/>
        </w:rPr>
        <w:t>of</w:t>
      </w:r>
      <w:r w:rsidRPr="00A016DB">
        <w:rPr>
          <w:spacing w:val="-12"/>
          <w:sz w:val="28"/>
          <w:szCs w:val="28"/>
        </w:rPr>
        <w:t xml:space="preserve"> </w:t>
      </w:r>
      <w:r w:rsidRPr="00A016DB">
        <w:rPr>
          <w:spacing w:val="-4"/>
          <w:sz w:val="28"/>
          <w:szCs w:val="28"/>
        </w:rPr>
        <w:t>UML in</w:t>
      </w:r>
      <w:r w:rsidRPr="00A016DB">
        <w:rPr>
          <w:spacing w:val="-5"/>
          <w:sz w:val="28"/>
          <w:szCs w:val="28"/>
        </w:rPr>
        <w:t xml:space="preserve"> </w:t>
      </w:r>
      <w:r w:rsidRPr="00A016DB">
        <w:rPr>
          <w:spacing w:val="-4"/>
          <w:sz w:val="28"/>
          <w:szCs w:val="28"/>
        </w:rPr>
        <w:t>Modeling:</w:t>
      </w:r>
    </w:p>
    <w:p w14:paraId="3137041F" w14:textId="107D52DF" w:rsidR="00294E63" w:rsidRPr="00A016DB" w:rsidRDefault="00000000" w:rsidP="00294E63">
      <w:pPr>
        <w:pStyle w:val="BodyText"/>
        <w:spacing w:before="147" w:line="360" w:lineRule="auto"/>
        <w:ind w:right="156" w:firstLine="715"/>
        <w:jc w:val="both"/>
        <w:rPr>
          <w:spacing w:val="-2"/>
          <w:sz w:val="28"/>
          <w:szCs w:val="28"/>
        </w:rPr>
      </w:pPr>
      <w:r w:rsidRPr="00A016DB">
        <w:rPr>
          <w:sz w:val="28"/>
          <w:szCs w:val="28"/>
        </w:rPr>
        <w:t xml:space="preserve">Model language is a language with its own words and pronouns that focus on the psychological and physical expression of the system. UML modeling language is thus a </w:t>
      </w:r>
      <w:r w:rsidRPr="00A016DB">
        <w:rPr>
          <w:spacing w:val="-2"/>
          <w:sz w:val="28"/>
          <w:szCs w:val="28"/>
        </w:rPr>
        <w:t>commonlanguage</w:t>
      </w:r>
      <w:r w:rsidRPr="00A016DB">
        <w:rPr>
          <w:spacing w:val="-9"/>
          <w:sz w:val="28"/>
          <w:szCs w:val="28"/>
        </w:rPr>
        <w:t xml:space="preserve"> </w:t>
      </w:r>
      <w:r w:rsidRPr="00A016DB">
        <w:rPr>
          <w:spacing w:val="-2"/>
          <w:sz w:val="28"/>
          <w:szCs w:val="28"/>
        </w:rPr>
        <w:t>for</w:t>
      </w:r>
      <w:r w:rsidRPr="00A016DB">
        <w:rPr>
          <w:spacing w:val="-9"/>
          <w:sz w:val="28"/>
          <w:szCs w:val="28"/>
        </w:rPr>
        <w:t xml:space="preserve"> </w:t>
      </w:r>
      <w:r w:rsidRPr="00A016DB">
        <w:rPr>
          <w:spacing w:val="-2"/>
          <w:sz w:val="28"/>
          <w:szCs w:val="28"/>
        </w:rPr>
        <w:t>software</w:t>
      </w:r>
      <w:r w:rsidRPr="00A016DB">
        <w:rPr>
          <w:spacing w:val="-10"/>
          <w:sz w:val="28"/>
          <w:szCs w:val="28"/>
        </w:rPr>
        <w:t xml:space="preserve"> </w:t>
      </w:r>
      <w:r w:rsidRPr="00A016DB">
        <w:rPr>
          <w:spacing w:val="-2"/>
          <w:sz w:val="28"/>
          <w:szCs w:val="28"/>
        </w:rPr>
        <w:t>applications.</w:t>
      </w:r>
      <w:r w:rsidRPr="00A016DB">
        <w:rPr>
          <w:spacing w:val="-6"/>
          <w:sz w:val="28"/>
          <w:szCs w:val="28"/>
        </w:rPr>
        <w:t xml:space="preserve"> </w:t>
      </w:r>
      <w:r w:rsidRPr="00A016DB">
        <w:rPr>
          <w:spacing w:val="-2"/>
          <w:sz w:val="28"/>
          <w:szCs w:val="28"/>
        </w:rPr>
        <w:t>UML</w:t>
      </w:r>
      <w:r w:rsidRPr="00A016DB">
        <w:rPr>
          <w:spacing w:val="-6"/>
          <w:sz w:val="28"/>
          <w:szCs w:val="28"/>
        </w:rPr>
        <w:t xml:space="preserve"> </w:t>
      </w:r>
      <w:r w:rsidRPr="00A016DB">
        <w:rPr>
          <w:spacing w:val="-2"/>
          <w:sz w:val="28"/>
          <w:szCs w:val="28"/>
        </w:rPr>
        <w:t>is</w:t>
      </w:r>
      <w:r w:rsidRPr="00A016DB">
        <w:rPr>
          <w:spacing w:val="-6"/>
          <w:sz w:val="28"/>
          <w:szCs w:val="28"/>
        </w:rPr>
        <w:t xml:space="preserve"> </w:t>
      </w:r>
      <w:r w:rsidRPr="00A016DB">
        <w:rPr>
          <w:spacing w:val="-2"/>
          <w:sz w:val="28"/>
          <w:szCs w:val="28"/>
        </w:rPr>
        <w:t>not a</w:t>
      </w:r>
      <w:r w:rsidRPr="00A016DB">
        <w:rPr>
          <w:spacing w:val="-7"/>
          <w:sz w:val="28"/>
          <w:szCs w:val="28"/>
        </w:rPr>
        <w:t xml:space="preserve"> </w:t>
      </w:r>
      <w:r w:rsidRPr="00A016DB">
        <w:rPr>
          <w:spacing w:val="-2"/>
          <w:sz w:val="28"/>
          <w:szCs w:val="28"/>
        </w:rPr>
        <w:t>graphical</w:t>
      </w:r>
      <w:r w:rsidRPr="00A016DB">
        <w:rPr>
          <w:spacing w:val="-3"/>
          <w:sz w:val="28"/>
          <w:szCs w:val="28"/>
        </w:rPr>
        <w:t xml:space="preserve"> </w:t>
      </w:r>
      <w:r w:rsidRPr="00A016DB">
        <w:rPr>
          <w:spacing w:val="-2"/>
          <w:sz w:val="28"/>
          <w:szCs w:val="28"/>
        </w:rPr>
        <w:t>programming</w:t>
      </w:r>
      <w:r w:rsidRPr="00A016DB">
        <w:rPr>
          <w:spacing w:val="-3"/>
          <w:sz w:val="28"/>
          <w:szCs w:val="28"/>
        </w:rPr>
        <w:t xml:space="preserve"> </w:t>
      </w:r>
      <w:r w:rsidRPr="00A016DB">
        <w:rPr>
          <w:spacing w:val="-2"/>
          <w:sz w:val="28"/>
          <w:szCs w:val="28"/>
        </w:rPr>
        <w:t>language</w:t>
      </w:r>
      <w:r w:rsidR="00294E63" w:rsidRPr="00A016DB">
        <w:rPr>
          <w:spacing w:val="-2"/>
          <w:sz w:val="28"/>
          <w:szCs w:val="28"/>
        </w:rPr>
        <w:t>.</w:t>
      </w:r>
    </w:p>
    <w:p w14:paraId="47384072" w14:textId="77777777" w:rsidR="00294E63" w:rsidRPr="00A016DB" w:rsidRDefault="00294E63" w:rsidP="00294E63">
      <w:pPr>
        <w:rPr>
          <w:spacing w:val="-2"/>
          <w:sz w:val="28"/>
          <w:szCs w:val="28"/>
        </w:rPr>
      </w:pPr>
    </w:p>
    <w:p w14:paraId="7472F980" w14:textId="77777777" w:rsidR="006C3158" w:rsidRPr="00A016DB" w:rsidRDefault="00000000" w:rsidP="00294E63">
      <w:pPr>
        <w:pStyle w:val="Heading4"/>
        <w:spacing w:before="73"/>
        <w:ind w:left="0"/>
        <w:jc w:val="left"/>
      </w:pPr>
      <w:r w:rsidRPr="00A016DB">
        <w:rPr>
          <w:spacing w:val="-2"/>
        </w:rPr>
        <w:t>A</w:t>
      </w:r>
      <w:r w:rsidRPr="00A016DB">
        <w:rPr>
          <w:spacing w:val="-22"/>
        </w:rPr>
        <w:t xml:space="preserve"> </w:t>
      </w:r>
      <w:r w:rsidRPr="00A016DB">
        <w:rPr>
          <w:spacing w:val="-2"/>
        </w:rPr>
        <w:t>conceptual</w:t>
      </w:r>
      <w:r w:rsidRPr="00A016DB">
        <w:rPr>
          <w:spacing w:val="-6"/>
        </w:rPr>
        <w:t xml:space="preserve"> </w:t>
      </w:r>
      <w:r w:rsidRPr="00A016DB">
        <w:rPr>
          <w:spacing w:val="-2"/>
        </w:rPr>
        <w:t>model</w:t>
      </w:r>
      <w:r w:rsidRPr="00A016DB">
        <w:rPr>
          <w:spacing w:val="-16"/>
        </w:rPr>
        <w:t xml:space="preserve"> </w:t>
      </w:r>
      <w:r w:rsidRPr="00A016DB">
        <w:rPr>
          <w:spacing w:val="-2"/>
        </w:rPr>
        <w:t>of</w:t>
      </w:r>
      <w:r w:rsidRPr="00A016DB">
        <w:rPr>
          <w:spacing w:val="-18"/>
        </w:rPr>
        <w:t xml:space="preserve"> </w:t>
      </w:r>
      <w:r w:rsidRPr="00A016DB">
        <w:rPr>
          <w:spacing w:val="-4"/>
        </w:rPr>
        <w:t>UML:</w:t>
      </w:r>
    </w:p>
    <w:p w14:paraId="79DA9B88" w14:textId="77777777" w:rsidR="006C3158" w:rsidRPr="00A016DB" w:rsidRDefault="00000000">
      <w:pPr>
        <w:pStyle w:val="BodyText"/>
        <w:spacing w:before="155"/>
        <w:ind w:left="1888"/>
        <w:rPr>
          <w:sz w:val="28"/>
          <w:szCs w:val="28"/>
        </w:rPr>
      </w:pPr>
      <w:r w:rsidRPr="00A016DB">
        <w:rPr>
          <w:sz w:val="28"/>
          <w:szCs w:val="28"/>
        </w:rPr>
        <w:t>The</w:t>
      </w:r>
      <w:r w:rsidRPr="00A016DB">
        <w:rPr>
          <w:spacing w:val="-21"/>
          <w:sz w:val="28"/>
          <w:szCs w:val="28"/>
        </w:rPr>
        <w:t xml:space="preserve"> </w:t>
      </w:r>
      <w:r w:rsidRPr="00A016DB">
        <w:rPr>
          <w:sz w:val="28"/>
          <w:szCs w:val="28"/>
        </w:rPr>
        <w:t>three</w:t>
      </w:r>
      <w:r w:rsidRPr="00A016DB">
        <w:rPr>
          <w:spacing w:val="-18"/>
          <w:sz w:val="28"/>
          <w:szCs w:val="28"/>
        </w:rPr>
        <w:t xml:space="preserve"> </w:t>
      </w:r>
      <w:r w:rsidRPr="00A016DB">
        <w:rPr>
          <w:sz w:val="28"/>
          <w:szCs w:val="28"/>
        </w:rPr>
        <w:t>major</w:t>
      </w:r>
      <w:r w:rsidRPr="00A016DB">
        <w:rPr>
          <w:spacing w:val="-15"/>
          <w:sz w:val="28"/>
          <w:szCs w:val="28"/>
        </w:rPr>
        <w:t xml:space="preserve"> </w:t>
      </w:r>
      <w:r w:rsidRPr="00A016DB">
        <w:rPr>
          <w:sz w:val="28"/>
          <w:szCs w:val="28"/>
        </w:rPr>
        <w:t>elements</w:t>
      </w:r>
      <w:r w:rsidRPr="00A016DB">
        <w:rPr>
          <w:spacing w:val="2"/>
          <w:sz w:val="28"/>
          <w:szCs w:val="28"/>
        </w:rPr>
        <w:t xml:space="preserve"> </w:t>
      </w:r>
      <w:r w:rsidRPr="00A016DB">
        <w:rPr>
          <w:sz w:val="28"/>
          <w:szCs w:val="28"/>
        </w:rPr>
        <w:t>of</w:t>
      </w:r>
      <w:r w:rsidRPr="00A016DB">
        <w:rPr>
          <w:spacing w:val="-20"/>
          <w:sz w:val="28"/>
          <w:szCs w:val="28"/>
        </w:rPr>
        <w:t xml:space="preserve"> </w:t>
      </w:r>
      <w:r w:rsidRPr="00A016DB">
        <w:rPr>
          <w:sz w:val="28"/>
          <w:szCs w:val="28"/>
        </w:rPr>
        <w:t>UML</w:t>
      </w:r>
      <w:r w:rsidRPr="00A016DB">
        <w:rPr>
          <w:spacing w:val="-15"/>
          <w:sz w:val="28"/>
          <w:szCs w:val="28"/>
        </w:rPr>
        <w:t xml:space="preserve"> </w:t>
      </w:r>
      <w:r w:rsidRPr="00A016DB">
        <w:rPr>
          <w:spacing w:val="-5"/>
          <w:sz w:val="28"/>
          <w:szCs w:val="28"/>
        </w:rPr>
        <w:t>are</w:t>
      </w:r>
    </w:p>
    <w:p w14:paraId="528DB04F" w14:textId="77777777" w:rsidR="006C3158" w:rsidRPr="00A016DB" w:rsidRDefault="00000000">
      <w:pPr>
        <w:pStyle w:val="ListParagraph"/>
        <w:numPr>
          <w:ilvl w:val="0"/>
          <w:numId w:val="2"/>
        </w:numPr>
        <w:tabs>
          <w:tab w:val="left" w:pos="2772"/>
        </w:tabs>
        <w:spacing w:before="139"/>
        <w:rPr>
          <w:sz w:val="28"/>
          <w:szCs w:val="28"/>
        </w:rPr>
      </w:pPr>
      <w:r w:rsidRPr="00A016DB">
        <w:rPr>
          <w:spacing w:val="-2"/>
          <w:sz w:val="28"/>
          <w:szCs w:val="28"/>
        </w:rPr>
        <w:lastRenderedPageBreak/>
        <w:t>The</w:t>
      </w:r>
      <w:r w:rsidRPr="00A016DB">
        <w:rPr>
          <w:spacing w:val="-18"/>
          <w:sz w:val="28"/>
          <w:szCs w:val="28"/>
        </w:rPr>
        <w:t xml:space="preserve"> </w:t>
      </w:r>
      <w:r w:rsidRPr="00A016DB">
        <w:rPr>
          <w:spacing w:val="-2"/>
          <w:sz w:val="28"/>
          <w:szCs w:val="28"/>
        </w:rPr>
        <w:t>UML’s</w:t>
      </w:r>
      <w:r w:rsidRPr="00A016DB">
        <w:rPr>
          <w:spacing w:val="-9"/>
          <w:sz w:val="28"/>
          <w:szCs w:val="28"/>
        </w:rPr>
        <w:t xml:space="preserve"> </w:t>
      </w:r>
      <w:r w:rsidRPr="00A016DB">
        <w:rPr>
          <w:spacing w:val="-2"/>
          <w:sz w:val="28"/>
          <w:szCs w:val="28"/>
        </w:rPr>
        <w:t>basic</w:t>
      </w:r>
      <w:r w:rsidRPr="00A016DB">
        <w:rPr>
          <w:spacing w:val="-7"/>
          <w:sz w:val="28"/>
          <w:szCs w:val="28"/>
        </w:rPr>
        <w:t xml:space="preserve"> </w:t>
      </w:r>
      <w:r w:rsidRPr="00A016DB">
        <w:rPr>
          <w:spacing w:val="-2"/>
          <w:sz w:val="28"/>
          <w:szCs w:val="28"/>
        </w:rPr>
        <w:t>building</w:t>
      </w:r>
      <w:r w:rsidRPr="00A016DB">
        <w:rPr>
          <w:spacing w:val="-7"/>
          <w:sz w:val="28"/>
          <w:szCs w:val="28"/>
        </w:rPr>
        <w:t xml:space="preserve"> </w:t>
      </w:r>
      <w:r w:rsidRPr="00A016DB">
        <w:rPr>
          <w:spacing w:val="-2"/>
          <w:sz w:val="28"/>
          <w:szCs w:val="28"/>
        </w:rPr>
        <w:t>blocks</w:t>
      </w:r>
    </w:p>
    <w:p w14:paraId="20B1A2F0" w14:textId="77777777" w:rsidR="006C3158" w:rsidRPr="00A016DB" w:rsidRDefault="00000000">
      <w:pPr>
        <w:pStyle w:val="ListParagraph"/>
        <w:numPr>
          <w:ilvl w:val="0"/>
          <w:numId w:val="2"/>
        </w:numPr>
        <w:tabs>
          <w:tab w:val="left" w:pos="2772"/>
        </w:tabs>
        <w:spacing w:before="76"/>
        <w:rPr>
          <w:sz w:val="28"/>
          <w:szCs w:val="28"/>
        </w:rPr>
      </w:pPr>
      <w:r w:rsidRPr="00A016DB">
        <w:rPr>
          <w:spacing w:val="-2"/>
          <w:sz w:val="28"/>
          <w:szCs w:val="28"/>
        </w:rPr>
        <w:t>The</w:t>
      </w:r>
      <w:r w:rsidRPr="00A016DB">
        <w:rPr>
          <w:spacing w:val="-20"/>
          <w:sz w:val="28"/>
          <w:szCs w:val="28"/>
        </w:rPr>
        <w:t xml:space="preserve"> </w:t>
      </w:r>
      <w:r w:rsidRPr="00A016DB">
        <w:rPr>
          <w:spacing w:val="-2"/>
          <w:sz w:val="28"/>
          <w:szCs w:val="28"/>
        </w:rPr>
        <w:t>rules</w:t>
      </w:r>
      <w:r w:rsidRPr="00A016DB">
        <w:rPr>
          <w:spacing w:val="-15"/>
          <w:sz w:val="28"/>
          <w:szCs w:val="28"/>
        </w:rPr>
        <w:t xml:space="preserve"> </w:t>
      </w:r>
      <w:r w:rsidRPr="00A016DB">
        <w:rPr>
          <w:spacing w:val="-2"/>
          <w:sz w:val="28"/>
          <w:szCs w:val="28"/>
        </w:rPr>
        <w:t>that</w:t>
      </w:r>
      <w:r w:rsidRPr="00A016DB">
        <w:rPr>
          <w:spacing w:val="3"/>
          <w:sz w:val="28"/>
          <w:szCs w:val="28"/>
        </w:rPr>
        <w:t xml:space="preserve"> </w:t>
      </w:r>
      <w:r w:rsidRPr="00A016DB">
        <w:rPr>
          <w:spacing w:val="-2"/>
          <w:sz w:val="28"/>
          <w:szCs w:val="28"/>
        </w:rPr>
        <w:t>dictate</w:t>
      </w:r>
      <w:r w:rsidRPr="00A016DB">
        <w:rPr>
          <w:spacing w:val="-7"/>
          <w:sz w:val="28"/>
          <w:szCs w:val="28"/>
        </w:rPr>
        <w:t xml:space="preserve"> </w:t>
      </w:r>
      <w:r w:rsidRPr="00A016DB">
        <w:rPr>
          <w:spacing w:val="-2"/>
          <w:sz w:val="28"/>
          <w:szCs w:val="28"/>
        </w:rPr>
        <w:t>how</w:t>
      </w:r>
      <w:r w:rsidRPr="00A016DB">
        <w:rPr>
          <w:spacing w:val="-8"/>
          <w:sz w:val="28"/>
          <w:szCs w:val="28"/>
        </w:rPr>
        <w:t xml:space="preserve"> </w:t>
      </w:r>
      <w:r w:rsidRPr="00A016DB">
        <w:rPr>
          <w:spacing w:val="-2"/>
          <w:sz w:val="28"/>
          <w:szCs w:val="28"/>
        </w:rPr>
        <w:t>those</w:t>
      </w:r>
      <w:r w:rsidRPr="00A016DB">
        <w:rPr>
          <w:spacing w:val="-9"/>
          <w:sz w:val="28"/>
          <w:szCs w:val="28"/>
        </w:rPr>
        <w:t xml:space="preserve"> </w:t>
      </w:r>
      <w:r w:rsidRPr="00A016DB">
        <w:rPr>
          <w:spacing w:val="-2"/>
          <w:sz w:val="28"/>
          <w:szCs w:val="28"/>
        </w:rPr>
        <w:t>building</w:t>
      </w:r>
      <w:r w:rsidRPr="00A016DB">
        <w:rPr>
          <w:spacing w:val="-15"/>
          <w:sz w:val="28"/>
          <w:szCs w:val="28"/>
        </w:rPr>
        <w:t xml:space="preserve"> </w:t>
      </w:r>
      <w:r w:rsidRPr="00A016DB">
        <w:rPr>
          <w:spacing w:val="-2"/>
          <w:sz w:val="28"/>
          <w:szCs w:val="28"/>
        </w:rPr>
        <w:t>blocks</w:t>
      </w:r>
      <w:r w:rsidRPr="00A016DB">
        <w:rPr>
          <w:spacing w:val="4"/>
          <w:sz w:val="28"/>
          <w:szCs w:val="28"/>
        </w:rPr>
        <w:t xml:space="preserve"> </w:t>
      </w:r>
      <w:r w:rsidRPr="00A016DB">
        <w:rPr>
          <w:spacing w:val="-2"/>
          <w:sz w:val="28"/>
          <w:szCs w:val="28"/>
        </w:rPr>
        <w:t>may</w:t>
      </w:r>
      <w:r w:rsidRPr="00A016DB">
        <w:rPr>
          <w:spacing w:val="-17"/>
          <w:sz w:val="28"/>
          <w:szCs w:val="28"/>
        </w:rPr>
        <w:t xml:space="preserve"> </w:t>
      </w:r>
      <w:r w:rsidRPr="00A016DB">
        <w:rPr>
          <w:spacing w:val="-2"/>
          <w:sz w:val="28"/>
          <w:szCs w:val="28"/>
        </w:rPr>
        <w:t>be</w:t>
      </w:r>
      <w:r w:rsidRPr="00A016DB">
        <w:rPr>
          <w:spacing w:val="-18"/>
          <w:sz w:val="28"/>
          <w:szCs w:val="28"/>
        </w:rPr>
        <w:t xml:space="preserve"> </w:t>
      </w:r>
      <w:r w:rsidRPr="00A016DB">
        <w:rPr>
          <w:spacing w:val="-2"/>
          <w:sz w:val="28"/>
          <w:szCs w:val="28"/>
        </w:rPr>
        <w:t>put</w:t>
      </w:r>
      <w:r w:rsidRPr="00A016DB">
        <w:rPr>
          <w:spacing w:val="-1"/>
          <w:sz w:val="28"/>
          <w:szCs w:val="28"/>
        </w:rPr>
        <w:t xml:space="preserve"> </w:t>
      </w:r>
      <w:r w:rsidRPr="00A016DB">
        <w:rPr>
          <w:spacing w:val="-2"/>
          <w:sz w:val="28"/>
          <w:szCs w:val="28"/>
        </w:rPr>
        <w:t>together</w:t>
      </w:r>
    </w:p>
    <w:p w14:paraId="59C49BAA" w14:textId="77777777" w:rsidR="006C3158" w:rsidRPr="00A016DB" w:rsidRDefault="00000000">
      <w:pPr>
        <w:pStyle w:val="ListParagraph"/>
        <w:numPr>
          <w:ilvl w:val="0"/>
          <w:numId w:val="2"/>
        </w:numPr>
        <w:tabs>
          <w:tab w:val="left" w:pos="2772"/>
        </w:tabs>
        <w:spacing w:before="80"/>
        <w:rPr>
          <w:sz w:val="28"/>
          <w:szCs w:val="28"/>
        </w:rPr>
      </w:pPr>
      <w:r w:rsidRPr="00A016DB">
        <w:rPr>
          <w:spacing w:val="-2"/>
          <w:sz w:val="28"/>
          <w:szCs w:val="28"/>
        </w:rPr>
        <w:t>Some</w:t>
      </w:r>
      <w:r w:rsidRPr="00A016DB">
        <w:rPr>
          <w:spacing w:val="-21"/>
          <w:sz w:val="28"/>
          <w:szCs w:val="28"/>
        </w:rPr>
        <w:t xml:space="preserve"> </w:t>
      </w:r>
      <w:r w:rsidRPr="00A016DB">
        <w:rPr>
          <w:spacing w:val="-2"/>
          <w:sz w:val="28"/>
          <w:szCs w:val="28"/>
        </w:rPr>
        <w:t>common</w:t>
      </w:r>
      <w:r w:rsidRPr="00A016DB">
        <w:rPr>
          <w:spacing w:val="-13"/>
          <w:sz w:val="28"/>
          <w:szCs w:val="28"/>
        </w:rPr>
        <w:t xml:space="preserve"> </w:t>
      </w:r>
      <w:r w:rsidRPr="00A016DB">
        <w:rPr>
          <w:spacing w:val="-2"/>
          <w:sz w:val="28"/>
          <w:szCs w:val="28"/>
        </w:rPr>
        <w:t>mechanism</w:t>
      </w:r>
      <w:r w:rsidRPr="00A016DB">
        <w:rPr>
          <w:spacing w:val="-13"/>
          <w:sz w:val="28"/>
          <w:szCs w:val="28"/>
        </w:rPr>
        <w:t xml:space="preserve"> </w:t>
      </w:r>
      <w:r w:rsidRPr="00A016DB">
        <w:rPr>
          <w:spacing w:val="-2"/>
          <w:sz w:val="28"/>
          <w:szCs w:val="28"/>
        </w:rPr>
        <w:t>that</w:t>
      </w:r>
      <w:r w:rsidRPr="00A016DB">
        <w:rPr>
          <w:spacing w:val="-3"/>
          <w:sz w:val="28"/>
          <w:szCs w:val="28"/>
        </w:rPr>
        <w:t xml:space="preserve"> </w:t>
      </w:r>
      <w:r w:rsidRPr="00A016DB">
        <w:rPr>
          <w:spacing w:val="-2"/>
          <w:sz w:val="28"/>
          <w:szCs w:val="28"/>
        </w:rPr>
        <w:t>apply</w:t>
      </w:r>
      <w:r w:rsidRPr="00A016DB">
        <w:rPr>
          <w:spacing w:val="-17"/>
          <w:sz w:val="28"/>
          <w:szCs w:val="28"/>
        </w:rPr>
        <w:t xml:space="preserve"> </w:t>
      </w:r>
      <w:r w:rsidRPr="00A016DB">
        <w:rPr>
          <w:spacing w:val="-2"/>
          <w:sz w:val="28"/>
          <w:szCs w:val="28"/>
        </w:rPr>
        <w:t>throughout</w:t>
      </w:r>
      <w:r w:rsidRPr="00A016DB">
        <w:rPr>
          <w:spacing w:val="-3"/>
          <w:sz w:val="28"/>
          <w:szCs w:val="28"/>
        </w:rPr>
        <w:t xml:space="preserve"> </w:t>
      </w:r>
      <w:r w:rsidRPr="00A016DB">
        <w:rPr>
          <w:spacing w:val="-2"/>
          <w:sz w:val="28"/>
          <w:szCs w:val="28"/>
        </w:rPr>
        <w:t>the</w:t>
      </w:r>
      <w:r w:rsidRPr="00A016DB">
        <w:rPr>
          <w:spacing w:val="-5"/>
          <w:sz w:val="28"/>
          <w:szCs w:val="28"/>
        </w:rPr>
        <w:t xml:space="preserve"> UML</w:t>
      </w:r>
    </w:p>
    <w:p w14:paraId="0E91B842" w14:textId="59C37177" w:rsidR="00294E63" w:rsidRPr="00A016DB" w:rsidRDefault="00340457" w:rsidP="00340457">
      <w:pPr>
        <w:pStyle w:val="Heading4"/>
        <w:tabs>
          <w:tab w:val="left" w:pos="1655"/>
        </w:tabs>
        <w:spacing w:before="80"/>
        <w:ind w:left="555"/>
        <w:jc w:val="left"/>
      </w:pPr>
      <w:r w:rsidRPr="00A016DB">
        <w:rPr>
          <w:spacing w:val="-2"/>
        </w:rPr>
        <w:t>4.2.1Use</w:t>
      </w:r>
      <w:r w:rsidRPr="00A016DB">
        <w:rPr>
          <w:spacing w:val="-23"/>
        </w:rPr>
        <w:t xml:space="preserve"> </w:t>
      </w:r>
      <w:r w:rsidRPr="00A016DB">
        <w:rPr>
          <w:spacing w:val="-2"/>
        </w:rPr>
        <w:t>case</w:t>
      </w:r>
      <w:r w:rsidRPr="00A016DB">
        <w:rPr>
          <w:spacing w:val="-16"/>
        </w:rPr>
        <w:t xml:space="preserve"> </w:t>
      </w:r>
      <w:r w:rsidRPr="00A016DB">
        <w:rPr>
          <w:spacing w:val="-2"/>
        </w:rPr>
        <w:t>Diagram</w:t>
      </w:r>
    </w:p>
    <w:p w14:paraId="075667AA" w14:textId="77777777" w:rsidR="00294E63" w:rsidRPr="00A016DB" w:rsidRDefault="00294E63" w:rsidP="00294E63">
      <w:pPr>
        <w:pStyle w:val="BodyText"/>
        <w:spacing w:before="159" w:line="360" w:lineRule="auto"/>
        <w:ind w:right="155" w:firstLine="1352"/>
        <w:jc w:val="both"/>
        <w:rPr>
          <w:sz w:val="28"/>
          <w:szCs w:val="28"/>
        </w:rPr>
      </w:pPr>
      <w:r w:rsidRPr="00A016DB">
        <w:rPr>
          <w:b/>
          <w:bCs/>
          <w:sz w:val="28"/>
          <w:szCs w:val="28"/>
        </w:rPr>
        <w:t>Actors:</w:t>
      </w:r>
    </w:p>
    <w:p w14:paraId="18D39444" w14:textId="5D345BE0" w:rsidR="00294E63" w:rsidRPr="00A016DB" w:rsidRDefault="00A435BB">
      <w:pPr>
        <w:pStyle w:val="BodyText"/>
        <w:numPr>
          <w:ilvl w:val="0"/>
          <w:numId w:val="35"/>
        </w:numPr>
        <w:spacing w:before="159" w:line="360" w:lineRule="auto"/>
        <w:ind w:right="155" w:firstLine="1890"/>
        <w:jc w:val="both"/>
        <w:rPr>
          <w:sz w:val="28"/>
          <w:szCs w:val="28"/>
        </w:rPr>
      </w:pPr>
      <w:r w:rsidRPr="00A016DB">
        <w:rPr>
          <w:sz w:val="28"/>
          <w:szCs w:val="28"/>
        </w:rPr>
        <w:t>farmer</w:t>
      </w:r>
    </w:p>
    <w:p w14:paraId="778B73C6" w14:textId="3CE82651" w:rsidR="00294E63" w:rsidRPr="00A016DB" w:rsidRDefault="00A435BB">
      <w:pPr>
        <w:pStyle w:val="BodyText"/>
        <w:numPr>
          <w:ilvl w:val="0"/>
          <w:numId w:val="35"/>
        </w:numPr>
        <w:spacing w:before="159" w:line="360" w:lineRule="auto"/>
        <w:ind w:right="155" w:firstLine="1890"/>
        <w:jc w:val="both"/>
        <w:rPr>
          <w:sz w:val="28"/>
          <w:szCs w:val="28"/>
        </w:rPr>
      </w:pPr>
      <w:r w:rsidRPr="00A016DB">
        <w:rPr>
          <w:sz w:val="28"/>
          <w:szCs w:val="28"/>
        </w:rPr>
        <w:t>consumer</w:t>
      </w:r>
    </w:p>
    <w:p w14:paraId="3BE57A07" w14:textId="77777777" w:rsidR="00294E63" w:rsidRPr="00A016DB" w:rsidRDefault="00294E63" w:rsidP="00294E63">
      <w:pPr>
        <w:pStyle w:val="BodyText"/>
        <w:spacing w:before="159" w:line="360" w:lineRule="auto"/>
        <w:ind w:right="155" w:firstLine="1352"/>
        <w:jc w:val="both"/>
        <w:rPr>
          <w:sz w:val="28"/>
          <w:szCs w:val="28"/>
        </w:rPr>
      </w:pPr>
      <w:r w:rsidRPr="00A016DB">
        <w:rPr>
          <w:b/>
          <w:bCs/>
          <w:sz w:val="28"/>
          <w:szCs w:val="28"/>
        </w:rPr>
        <w:t>Use Cases:</w:t>
      </w:r>
    </w:p>
    <w:p w14:paraId="6D872533" w14:textId="286E685E" w:rsidR="00294E63" w:rsidRPr="00A016DB" w:rsidRDefault="00A016DB" w:rsidP="00A016DB">
      <w:pPr>
        <w:pStyle w:val="BodyText"/>
        <w:spacing w:before="159" w:line="360" w:lineRule="auto"/>
        <w:ind w:left="0" w:right="155"/>
        <w:jc w:val="both"/>
        <w:rPr>
          <w:sz w:val="28"/>
          <w:szCs w:val="28"/>
        </w:rPr>
      </w:pPr>
      <w:r w:rsidRPr="00A016DB">
        <w:rPr>
          <w:sz w:val="28"/>
          <w:szCs w:val="28"/>
        </w:rPr>
        <w:t xml:space="preserve">                            </w:t>
      </w:r>
      <w:r w:rsidR="00A435BB" w:rsidRPr="00A016DB">
        <w:rPr>
          <w:sz w:val="28"/>
          <w:szCs w:val="28"/>
        </w:rPr>
        <w:t>consumer</w:t>
      </w:r>
      <w:r w:rsidR="00294E63" w:rsidRPr="00A016DB">
        <w:rPr>
          <w:sz w:val="28"/>
          <w:szCs w:val="28"/>
        </w:rPr>
        <w:t>:</w:t>
      </w:r>
    </w:p>
    <w:p w14:paraId="74AAFA61" w14:textId="77777777" w:rsidR="00294E63" w:rsidRPr="00A016DB" w:rsidRDefault="00294E63" w:rsidP="00A016DB">
      <w:pPr>
        <w:pStyle w:val="BodyText"/>
        <w:numPr>
          <w:ilvl w:val="1"/>
          <w:numId w:val="152"/>
        </w:numPr>
        <w:spacing w:before="159" w:line="360" w:lineRule="auto"/>
        <w:ind w:right="155"/>
        <w:jc w:val="both"/>
        <w:rPr>
          <w:sz w:val="28"/>
          <w:szCs w:val="28"/>
        </w:rPr>
      </w:pPr>
      <w:r w:rsidRPr="00A016DB">
        <w:rPr>
          <w:sz w:val="28"/>
          <w:szCs w:val="28"/>
        </w:rPr>
        <w:t>Register/Login</w:t>
      </w:r>
    </w:p>
    <w:p w14:paraId="5E5447F5" w14:textId="31A3C3B5" w:rsidR="00294E63" w:rsidRPr="00A016DB" w:rsidRDefault="00294E63" w:rsidP="00A016DB">
      <w:pPr>
        <w:pStyle w:val="BodyText"/>
        <w:numPr>
          <w:ilvl w:val="1"/>
          <w:numId w:val="152"/>
        </w:numPr>
        <w:spacing w:before="159" w:line="360" w:lineRule="auto"/>
        <w:ind w:right="155"/>
        <w:jc w:val="both"/>
        <w:rPr>
          <w:sz w:val="28"/>
          <w:szCs w:val="28"/>
        </w:rPr>
      </w:pPr>
      <w:r w:rsidRPr="00A016DB">
        <w:rPr>
          <w:sz w:val="28"/>
          <w:szCs w:val="28"/>
        </w:rPr>
        <w:t xml:space="preserve">Enroll </w:t>
      </w:r>
      <w:r w:rsidR="00A435BB" w:rsidRPr="00A016DB">
        <w:rPr>
          <w:sz w:val="28"/>
          <w:szCs w:val="28"/>
        </w:rPr>
        <w:t>their crop/product</w:t>
      </w:r>
    </w:p>
    <w:p w14:paraId="1C6119E6" w14:textId="463A880B" w:rsidR="00294E63" w:rsidRPr="00A016DB" w:rsidRDefault="00A435BB" w:rsidP="00A016DB">
      <w:pPr>
        <w:pStyle w:val="BodyText"/>
        <w:numPr>
          <w:ilvl w:val="1"/>
          <w:numId w:val="152"/>
        </w:numPr>
        <w:spacing w:before="159" w:line="360" w:lineRule="auto"/>
        <w:ind w:right="155"/>
        <w:jc w:val="both"/>
        <w:rPr>
          <w:sz w:val="28"/>
          <w:szCs w:val="28"/>
        </w:rPr>
      </w:pPr>
      <w:r w:rsidRPr="00A016DB">
        <w:rPr>
          <w:sz w:val="28"/>
          <w:szCs w:val="28"/>
        </w:rPr>
        <w:t>Optimized search results</w:t>
      </w:r>
    </w:p>
    <w:p w14:paraId="542B41FA" w14:textId="7E0C9489" w:rsidR="00294E63" w:rsidRPr="00A016DB" w:rsidRDefault="00A435BB" w:rsidP="00A016DB">
      <w:pPr>
        <w:pStyle w:val="BodyText"/>
        <w:numPr>
          <w:ilvl w:val="1"/>
          <w:numId w:val="152"/>
        </w:numPr>
        <w:spacing w:before="159" w:line="360" w:lineRule="auto"/>
        <w:ind w:right="155"/>
        <w:jc w:val="both"/>
        <w:rPr>
          <w:sz w:val="28"/>
          <w:szCs w:val="28"/>
        </w:rPr>
      </w:pPr>
      <w:r w:rsidRPr="00A016DB">
        <w:rPr>
          <w:sz w:val="28"/>
          <w:szCs w:val="28"/>
        </w:rPr>
        <w:t>Relevant data posts</w:t>
      </w:r>
    </w:p>
    <w:p w14:paraId="1A8F0138" w14:textId="3A854CA0" w:rsidR="00294E63" w:rsidRPr="00A016DB" w:rsidRDefault="00A435BB" w:rsidP="00C43560">
      <w:pPr>
        <w:pStyle w:val="BodyText"/>
        <w:spacing w:before="159" w:line="360" w:lineRule="auto"/>
        <w:ind w:left="2157" w:right="155"/>
        <w:jc w:val="both"/>
        <w:rPr>
          <w:sz w:val="28"/>
          <w:szCs w:val="28"/>
        </w:rPr>
      </w:pPr>
      <w:r w:rsidRPr="00A016DB">
        <w:rPr>
          <w:sz w:val="28"/>
          <w:szCs w:val="28"/>
        </w:rPr>
        <w:t>Farmer</w:t>
      </w:r>
      <w:r w:rsidR="00294E63" w:rsidRPr="00A016DB">
        <w:rPr>
          <w:sz w:val="28"/>
          <w:szCs w:val="28"/>
        </w:rPr>
        <w:t>:</w:t>
      </w:r>
    </w:p>
    <w:p w14:paraId="41A2E627" w14:textId="63A99A93" w:rsidR="000328CD" w:rsidRDefault="00294E63" w:rsidP="00A016DB">
      <w:pPr>
        <w:pStyle w:val="BodyText"/>
        <w:numPr>
          <w:ilvl w:val="0"/>
          <w:numId w:val="153"/>
        </w:numPr>
        <w:spacing w:before="159" w:line="360" w:lineRule="auto"/>
        <w:ind w:right="155"/>
        <w:jc w:val="both"/>
        <w:rPr>
          <w:sz w:val="28"/>
          <w:szCs w:val="28"/>
        </w:rPr>
      </w:pPr>
      <w:r w:rsidRPr="00A016DB">
        <w:rPr>
          <w:sz w:val="28"/>
          <w:szCs w:val="28"/>
        </w:rPr>
        <w:t>Upload c</w:t>
      </w:r>
      <w:r w:rsidR="00A435BB" w:rsidRPr="00A016DB">
        <w:rPr>
          <w:sz w:val="28"/>
          <w:szCs w:val="28"/>
        </w:rPr>
        <w:t>rops</w:t>
      </w:r>
      <w:r w:rsidRPr="00A016DB">
        <w:rPr>
          <w:sz w:val="28"/>
          <w:szCs w:val="28"/>
        </w:rPr>
        <w:t xml:space="preserve"> and </w:t>
      </w:r>
      <w:r w:rsidR="00A435BB" w:rsidRPr="00A016DB">
        <w:rPr>
          <w:sz w:val="28"/>
          <w:szCs w:val="28"/>
        </w:rPr>
        <w:t xml:space="preserve">quantity </w:t>
      </w:r>
    </w:p>
    <w:p w14:paraId="022EB5C0" w14:textId="2317614A" w:rsidR="00A016DB" w:rsidRDefault="00A016DB" w:rsidP="00A016DB">
      <w:pPr>
        <w:pStyle w:val="BodyText"/>
        <w:numPr>
          <w:ilvl w:val="0"/>
          <w:numId w:val="153"/>
        </w:numPr>
        <w:spacing w:before="159" w:line="360" w:lineRule="auto"/>
        <w:ind w:right="155"/>
        <w:jc w:val="both"/>
        <w:rPr>
          <w:sz w:val="28"/>
          <w:szCs w:val="28"/>
        </w:rPr>
      </w:pPr>
      <w:r>
        <w:rPr>
          <w:sz w:val="28"/>
          <w:szCs w:val="28"/>
        </w:rPr>
        <w:t xml:space="preserve">Can uphold/unhold crops </w:t>
      </w:r>
    </w:p>
    <w:p w14:paraId="52F2CC6E" w14:textId="77777777" w:rsidR="008C0211" w:rsidRPr="008C0211" w:rsidRDefault="00E769B5" w:rsidP="008C0211">
      <w:pPr>
        <w:pStyle w:val="BodyText"/>
        <w:spacing w:before="159" w:line="360" w:lineRule="auto"/>
        <w:ind w:left="3357" w:right="155"/>
        <w:jc w:val="both"/>
        <w:rPr>
          <w:sz w:val="28"/>
          <w:szCs w:val="28"/>
        </w:rPr>
      </w:pPr>
      <w:r w:rsidRPr="000328CD">
        <w:rPr>
          <w:noProof/>
          <w:sz w:val="28"/>
          <w:szCs w:val="28"/>
        </w:rPr>
        <w:lastRenderedPageBreak/>
        <w:drawing>
          <wp:inline distT="0" distB="0" distL="0" distR="0" wp14:anchorId="16A63EAA" wp14:editId="393FE224">
            <wp:extent cx="3223260" cy="6792685"/>
            <wp:effectExtent l="0" t="0" r="0" b="8255"/>
            <wp:docPr id="14112092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25173" cy="6796716"/>
                    </a:xfrm>
                    <a:prstGeom prst="rect">
                      <a:avLst/>
                    </a:prstGeom>
                    <a:noFill/>
                    <a:ln>
                      <a:noFill/>
                    </a:ln>
                  </pic:spPr>
                </pic:pic>
              </a:graphicData>
            </a:graphic>
          </wp:inline>
        </w:drawing>
      </w:r>
    </w:p>
    <w:p w14:paraId="484749D8" w14:textId="463DFBD4" w:rsidR="006C3158" w:rsidRPr="008C0211" w:rsidRDefault="00A016DB" w:rsidP="008C0211">
      <w:pPr>
        <w:pStyle w:val="BodyText"/>
        <w:spacing w:before="159" w:line="360" w:lineRule="auto"/>
        <w:ind w:left="3357" w:right="155"/>
        <w:jc w:val="both"/>
        <w:rPr>
          <w:sz w:val="28"/>
          <w:szCs w:val="28"/>
        </w:rPr>
      </w:pPr>
      <w:r w:rsidRPr="008C0211">
        <w:rPr>
          <w:b/>
          <w:sz w:val="28"/>
          <w:szCs w:val="28"/>
        </w:rPr>
        <w:t xml:space="preserve"> Fig.4.</w:t>
      </w:r>
      <w:r w:rsidR="005B4BC7" w:rsidRPr="008C0211">
        <w:rPr>
          <w:b/>
          <w:sz w:val="28"/>
          <w:szCs w:val="28"/>
        </w:rPr>
        <w:t>2</w:t>
      </w:r>
      <w:r w:rsidRPr="008C0211">
        <w:rPr>
          <w:b/>
          <w:spacing w:val="40"/>
          <w:sz w:val="28"/>
          <w:szCs w:val="28"/>
        </w:rPr>
        <w:t xml:space="preserve"> </w:t>
      </w:r>
      <w:r w:rsidRPr="008C0211">
        <w:rPr>
          <w:b/>
          <w:sz w:val="28"/>
          <w:szCs w:val="28"/>
        </w:rPr>
        <w:t>Use</w:t>
      </w:r>
      <w:r w:rsidRPr="008C0211">
        <w:rPr>
          <w:b/>
          <w:spacing w:val="-20"/>
          <w:sz w:val="28"/>
          <w:szCs w:val="28"/>
        </w:rPr>
        <w:t xml:space="preserve"> </w:t>
      </w:r>
      <w:r w:rsidRPr="008C0211">
        <w:rPr>
          <w:b/>
          <w:sz w:val="28"/>
          <w:szCs w:val="28"/>
        </w:rPr>
        <w:t>case</w:t>
      </w:r>
      <w:r w:rsidRPr="008C0211">
        <w:rPr>
          <w:b/>
          <w:spacing w:val="-15"/>
          <w:sz w:val="28"/>
          <w:szCs w:val="28"/>
        </w:rPr>
        <w:t xml:space="preserve"> </w:t>
      </w:r>
      <w:r w:rsidRPr="008C0211">
        <w:rPr>
          <w:b/>
          <w:spacing w:val="-2"/>
          <w:sz w:val="28"/>
          <w:szCs w:val="28"/>
        </w:rPr>
        <w:t>Diagram</w:t>
      </w:r>
    </w:p>
    <w:p w14:paraId="669E00E6" w14:textId="77777777" w:rsidR="006C3158" w:rsidRDefault="006C3158">
      <w:pPr>
        <w:jc w:val="center"/>
        <w:rPr>
          <w:b/>
          <w:sz w:val="28"/>
          <w:szCs w:val="28"/>
        </w:rPr>
      </w:pPr>
    </w:p>
    <w:p w14:paraId="71E8BA88" w14:textId="6107CFB2" w:rsidR="008C0211" w:rsidRPr="008C0211" w:rsidRDefault="008C0211">
      <w:pPr>
        <w:jc w:val="center"/>
        <w:rPr>
          <w:bCs/>
          <w:sz w:val="28"/>
          <w:szCs w:val="28"/>
        </w:rPr>
        <w:sectPr w:rsidR="008C0211" w:rsidRPr="008C0211">
          <w:pgSz w:w="11930" w:h="16860"/>
          <w:pgMar w:top="1340" w:right="1275" w:bottom="1220" w:left="992" w:header="0" w:footer="1022" w:gutter="0"/>
          <w:cols w:space="720"/>
        </w:sectPr>
      </w:pPr>
      <w:r w:rsidRPr="008C0211">
        <w:rPr>
          <w:bCs/>
          <w:sz w:val="28"/>
          <w:szCs w:val="28"/>
        </w:rPr>
        <w:t>The use case diagram for AgriConnect illustrates interactions between the system and its users (Farmers, Consumers, and Admins). It highlights various use cases, such as registering/logging in, listing crops, searching crops, placing holds/orders, managing orders, messaging, payment processing, and user management. The diagram provides a clear understanding of the system's functionality and user interactions, guiding effective design and development.</w:t>
      </w:r>
    </w:p>
    <w:p w14:paraId="0848F629" w14:textId="0E0926B1" w:rsidR="006C3158" w:rsidRPr="00A016DB" w:rsidRDefault="00340457" w:rsidP="00340457">
      <w:pPr>
        <w:pStyle w:val="Heading4"/>
        <w:tabs>
          <w:tab w:val="left" w:pos="1435"/>
        </w:tabs>
        <w:spacing w:before="73"/>
        <w:ind w:left="1435" w:hanging="1255"/>
      </w:pPr>
      <w:r w:rsidRPr="000328CD">
        <w:rPr>
          <w:spacing w:val="-2"/>
        </w:rPr>
        <w:lastRenderedPageBreak/>
        <w:t>4.2.</w:t>
      </w:r>
      <w:r w:rsidRPr="00A016DB">
        <w:rPr>
          <w:spacing w:val="-2"/>
        </w:rPr>
        <w:t>2Class</w:t>
      </w:r>
      <w:r w:rsidRPr="00A016DB">
        <w:rPr>
          <w:spacing w:val="-24"/>
        </w:rPr>
        <w:t xml:space="preserve"> </w:t>
      </w:r>
      <w:r w:rsidRPr="00A016DB">
        <w:rPr>
          <w:spacing w:val="-2"/>
        </w:rPr>
        <w:t>Diagram</w:t>
      </w:r>
    </w:p>
    <w:p w14:paraId="72183505" w14:textId="77777777" w:rsidR="006C3158" w:rsidRPr="00A016DB" w:rsidRDefault="00000000">
      <w:pPr>
        <w:pStyle w:val="BodyText"/>
        <w:spacing w:before="159" w:line="360" w:lineRule="auto"/>
        <w:ind w:right="280" w:firstLine="715"/>
        <w:jc w:val="both"/>
        <w:rPr>
          <w:sz w:val="28"/>
          <w:szCs w:val="28"/>
        </w:rPr>
      </w:pPr>
      <w:r w:rsidRPr="00A016DB">
        <w:rPr>
          <w:sz w:val="28"/>
          <w:szCs w:val="28"/>
        </w:rPr>
        <w:t>Classes are the building blocks which are vital of any object aimed at an object. A paragraph is like a key of a set of objects that share similar attributes, function, relationships and semantics. Category uses one or more interfaces. Translated by drawings as rectangle.</w:t>
      </w:r>
    </w:p>
    <w:p w14:paraId="25B6EE83" w14:textId="77777777" w:rsidR="006C3158" w:rsidRPr="00A016DB" w:rsidRDefault="00000000">
      <w:pPr>
        <w:pStyle w:val="Heading5"/>
        <w:spacing w:line="270" w:lineRule="exact"/>
        <w:rPr>
          <w:sz w:val="28"/>
          <w:szCs w:val="28"/>
        </w:rPr>
      </w:pPr>
      <w:r w:rsidRPr="00A016DB">
        <w:rPr>
          <w:spacing w:val="-2"/>
          <w:sz w:val="28"/>
          <w:szCs w:val="28"/>
        </w:rPr>
        <w:t>IDENTIFYING</w:t>
      </w:r>
      <w:r w:rsidRPr="00A016DB">
        <w:rPr>
          <w:spacing w:val="-10"/>
          <w:sz w:val="28"/>
          <w:szCs w:val="28"/>
        </w:rPr>
        <w:t xml:space="preserve"> </w:t>
      </w:r>
      <w:r w:rsidRPr="00A016DB">
        <w:rPr>
          <w:spacing w:val="-2"/>
          <w:sz w:val="28"/>
          <w:szCs w:val="28"/>
        </w:rPr>
        <w:t>RELATIONSHIPS</w:t>
      </w:r>
    </w:p>
    <w:p w14:paraId="75E8EE6E" w14:textId="77777777" w:rsidR="006C3158" w:rsidRPr="00A016DB" w:rsidRDefault="00000000">
      <w:pPr>
        <w:pStyle w:val="BodyText"/>
        <w:spacing w:before="142" w:line="360" w:lineRule="auto"/>
        <w:ind w:right="158" w:firstLine="715"/>
        <w:jc w:val="both"/>
        <w:rPr>
          <w:sz w:val="28"/>
          <w:szCs w:val="28"/>
        </w:rPr>
      </w:pPr>
      <w:r w:rsidRPr="00A016DB">
        <w:rPr>
          <w:sz w:val="28"/>
          <w:szCs w:val="28"/>
        </w:rPr>
        <w:t>In</w:t>
      </w:r>
      <w:r w:rsidRPr="00A016DB">
        <w:rPr>
          <w:spacing w:val="-6"/>
          <w:sz w:val="28"/>
          <w:szCs w:val="28"/>
        </w:rPr>
        <w:t xml:space="preserve"> </w:t>
      </w:r>
      <w:r w:rsidRPr="00A016DB">
        <w:rPr>
          <w:sz w:val="28"/>
          <w:szCs w:val="28"/>
        </w:rPr>
        <w:t>UML</w:t>
      </w:r>
      <w:r w:rsidRPr="00A016DB">
        <w:rPr>
          <w:spacing w:val="-9"/>
          <w:sz w:val="28"/>
          <w:szCs w:val="28"/>
        </w:rPr>
        <w:t xml:space="preserve"> </w:t>
      </w:r>
      <w:r w:rsidRPr="00A016DB">
        <w:rPr>
          <w:sz w:val="28"/>
          <w:szCs w:val="28"/>
        </w:rPr>
        <w:t>the</w:t>
      </w:r>
      <w:r w:rsidRPr="00A016DB">
        <w:rPr>
          <w:spacing w:val="-6"/>
          <w:sz w:val="28"/>
          <w:szCs w:val="28"/>
        </w:rPr>
        <w:t xml:space="preserve"> </w:t>
      </w:r>
      <w:r w:rsidRPr="00A016DB">
        <w:rPr>
          <w:sz w:val="28"/>
          <w:szCs w:val="28"/>
        </w:rPr>
        <w:t>means</w:t>
      </w:r>
      <w:r w:rsidRPr="00A016DB">
        <w:rPr>
          <w:spacing w:val="-5"/>
          <w:sz w:val="28"/>
          <w:szCs w:val="28"/>
        </w:rPr>
        <w:t xml:space="preserve"> </w:t>
      </w:r>
      <w:r w:rsidRPr="00A016DB">
        <w:rPr>
          <w:sz w:val="28"/>
          <w:szCs w:val="28"/>
        </w:rPr>
        <w:t>by</w:t>
      </w:r>
      <w:r w:rsidRPr="00A016DB">
        <w:rPr>
          <w:spacing w:val="-6"/>
          <w:sz w:val="28"/>
          <w:szCs w:val="28"/>
        </w:rPr>
        <w:t xml:space="preserve"> </w:t>
      </w:r>
      <w:r w:rsidRPr="00A016DB">
        <w:rPr>
          <w:sz w:val="28"/>
          <w:szCs w:val="28"/>
        </w:rPr>
        <w:t>which</w:t>
      </w:r>
      <w:r w:rsidRPr="00A016DB">
        <w:rPr>
          <w:spacing w:val="-8"/>
          <w:sz w:val="28"/>
          <w:szCs w:val="28"/>
        </w:rPr>
        <w:t xml:space="preserve"> </w:t>
      </w:r>
      <w:r w:rsidRPr="00A016DB">
        <w:rPr>
          <w:sz w:val="28"/>
          <w:szCs w:val="28"/>
        </w:rPr>
        <w:t>things</w:t>
      </w:r>
      <w:r w:rsidRPr="00A016DB">
        <w:rPr>
          <w:spacing w:val="-5"/>
          <w:sz w:val="28"/>
          <w:szCs w:val="28"/>
        </w:rPr>
        <w:t xml:space="preserve"> </w:t>
      </w:r>
      <w:r w:rsidRPr="00A016DB">
        <w:rPr>
          <w:sz w:val="28"/>
          <w:szCs w:val="28"/>
        </w:rPr>
        <w:t>can</w:t>
      </w:r>
      <w:r w:rsidRPr="00A016DB">
        <w:rPr>
          <w:spacing w:val="-5"/>
          <w:sz w:val="28"/>
          <w:szCs w:val="28"/>
        </w:rPr>
        <w:t xml:space="preserve"> </w:t>
      </w:r>
      <w:r w:rsidRPr="00A016DB">
        <w:rPr>
          <w:sz w:val="28"/>
          <w:szCs w:val="28"/>
        </w:rPr>
        <w:t>be</w:t>
      </w:r>
      <w:r w:rsidRPr="00A016DB">
        <w:rPr>
          <w:spacing w:val="-9"/>
          <w:sz w:val="28"/>
          <w:szCs w:val="28"/>
        </w:rPr>
        <w:t xml:space="preserve"> </w:t>
      </w:r>
      <w:r w:rsidRPr="00A016DB">
        <w:rPr>
          <w:sz w:val="28"/>
          <w:szCs w:val="28"/>
        </w:rPr>
        <w:t>connected</w:t>
      </w:r>
      <w:r w:rsidRPr="00A016DB">
        <w:rPr>
          <w:spacing w:val="-9"/>
          <w:sz w:val="28"/>
          <w:szCs w:val="28"/>
        </w:rPr>
        <w:t xml:space="preserve"> </w:t>
      </w:r>
      <w:r w:rsidRPr="00A016DB">
        <w:rPr>
          <w:sz w:val="28"/>
          <w:szCs w:val="28"/>
        </w:rPr>
        <w:t>wither</w:t>
      </w:r>
      <w:r w:rsidRPr="00A016DB">
        <w:rPr>
          <w:spacing w:val="-9"/>
          <w:sz w:val="28"/>
          <w:szCs w:val="28"/>
        </w:rPr>
        <w:t xml:space="preserve"> </w:t>
      </w:r>
      <w:r w:rsidRPr="00A016DB">
        <w:rPr>
          <w:sz w:val="28"/>
          <w:szCs w:val="28"/>
        </w:rPr>
        <w:t>mentally</w:t>
      </w:r>
      <w:r w:rsidRPr="00A016DB">
        <w:rPr>
          <w:spacing w:val="-5"/>
          <w:sz w:val="28"/>
          <w:szCs w:val="28"/>
        </w:rPr>
        <w:t xml:space="preserve"> </w:t>
      </w:r>
      <w:r w:rsidRPr="00A016DB">
        <w:rPr>
          <w:sz w:val="28"/>
          <w:szCs w:val="28"/>
        </w:rPr>
        <w:t>or</w:t>
      </w:r>
      <w:r w:rsidRPr="00A016DB">
        <w:rPr>
          <w:spacing w:val="36"/>
          <w:sz w:val="28"/>
          <w:szCs w:val="28"/>
        </w:rPr>
        <w:t xml:space="preserve"> </w:t>
      </w:r>
      <w:r w:rsidRPr="00A016DB">
        <w:rPr>
          <w:sz w:val="28"/>
          <w:szCs w:val="28"/>
        </w:rPr>
        <w:t>physically</w:t>
      </w:r>
      <w:r w:rsidRPr="00A016DB">
        <w:rPr>
          <w:spacing w:val="-13"/>
          <w:sz w:val="28"/>
          <w:szCs w:val="28"/>
        </w:rPr>
        <w:t xml:space="preserve"> </w:t>
      </w:r>
      <w:r w:rsidRPr="00A016DB">
        <w:rPr>
          <w:sz w:val="28"/>
          <w:szCs w:val="28"/>
        </w:rPr>
        <w:t>are made as a relationship. In object-oriented modeling there are three types of relationships that are most important, viz</w:t>
      </w:r>
    </w:p>
    <w:p w14:paraId="040FDFCF" w14:textId="77777777" w:rsidR="006C3158" w:rsidRPr="00A016DB" w:rsidRDefault="00000000">
      <w:pPr>
        <w:pStyle w:val="BodyText"/>
        <w:spacing w:before="2" w:line="360" w:lineRule="auto"/>
        <w:ind w:right="175" w:firstLine="715"/>
        <w:jc w:val="both"/>
        <w:rPr>
          <w:sz w:val="28"/>
          <w:szCs w:val="28"/>
        </w:rPr>
      </w:pPr>
      <w:r w:rsidRPr="00A016DB">
        <w:rPr>
          <w:b/>
          <w:sz w:val="28"/>
          <w:szCs w:val="28"/>
        </w:rPr>
        <w:t xml:space="preserve">Dependencies: </w:t>
      </w:r>
      <w:r w:rsidRPr="00A016DB">
        <w:rPr>
          <w:sz w:val="28"/>
          <w:szCs w:val="28"/>
        </w:rPr>
        <w:t>It is a relationship which can be explained that a change in a certain specification of one thing can automatically affect another thing that uses each. Graphically dependency is a dashed directed line.</w:t>
      </w:r>
    </w:p>
    <w:p w14:paraId="7009C6C3" w14:textId="7C1F85A0" w:rsidR="006C3158" w:rsidRPr="00A016DB" w:rsidRDefault="00000000">
      <w:pPr>
        <w:pStyle w:val="BodyText"/>
        <w:spacing w:before="1" w:line="360" w:lineRule="auto"/>
        <w:ind w:right="163" w:firstLine="715"/>
        <w:jc w:val="both"/>
        <w:rPr>
          <w:sz w:val="28"/>
          <w:szCs w:val="28"/>
        </w:rPr>
      </w:pPr>
      <w:r w:rsidRPr="00A016DB">
        <w:rPr>
          <w:b/>
          <w:sz w:val="28"/>
          <w:szCs w:val="28"/>
        </w:rPr>
        <w:t xml:space="preserve">Generalization: </w:t>
      </w:r>
      <w:r w:rsidRPr="00A016DB">
        <w:rPr>
          <w:sz w:val="28"/>
          <w:szCs w:val="28"/>
        </w:rPr>
        <w:t>The relationship between a common object (called a parent) and a particular type of object (called a child). It means that the child</w:t>
      </w:r>
      <w:r w:rsidR="00C43560">
        <w:rPr>
          <w:sz w:val="28"/>
          <w:szCs w:val="28"/>
        </w:rPr>
        <w:t>’</w:t>
      </w:r>
      <w:r w:rsidRPr="00A016DB">
        <w:rPr>
          <w:sz w:val="28"/>
          <w:szCs w:val="28"/>
        </w:rPr>
        <w:t>s belongings can be used wherever</w:t>
      </w:r>
      <w:r w:rsidRPr="00A016DB">
        <w:rPr>
          <w:spacing w:val="-13"/>
          <w:sz w:val="28"/>
          <w:szCs w:val="28"/>
        </w:rPr>
        <w:t xml:space="preserve"> </w:t>
      </w:r>
      <w:r w:rsidRPr="00A016DB">
        <w:rPr>
          <w:sz w:val="28"/>
          <w:szCs w:val="28"/>
        </w:rPr>
        <w:t>the</w:t>
      </w:r>
      <w:r w:rsidRPr="00A016DB">
        <w:rPr>
          <w:spacing w:val="-13"/>
          <w:sz w:val="28"/>
          <w:szCs w:val="28"/>
        </w:rPr>
        <w:t xml:space="preserve"> </w:t>
      </w:r>
      <w:r w:rsidRPr="00A016DB">
        <w:rPr>
          <w:sz w:val="28"/>
          <w:szCs w:val="28"/>
        </w:rPr>
        <w:t>parent</w:t>
      </w:r>
      <w:r w:rsidRPr="00A016DB">
        <w:rPr>
          <w:spacing w:val="-3"/>
          <w:sz w:val="28"/>
          <w:szCs w:val="28"/>
        </w:rPr>
        <w:t xml:space="preserve"> </w:t>
      </w:r>
      <w:r w:rsidRPr="00A016DB">
        <w:rPr>
          <w:sz w:val="28"/>
          <w:szCs w:val="28"/>
        </w:rPr>
        <w:t>may</w:t>
      </w:r>
      <w:r w:rsidRPr="00A016DB">
        <w:rPr>
          <w:spacing w:val="-3"/>
          <w:sz w:val="28"/>
          <w:szCs w:val="28"/>
        </w:rPr>
        <w:t xml:space="preserve"> </w:t>
      </w:r>
      <w:r w:rsidRPr="00A016DB">
        <w:rPr>
          <w:sz w:val="28"/>
          <w:szCs w:val="28"/>
        </w:rPr>
        <w:t>appear.</w:t>
      </w:r>
      <w:r w:rsidRPr="00A016DB">
        <w:rPr>
          <w:spacing w:val="-6"/>
          <w:sz w:val="28"/>
          <w:szCs w:val="28"/>
        </w:rPr>
        <w:t xml:space="preserve"> </w:t>
      </w:r>
      <w:r w:rsidRPr="00A016DB">
        <w:rPr>
          <w:sz w:val="28"/>
          <w:szCs w:val="28"/>
        </w:rPr>
        <w:t>According</w:t>
      </w:r>
      <w:r w:rsidRPr="00A016DB">
        <w:rPr>
          <w:spacing w:val="-4"/>
          <w:sz w:val="28"/>
          <w:szCs w:val="28"/>
        </w:rPr>
        <w:t xml:space="preserve"> </w:t>
      </w:r>
      <w:r w:rsidRPr="00A016DB">
        <w:rPr>
          <w:sz w:val="28"/>
          <w:szCs w:val="28"/>
        </w:rPr>
        <w:t>to</w:t>
      </w:r>
      <w:r w:rsidRPr="00A016DB">
        <w:rPr>
          <w:spacing w:val="-7"/>
          <w:sz w:val="28"/>
          <w:szCs w:val="28"/>
        </w:rPr>
        <w:t xml:space="preserve"> </w:t>
      </w:r>
      <w:r w:rsidRPr="00A016DB">
        <w:rPr>
          <w:sz w:val="28"/>
          <w:szCs w:val="28"/>
        </w:rPr>
        <w:t>the</w:t>
      </w:r>
      <w:r w:rsidRPr="00A016DB">
        <w:rPr>
          <w:spacing w:val="-5"/>
          <w:sz w:val="28"/>
          <w:szCs w:val="28"/>
        </w:rPr>
        <w:t xml:space="preserve"> </w:t>
      </w:r>
      <w:r w:rsidRPr="00A016DB">
        <w:rPr>
          <w:sz w:val="28"/>
          <w:szCs w:val="28"/>
        </w:rPr>
        <w:t>drawing</w:t>
      </w:r>
      <w:r w:rsidRPr="00A016DB">
        <w:rPr>
          <w:spacing w:val="-7"/>
          <w:sz w:val="28"/>
          <w:szCs w:val="28"/>
        </w:rPr>
        <w:t xml:space="preserve"> </w:t>
      </w:r>
      <w:r w:rsidRPr="00A016DB">
        <w:rPr>
          <w:sz w:val="28"/>
          <w:szCs w:val="28"/>
        </w:rPr>
        <w:t>it</w:t>
      </w:r>
      <w:r w:rsidRPr="00A016DB">
        <w:rPr>
          <w:spacing w:val="-2"/>
          <w:sz w:val="28"/>
          <w:szCs w:val="28"/>
        </w:rPr>
        <w:t xml:space="preserve"> </w:t>
      </w:r>
      <w:r w:rsidRPr="00A016DB">
        <w:rPr>
          <w:sz w:val="28"/>
          <w:szCs w:val="28"/>
        </w:rPr>
        <w:t>is</w:t>
      </w:r>
      <w:r w:rsidRPr="00A016DB">
        <w:rPr>
          <w:spacing w:val="-7"/>
          <w:sz w:val="28"/>
          <w:szCs w:val="28"/>
        </w:rPr>
        <w:t xml:space="preserve"> </w:t>
      </w:r>
      <w:r w:rsidRPr="00A016DB">
        <w:rPr>
          <w:sz w:val="28"/>
          <w:szCs w:val="28"/>
        </w:rPr>
        <w:t>given</w:t>
      </w:r>
      <w:r w:rsidRPr="00A016DB">
        <w:rPr>
          <w:spacing w:val="-5"/>
          <w:sz w:val="28"/>
          <w:szCs w:val="28"/>
        </w:rPr>
        <w:t xml:space="preserve"> </w:t>
      </w:r>
      <w:r w:rsidRPr="00A016DB">
        <w:rPr>
          <w:sz w:val="28"/>
          <w:szCs w:val="28"/>
        </w:rPr>
        <w:t>as</w:t>
      </w:r>
      <w:r w:rsidRPr="00A016DB">
        <w:rPr>
          <w:spacing w:val="-7"/>
          <w:sz w:val="28"/>
          <w:szCs w:val="28"/>
        </w:rPr>
        <w:t xml:space="preserve"> </w:t>
      </w:r>
      <w:r w:rsidRPr="00A016DB">
        <w:rPr>
          <w:sz w:val="28"/>
          <w:szCs w:val="28"/>
        </w:rPr>
        <w:t>a</w:t>
      </w:r>
      <w:r w:rsidRPr="00A016DB">
        <w:rPr>
          <w:spacing w:val="-11"/>
          <w:sz w:val="28"/>
          <w:szCs w:val="28"/>
        </w:rPr>
        <w:t xml:space="preserve"> </w:t>
      </w:r>
      <w:r w:rsidRPr="00A016DB">
        <w:rPr>
          <w:sz w:val="28"/>
          <w:szCs w:val="28"/>
        </w:rPr>
        <w:t>solid</w:t>
      </w:r>
      <w:r w:rsidRPr="00A016DB">
        <w:rPr>
          <w:spacing w:val="-7"/>
          <w:sz w:val="28"/>
          <w:szCs w:val="28"/>
        </w:rPr>
        <w:t xml:space="preserve"> </w:t>
      </w:r>
      <w:r w:rsidRPr="00A016DB">
        <w:rPr>
          <w:sz w:val="28"/>
          <w:szCs w:val="28"/>
        </w:rPr>
        <w:t>line</w:t>
      </w:r>
      <w:r w:rsidRPr="00A016DB">
        <w:rPr>
          <w:spacing w:val="-8"/>
          <w:sz w:val="28"/>
          <w:szCs w:val="28"/>
        </w:rPr>
        <w:t xml:space="preserve"> </w:t>
      </w:r>
      <w:r w:rsidRPr="00A016DB">
        <w:rPr>
          <w:sz w:val="28"/>
          <w:szCs w:val="28"/>
        </w:rPr>
        <w:t>directedby the head of a large open arrow pointing to the parent.</w:t>
      </w:r>
    </w:p>
    <w:p w14:paraId="421B1A61" w14:textId="77777777" w:rsidR="006C3158" w:rsidRPr="00A016DB" w:rsidRDefault="00000000">
      <w:pPr>
        <w:pStyle w:val="BodyText"/>
        <w:spacing w:line="360" w:lineRule="auto"/>
        <w:ind w:right="157" w:firstLine="715"/>
        <w:jc w:val="both"/>
        <w:rPr>
          <w:sz w:val="28"/>
          <w:szCs w:val="28"/>
        </w:rPr>
      </w:pPr>
      <w:r w:rsidRPr="00A016DB">
        <w:rPr>
          <w:b/>
          <w:sz w:val="28"/>
          <w:szCs w:val="28"/>
        </w:rPr>
        <w:t xml:space="preserve">Association: </w:t>
      </w:r>
      <w:r w:rsidRPr="00A016DB">
        <w:rPr>
          <w:sz w:val="28"/>
          <w:szCs w:val="28"/>
        </w:rPr>
        <w:t>Relationships</w:t>
      </w:r>
      <w:r w:rsidRPr="00A016DB">
        <w:rPr>
          <w:spacing w:val="-2"/>
          <w:sz w:val="28"/>
          <w:szCs w:val="28"/>
        </w:rPr>
        <w:t xml:space="preserve"> </w:t>
      </w:r>
      <w:r w:rsidRPr="00A016DB">
        <w:rPr>
          <w:sz w:val="28"/>
          <w:szCs w:val="28"/>
        </w:rPr>
        <w:t>that</w:t>
      </w:r>
      <w:r w:rsidRPr="00A016DB">
        <w:rPr>
          <w:spacing w:val="-6"/>
          <w:sz w:val="28"/>
          <w:szCs w:val="28"/>
        </w:rPr>
        <w:t xml:space="preserve"> </w:t>
      </w:r>
      <w:r w:rsidRPr="00A016DB">
        <w:rPr>
          <w:sz w:val="28"/>
          <w:szCs w:val="28"/>
        </w:rPr>
        <w:t>specify</w:t>
      </w:r>
      <w:r w:rsidRPr="00A016DB">
        <w:rPr>
          <w:spacing w:val="-7"/>
          <w:sz w:val="28"/>
          <w:szCs w:val="28"/>
        </w:rPr>
        <w:t xml:space="preserve"> </w:t>
      </w:r>
      <w:r w:rsidRPr="00A016DB">
        <w:rPr>
          <w:sz w:val="28"/>
          <w:szCs w:val="28"/>
        </w:rPr>
        <w:t>that</w:t>
      </w:r>
      <w:r w:rsidRPr="00A016DB">
        <w:rPr>
          <w:spacing w:val="-5"/>
          <w:sz w:val="28"/>
          <w:szCs w:val="28"/>
        </w:rPr>
        <w:t xml:space="preserve"> </w:t>
      </w:r>
      <w:r w:rsidRPr="00A016DB">
        <w:rPr>
          <w:sz w:val="28"/>
          <w:szCs w:val="28"/>
        </w:rPr>
        <w:t>the</w:t>
      </w:r>
      <w:r w:rsidRPr="00A016DB">
        <w:rPr>
          <w:spacing w:val="-10"/>
          <w:sz w:val="28"/>
          <w:szCs w:val="28"/>
        </w:rPr>
        <w:t xml:space="preserve"> </w:t>
      </w:r>
      <w:r w:rsidRPr="00A016DB">
        <w:rPr>
          <w:sz w:val="28"/>
          <w:szCs w:val="28"/>
        </w:rPr>
        <w:t>objects</w:t>
      </w:r>
      <w:r w:rsidRPr="00A016DB">
        <w:rPr>
          <w:spacing w:val="-2"/>
          <w:sz w:val="28"/>
          <w:szCs w:val="28"/>
        </w:rPr>
        <w:t xml:space="preserve"> </w:t>
      </w:r>
      <w:r w:rsidRPr="00A016DB">
        <w:rPr>
          <w:sz w:val="28"/>
          <w:szCs w:val="28"/>
        </w:rPr>
        <w:t>of</w:t>
      </w:r>
      <w:r w:rsidRPr="00A016DB">
        <w:rPr>
          <w:spacing w:val="-5"/>
          <w:sz w:val="28"/>
          <w:szCs w:val="28"/>
        </w:rPr>
        <w:t xml:space="preserve"> </w:t>
      </w:r>
      <w:r w:rsidRPr="00A016DB">
        <w:rPr>
          <w:sz w:val="28"/>
          <w:szCs w:val="28"/>
        </w:rPr>
        <w:t>one</w:t>
      </w:r>
      <w:r w:rsidRPr="00A016DB">
        <w:rPr>
          <w:spacing w:val="-5"/>
          <w:sz w:val="28"/>
          <w:szCs w:val="28"/>
        </w:rPr>
        <w:t xml:space="preserve"> </w:t>
      </w:r>
      <w:r w:rsidRPr="00A016DB">
        <w:rPr>
          <w:sz w:val="28"/>
          <w:szCs w:val="28"/>
        </w:rPr>
        <w:t>entities</w:t>
      </w:r>
      <w:r w:rsidRPr="00A016DB">
        <w:rPr>
          <w:spacing w:val="-2"/>
          <w:sz w:val="28"/>
          <w:szCs w:val="28"/>
        </w:rPr>
        <w:t xml:space="preserve"> </w:t>
      </w:r>
      <w:r w:rsidRPr="00A016DB">
        <w:rPr>
          <w:sz w:val="28"/>
          <w:szCs w:val="28"/>
        </w:rPr>
        <w:t>are</w:t>
      </w:r>
      <w:r w:rsidRPr="00A016DB">
        <w:rPr>
          <w:spacing w:val="-6"/>
          <w:sz w:val="28"/>
          <w:szCs w:val="28"/>
        </w:rPr>
        <w:t xml:space="preserve"> </w:t>
      </w:r>
      <w:r w:rsidRPr="00A016DB">
        <w:rPr>
          <w:sz w:val="28"/>
          <w:szCs w:val="28"/>
        </w:rPr>
        <w:t>connected</w:t>
      </w:r>
      <w:r w:rsidRPr="00A016DB">
        <w:rPr>
          <w:spacing w:val="-7"/>
          <w:sz w:val="28"/>
          <w:szCs w:val="28"/>
        </w:rPr>
        <w:t xml:space="preserve"> </w:t>
      </w:r>
      <w:r w:rsidRPr="00A016DB">
        <w:rPr>
          <w:sz w:val="28"/>
          <w:szCs w:val="28"/>
        </w:rPr>
        <w:t>to theentities of another. Organizations which connects usually more than the two classes are called</w:t>
      </w:r>
      <w:r w:rsidRPr="00A016DB">
        <w:rPr>
          <w:spacing w:val="-10"/>
          <w:sz w:val="28"/>
          <w:szCs w:val="28"/>
        </w:rPr>
        <w:t xml:space="preserve"> </w:t>
      </w:r>
      <w:r w:rsidRPr="00A016DB">
        <w:rPr>
          <w:sz w:val="28"/>
          <w:szCs w:val="28"/>
        </w:rPr>
        <w:t>n-array</w:t>
      </w:r>
      <w:r w:rsidRPr="00A016DB">
        <w:rPr>
          <w:spacing w:val="-10"/>
          <w:sz w:val="28"/>
          <w:szCs w:val="28"/>
        </w:rPr>
        <w:t xml:space="preserve"> </w:t>
      </w:r>
      <w:r w:rsidRPr="00A016DB">
        <w:rPr>
          <w:sz w:val="28"/>
          <w:szCs w:val="28"/>
        </w:rPr>
        <w:t>organizations.</w:t>
      </w:r>
      <w:r w:rsidRPr="00A016DB">
        <w:rPr>
          <w:spacing w:val="-3"/>
          <w:sz w:val="28"/>
          <w:szCs w:val="28"/>
        </w:rPr>
        <w:t xml:space="preserve"> </w:t>
      </w:r>
      <w:r w:rsidRPr="00A016DB">
        <w:rPr>
          <w:sz w:val="28"/>
          <w:szCs w:val="28"/>
        </w:rPr>
        <w:t>According</w:t>
      </w:r>
      <w:r w:rsidRPr="00A016DB">
        <w:rPr>
          <w:spacing w:val="-10"/>
          <w:sz w:val="28"/>
          <w:szCs w:val="28"/>
        </w:rPr>
        <w:t xml:space="preserve"> </w:t>
      </w:r>
      <w:r w:rsidRPr="00A016DB">
        <w:rPr>
          <w:sz w:val="28"/>
          <w:szCs w:val="28"/>
        </w:rPr>
        <w:t>to</w:t>
      </w:r>
      <w:r w:rsidRPr="00A016DB">
        <w:rPr>
          <w:spacing w:val="-8"/>
          <w:sz w:val="28"/>
          <w:szCs w:val="28"/>
        </w:rPr>
        <w:t xml:space="preserve"> </w:t>
      </w:r>
      <w:r w:rsidRPr="00A016DB">
        <w:rPr>
          <w:sz w:val="28"/>
          <w:szCs w:val="28"/>
        </w:rPr>
        <w:t>the</w:t>
      </w:r>
      <w:r w:rsidRPr="00A016DB">
        <w:rPr>
          <w:spacing w:val="-13"/>
          <w:sz w:val="28"/>
          <w:szCs w:val="28"/>
        </w:rPr>
        <w:t xml:space="preserve"> </w:t>
      </w:r>
      <w:r w:rsidRPr="00A016DB">
        <w:rPr>
          <w:sz w:val="28"/>
          <w:szCs w:val="28"/>
        </w:rPr>
        <w:t>diagram</w:t>
      </w:r>
      <w:r w:rsidRPr="00A016DB">
        <w:rPr>
          <w:spacing w:val="-7"/>
          <w:sz w:val="28"/>
          <w:szCs w:val="28"/>
        </w:rPr>
        <w:t xml:space="preserve"> </w:t>
      </w:r>
      <w:r w:rsidRPr="00A016DB">
        <w:rPr>
          <w:sz w:val="28"/>
          <w:szCs w:val="28"/>
        </w:rPr>
        <w:t>it</w:t>
      </w:r>
      <w:r w:rsidRPr="00A016DB">
        <w:rPr>
          <w:spacing w:val="-8"/>
          <w:sz w:val="28"/>
          <w:szCs w:val="28"/>
        </w:rPr>
        <w:t xml:space="preserve"> </w:t>
      </w:r>
      <w:r w:rsidRPr="00A016DB">
        <w:rPr>
          <w:sz w:val="28"/>
          <w:szCs w:val="28"/>
        </w:rPr>
        <w:t>is</w:t>
      </w:r>
      <w:r w:rsidRPr="00A016DB">
        <w:rPr>
          <w:spacing w:val="-10"/>
          <w:sz w:val="28"/>
          <w:szCs w:val="28"/>
        </w:rPr>
        <w:t xml:space="preserve"> </w:t>
      </w:r>
      <w:r w:rsidRPr="00A016DB">
        <w:rPr>
          <w:sz w:val="28"/>
          <w:szCs w:val="28"/>
        </w:rPr>
        <w:t>translated</w:t>
      </w:r>
      <w:r w:rsidRPr="00A016DB">
        <w:rPr>
          <w:spacing w:val="-5"/>
          <w:sz w:val="28"/>
          <w:szCs w:val="28"/>
        </w:rPr>
        <w:t xml:space="preserve"> </w:t>
      </w:r>
      <w:r w:rsidRPr="00A016DB">
        <w:rPr>
          <w:sz w:val="28"/>
          <w:szCs w:val="28"/>
        </w:rPr>
        <w:t>as a</w:t>
      </w:r>
      <w:r w:rsidRPr="00A016DB">
        <w:rPr>
          <w:spacing w:val="-12"/>
          <w:sz w:val="28"/>
          <w:szCs w:val="28"/>
        </w:rPr>
        <w:t xml:space="preserve"> </w:t>
      </w:r>
      <w:r w:rsidRPr="00A016DB">
        <w:rPr>
          <w:sz w:val="28"/>
          <w:szCs w:val="28"/>
        </w:rPr>
        <w:t>line</w:t>
      </w:r>
      <w:r w:rsidRPr="00A016DB">
        <w:rPr>
          <w:spacing w:val="-14"/>
          <w:sz w:val="28"/>
          <w:szCs w:val="28"/>
        </w:rPr>
        <w:t xml:space="preserve"> </w:t>
      </w:r>
      <w:r w:rsidRPr="00A016DB">
        <w:rPr>
          <w:sz w:val="28"/>
          <w:szCs w:val="28"/>
        </w:rPr>
        <w:t>that</w:t>
      </w:r>
      <w:r w:rsidRPr="00A016DB">
        <w:rPr>
          <w:spacing w:val="-8"/>
          <w:sz w:val="28"/>
          <w:szCs w:val="28"/>
        </w:rPr>
        <w:t xml:space="preserve"> </w:t>
      </w:r>
      <w:r w:rsidRPr="00A016DB">
        <w:rPr>
          <w:sz w:val="28"/>
          <w:szCs w:val="28"/>
        </w:rPr>
        <w:t>connectsthe same or different classes.</w:t>
      </w:r>
    </w:p>
    <w:p w14:paraId="73F88533" w14:textId="77777777" w:rsidR="00294E63" w:rsidRPr="00A016DB" w:rsidRDefault="00294E63" w:rsidP="00294E63">
      <w:pPr>
        <w:pStyle w:val="NormalWeb"/>
        <w:ind w:firstLine="720"/>
        <w:rPr>
          <w:sz w:val="28"/>
          <w:szCs w:val="28"/>
        </w:rPr>
      </w:pPr>
      <w:r w:rsidRPr="00A016DB">
        <w:rPr>
          <w:rStyle w:val="Strong"/>
          <w:sz w:val="28"/>
          <w:szCs w:val="28"/>
        </w:rPr>
        <w:t>Classes and Attributes:</w:t>
      </w:r>
    </w:p>
    <w:p w14:paraId="45E244F3" w14:textId="2B6FEC66" w:rsidR="0051154F" w:rsidRPr="00A016DB" w:rsidRDefault="0051154F" w:rsidP="0051154F">
      <w:pPr>
        <w:pStyle w:val="NormalWeb"/>
        <w:numPr>
          <w:ilvl w:val="0"/>
          <w:numId w:val="99"/>
        </w:numPr>
        <w:rPr>
          <w:sz w:val="28"/>
          <w:szCs w:val="28"/>
          <w:lang w:val="en-IN"/>
        </w:rPr>
      </w:pPr>
      <w:r w:rsidRPr="00A016DB">
        <w:rPr>
          <w:sz w:val="28"/>
          <w:szCs w:val="28"/>
          <w:lang w:val="en-IN"/>
        </w:rPr>
        <w:t>User: userID, name, email, password, role</w:t>
      </w:r>
    </w:p>
    <w:p w14:paraId="147BEED4" w14:textId="77777777" w:rsidR="0051154F" w:rsidRPr="00A016DB" w:rsidRDefault="0051154F" w:rsidP="0051154F">
      <w:pPr>
        <w:pStyle w:val="NormalWeb"/>
        <w:numPr>
          <w:ilvl w:val="0"/>
          <w:numId w:val="99"/>
        </w:numPr>
        <w:rPr>
          <w:sz w:val="28"/>
          <w:szCs w:val="28"/>
          <w:lang w:val="en-IN"/>
        </w:rPr>
      </w:pPr>
      <w:r w:rsidRPr="00A016DB">
        <w:rPr>
          <w:sz w:val="28"/>
          <w:szCs w:val="28"/>
          <w:lang w:val="en-IN"/>
        </w:rPr>
        <w:t>Farmer (inherits User)</w:t>
      </w:r>
    </w:p>
    <w:p w14:paraId="7185F89B" w14:textId="77777777" w:rsidR="0051154F" w:rsidRPr="00A016DB" w:rsidRDefault="0051154F" w:rsidP="0051154F">
      <w:pPr>
        <w:pStyle w:val="NormalWeb"/>
        <w:numPr>
          <w:ilvl w:val="0"/>
          <w:numId w:val="99"/>
        </w:numPr>
        <w:rPr>
          <w:sz w:val="28"/>
          <w:szCs w:val="28"/>
          <w:lang w:val="en-IN"/>
        </w:rPr>
      </w:pPr>
      <w:r w:rsidRPr="00A016DB">
        <w:rPr>
          <w:sz w:val="28"/>
          <w:szCs w:val="28"/>
          <w:lang w:val="en-IN"/>
        </w:rPr>
        <w:t>Consumer (inherits User)</w:t>
      </w:r>
    </w:p>
    <w:p w14:paraId="3B9F37FD" w14:textId="7FCCE064" w:rsidR="0051154F" w:rsidRPr="00A016DB" w:rsidRDefault="0051154F" w:rsidP="0051154F">
      <w:pPr>
        <w:pStyle w:val="NormalWeb"/>
        <w:numPr>
          <w:ilvl w:val="0"/>
          <w:numId w:val="99"/>
        </w:numPr>
        <w:rPr>
          <w:sz w:val="28"/>
          <w:szCs w:val="28"/>
          <w:lang w:val="en-IN"/>
        </w:rPr>
      </w:pPr>
      <w:r w:rsidRPr="00A016DB">
        <w:rPr>
          <w:sz w:val="28"/>
          <w:szCs w:val="28"/>
          <w:lang w:val="en-IN"/>
        </w:rPr>
        <w:t>Crop: cropID, farmerID, name, quantity, price, imagePath, location, status, listedDate</w:t>
      </w:r>
    </w:p>
    <w:p w14:paraId="6633AB1E" w14:textId="71C94646" w:rsidR="0051154F" w:rsidRPr="00A016DB" w:rsidRDefault="0051154F" w:rsidP="0051154F">
      <w:pPr>
        <w:pStyle w:val="NormalWeb"/>
        <w:numPr>
          <w:ilvl w:val="0"/>
          <w:numId w:val="99"/>
        </w:numPr>
        <w:rPr>
          <w:sz w:val="28"/>
          <w:szCs w:val="28"/>
          <w:lang w:val="en-IN"/>
        </w:rPr>
      </w:pPr>
      <w:r w:rsidRPr="00A016DB">
        <w:rPr>
          <w:sz w:val="28"/>
          <w:szCs w:val="28"/>
          <w:lang w:val="en-IN"/>
        </w:rPr>
        <w:t>Hold: holdID, cropID, consumerID, holdStatus, heldAt, releasedAt</w:t>
      </w:r>
    </w:p>
    <w:p w14:paraId="67387F4E" w14:textId="5199E5A3" w:rsidR="0051154F" w:rsidRPr="00A016DB" w:rsidRDefault="0051154F" w:rsidP="0051154F">
      <w:pPr>
        <w:pStyle w:val="NormalWeb"/>
        <w:numPr>
          <w:ilvl w:val="0"/>
          <w:numId w:val="99"/>
        </w:numPr>
        <w:rPr>
          <w:sz w:val="28"/>
          <w:szCs w:val="28"/>
          <w:lang w:val="en-IN"/>
        </w:rPr>
      </w:pPr>
      <w:r w:rsidRPr="00A016DB">
        <w:rPr>
          <w:sz w:val="28"/>
          <w:szCs w:val="28"/>
          <w:lang w:val="en-IN"/>
        </w:rPr>
        <w:t>Message: messageID, fromUserID, toUserID, cropID, content, timestamp</w:t>
      </w:r>
    </w:p>
    <w:p w14:paraId="7D78B244" w14:textId="180B81F2" w:rsidR="0051154F" w:rsidRPr="00A016DB" w:rsidRDefault="0051154F" w:rsidP="0051154F">
      <w:pPr>
        <w:pStyle w:val="NormalWeb"/>
        <w:numPr>
          <w:ilvl w:val="0"/>
          <w:numId w:val="99"/>
        </w:numPr>
        <w:rPr>
          <w:sz w:val="28"/>
          <w:szCs w:val="28"/>
          <w:lang w:val="en-IN"/>
        </w:rPr>
      </w:pPr>
      <w:r w:rsidRPr="00A016DB">
        <w:rPr>
          <w:sz w:val="28"/>
          <w:szCs w:val="28"/>
          <w:lang w:val="en-IN"/>
        </w:rPr>
        <w:t>Notification: notificationID, userID, content, readStatus, timestamp</w:t>
      </w:r>
    </w:p>
    <w:p w14:paraId="1A5BE03A" w14:textId="0C84F1B1" w:rsidR="0051154F" w:rsidRPr="00A016DB" w:rsidRDefault="0051154F" w:rsidP="0051154F">
      <w:pPr>
        <w:pStyle w:val="NormalWeb"/>
        <w:numPr>
          <w:ilvl w:val="0"/>
          <w:numId w:val="99"/>
        </w:numPr>
        <w:rPr>
          <w:sz w:val="28"/>
          <w:szCs w:val="28"/>
          <w:lang w:val="en-IN"/>
        </w:rPr>
      </w:pPr>
      <w:r w:rsidRPr="00A016DB">
        <w:rPr>
          <w:sz w:val="28"/>
          <w:szCs w:val="28"/>
          <w:lang w:val="en-IN"/>
        </w:rPr>
        <w:lastRenderedPageBreak/>
        <w:t>Payment: paymentID, consumerID, farmerID, cropID, amount, paymentMethod, paymentDate, status</w:t>
      </w:r>
    </w:p>
    <w:p w14:paraId="51B5DEEC" w14:textId="6338BF6F" w:rsidR="0051154F" w:rsidRPr="00A016DB" w:rsidRDefault="0051154F" w:rsidP="0051154F">
      <w:pPr>
        <w:pStyle w:val="NormalWeb"/>
        <w:numPr>
          <w:ilvl w:val="0"/>
          <w:numId w:val="99"/>
        </w:numPr>
        <w:rPr>
          <w:sz w:val="28"/>
          <w:szCs w:val="28"/>
          <w:lang w:val="en-IN"/>
        </w:rPr>
      </w:pPr>
      <w:r w:rsidRPr="00A016DB">
        <w:rPr>
          <w:sz w:val="28"/>
          <w:szCs w:val="28"/>
          <w:lang w:val="en-IN"/>
        </w:rPr>
        <w:t>SearchHistory: searchID, consumerID, state, district, village, pinCode, searchedAt</w:t>
      </w:r>
    </w:p>
    <w:p w14:paraId="4935D302" w14:textId="1314DEA4" w:rsidR="0051154F" w:rsidRPr="00A016DB" w:rsidRDefault="0051154F" w:rsidP="0051154F">
      <w:pPr>
        <w:pStyle w:val="NormalWeb"/>
        <w:numPr>
          <w:ilvl w:val="0"/>
          <w:numId w:val="99"/>
        </w:numPr>
        <w:rPr>
          <w:sz w:val="28"/>
          <w:szCs w:val="28"/>
          <w:lang w:val="en-IN"/>
        </w:rPr>
      </w:pPr>
      <w:r w:rsidRPr="00A016DB">
        <w:rPr>
          <w:sz w:val="28"/>
          <w:szCs w:val="28"/>
          <w:lang w:val="en-IN"/>
        </w:rPr>
        <w:t>Feedback (optional): feedbackID, fromUserID, toUserID, cropID, rating, comment, timestamp</w:t>
      </w:r>
    </w:p>
    <w:p w14:paraId="55B93925" w14:textId="77777777" w:rsidR="00294E63" w:rsidRPr="00A016DB" w:rsidRDefault="00294E63" w:rsidP="00294E63">
      <w:pPr>
        <w:pStyle w:val="NormalWeb"/>
        <w:rPr>
          <w:sz w:val="28"/>
          <w:szCs w:val="28"/>
        </w:rPr>
      </w:pPr>
      <w:r w:rsidRPr="00A016DB">
        <w:rPr>
          <w:rStyle w:val="Strong"/>
          <w:sz w:val="28"/>
          <w:szCs w:val="28"/>
        </w:rPr>
        <w:t>Relationships:</w:t>
      </w:r>
    </w:p>
    <w:p w14:paraId="457882FD" w14:textId="4E97EC85" w:rsidR="0051154F" w:rsidRPr="00A016DB" w:rsidRDefault="0051154F" w:rsidP="0051154F">
      <w:pPr>
        <w:pStyle w:val="BodyText"/>
        <w:numPr>
          <w:ilvl w:val="0"/>
          <w:numId w:val="100"/>
        </w:numPr>
        <w:spacing w:line="360" w:lineRule="auto"/>
        <w:ind w:right="157"/>
        <w:jc w:val="both"/>
        <w:rPr>
          <w:sz w:val="28"/>
          <w:szCs w:val="28"/>
          <w:lang w:val="en-IN"/>
        </w:rPr>
      </w:pPr>
      <w:r w:rsidRPr="00A016DB">
        <w:rPr>
          <w:sz w:val="28"/>
          <w:szCs w:val="28"/>
          <w:lang w:val="en-IN"/>
        </w:rPr>
        <w:t>A Farmer can list multiple Crops</w:t>
      </w:r>
    </w:p>
    <w:p w14:paraId="3B45F2BC" w14:textId="35598FB2" w:rsidR="0051154F" w:rsidRPr="00A016DB" w:rsidRDefault="0051154F" w:rsidP="0051154F">
      <w:pPr>
        <w:pStyle w:val="BodyText"/>
        <w:numPr>
          <w:ilvl w:val="0"/>
          <w:numId w:val="100"/>
        </w:numPr>
        <w:spacing w:line="360" w:lineRule="auto"/>
        <w:ind w:right="157"/>
        <w:jc w:val="both"/>
        <w:rPr>
          <w:sz w:val="28"/>
          <w:szCs w:val="28"/>
          <w:lang w:val="en-IN"/>
        </w:rPr>
      </w:pPr>
      <w:r w:rsidRPr="00A016DB">
        <w:rPr>
          <w:sz w:val="28"/>
          <w:szCs w:val="28"/>
          <w:lang w:val="en-IN"/>
        </w:rPr>
        <w:t>A Consumer can place Hold(s) on multiple Crops</w:t>
      </w:r>
    </w:p>
    <w:p w14:paraId="057DF370" w14:textId="47EA7049" w:rsidR="0051154F" w:rsidRPr="00A016DB" w:rsidRDefault="0051154F" w:rsidP="0051154F">
      <w:pPr>
        <w:pStyle w:val="BodyText"/>
        <w:numPr>
          <w:ilvl w:val="0"/>
          <w:numId w:val="100"/>
        </w:numPr>
        <w:spacing w:line="360" w:lineRule="auto"/>
        <w:ind w:right="157"/>
        <w:jc w:val="both"/>
        <w:rPr>
          <w:sz w:val="28"/>
          <w:szCs w:val="28"/>
          <w:lang w:val="en-IN"/>
        </w:rPr>
      </w:pPr>
      <w:r w:rsidRPr="00A016DB">
        <w:rPr>
          <w:sz w:val="28"/>
          <w:szCs w:val="28"/>
          <w:lang w:val="en-IN"/>
        </w:rPr>
        <w:t>A Crop can be held by multiple Consumers (but only one at a time)</w:t>
      </w:r>
    </w:p>
    <w:p w14:paraId="4BF0BAB2" w14:textId="07E28B72" w:rsidR="0051154F" w:rsidRPr="00A016DB" w:rsidRDefault="0051154F" w:rsidP="0051154F">
      <w:pPr>
        <w:pStyle w:val="BodyText"/>
        <w:numPr>
          <w:ilvl w:val="0"/>
          <w:numId w:val="100"/>
        </w:numPr>
        <w:spacing w:line="360" w:lineRule="auto"/>
        <w:ind w:right="157"/>
        <w:jc w:val="both"/>
        <w:rPr>
          <w:sz w:val="28"/>
          <w:szCs w:val="28"/>
          <w:lang w:val="en-IN"/>
        </w:rPr>
      </w:pPr>
      <w:r w:rsidRPr="00A016DB">
        <w:rPr>
          <w:sz w:val="28"/>
          <w:szCs w:val="28"/>
          <w:lang w:val="en-IN"/>
        </w:rPr>
        <w:t>A Farmer and Consumer can exchange multiple Messages</w:t>
      </w:r>
    </w:p>
    <w:p w14:paraId="6D37228B" w14:textId="190C4F9C" w:rsidR="0051154F" w:rsidRPr="00A016DB" w:rsidRDefault="0051154F" w:rsidP="0051154F">
      <w:pPr>
        <w:pStyle w:val="BodyText"/>
        <w:numPr>
          <w:ilvl w:val="0"/>
          <w:numId w:val="100"/>
        </w:numPr>
        <w:spacing w:line="360" w:lineRule="auto"/>
        <w:ind w:right="157"/>
        <w:jc w:val="both"/>
        <w:rPr>
          <w:sz w:val="28"/>
          <w:szCs w:val="28"/>
          <w:lang w:val="en-IN"/>
        </w:rPr>
      </w:pPr>
      <w:r w:rsidRPr="00A016DB">
        <w:rPr>
          <w:sz w:val="28"/>
          <w:szCs w:val="28"/>
          <w:lang w:val="en-IN"/>
        </w:rPr>
        <w:t>A Crop can receive multiple Messages from different Consumers</w:t>
      </w:r>
    </w:p>
    <w:p w14:paraId="6088B349" w14:textId="2D711B5E" w:rsidR="00294E63" w:rsidRPr="00A016DB" w:rsidRDefault="00E769B5" w:rsidP="00E769B5">
      <w:pPr>
        <w:pStyle w:val="BodyText"/>
        <w:spacing w:line="360" w:lineRule="auto"/>
        <w:ind w:right="157" w:firstLine="715"/>
        <w:jc w:val="center"/>
        <w:rPr>
          <w:sz w:val="28"/>
          <w:szCs w:val="28"/>
        </w:rPr>
      </w:pPr>
      <w:r w:rsidRPr="00A016DB">
        <w:rPr>
          <w:noProof/>
          <w:sz w:val="28"/>
          <w:szCs w:val="28"/>
        </w:rPr>
        <w:drawing>
          <wp:inline distT="0" distB="0" distL="0" distR="0" wp14:anchorId="6733AEF3" wp14:editId="05605B8D">
            <wp:extent cx="4868545" cy="3178628"/>
            <wp:effectExtent l="0" t="0" r="8255" b="3175"/>
            <wp:docPr id="18928800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906416" cy="3203354"/>
                    </a:xfrm>
                    <a:prstGeom prst="rect">
                      <a:avLst/>
                    </a:prstGeom>
                    <a:noFill/>
                    <a:ln>
                      <a:noFill/>
                    </a:ln>
                  </pic:spPr>
                </pic:pic>
              </a:graphicData>
            </a:graphic>
          </wp:inline>
        </w:drawing>
      </w:r>
    </w:p>
    <w:p w14:paraId="4A5A87D9" w14:textId="2645D106" w:rsidR="00340457" w:rsidRDefault="0014250C" w:rsidP="0014250C">
      <w:pPr>
        <w:ind w:right="704"/>
        <w:rPr>
          <w:b/>
          <w:spacing w:val="-2"/>
          <w:sz w:val="28"/>
          <w:szCs w:val="28"/>
        </w:rPr>
      </w:pPr>
      <w:r>
        <w:rPr>
          <w:b/>
          <w:spacing w:val="-2"/>
          <w:sz w:val="28"/>
          <w:szCs w:val="28"/>
        </w:rPr>
        <w:t xml:space="preserve">                                                 </w:t>
      </w:r>
      <w:r w:rsidRPr="00A016DB">
        <w:rPr>
          <w:b/>
          <w:spacing w:val="-2"/>
          <w:sz w:val="28"/>
          <w:szCs w:val="28"/>
        </w:rPr>
        <w:t>Fig.4.</w:t>
      </w:r>
      <w:r w:rsidR="005B4BC7">
        <w:rPr>
          <w:b/>
          <w:spacing w:val="-2"/>
          <w:sz w:val="28"/>
          <w:szCs w:val="28"/>
        </w:rPr>
        <w:t xml:space="preserve">2.2 </w:t>
      </w:r>
      <w:r w:rsidRPr="00A016DB">
        <w:rPr>
          <w:b/>
          <w:spacing w:val="-2"/>
          <w:sz w:val="28"/>
          <w:szCs w:val="28"/>
        </w:rPr>
        <w:t>Class</w:t>
      </w:r>
      <w:r w:rsidRPr="00A016DB">
        <w:rPr>
          <w:b/>
          <w:spacing w:val="-7"/>
          <w:sz w:val="28"/>
          <w:szCs w:val="28"/>
        </w:rPr>
        <w:t xml:space="preserve"> </w:t>
      </w:r>
      <w:r w:rsidRPr="00A016DB">
        <w:rPr>
          <w:b/>
          <w:spacing w:val="-2"/>
          <w:sz w:val="28"/>
          <w:szCs w:val="28"/>
        </w:rPr>
        <w:t>Diagra</w:t>
      </w:r>
      <w:r w:rsidR="00340457" w:rsidRPr="00A016DB">
        <w:rPr>
          <w:b/>
          <w:spacing w:val="-2"/>
          <w:sz w:val="28"/>
          <w:szCs w:val="28"/>
        </w:rPr>
        <w:t>m</w:t>
      </w:r>
    </w:p>
    <w:p w14:paraId="08E8BA6C" w14:textId="77777777" w:rsidR="0014250C" w:rsidRDefault="0014250C" w:rsidP="0014250C">
      <w:pPr>
        <w:ind w:right="704"/>
        <w:rPr>
          <w:b/>
          <w:spacing w:val="-2"/>
          <w:sz w:val="28"/>
          <w:szCs w:val="28"/>
        </w:rPr>
      </w:pPr>
    </w:p>
    <w:p w14:paraId="389F0F3A" w14:textId="5614631F" w:rsidR="0014250C" w:rsidRPr="0014250C" w:rsidRDefault="0014250C" w:rsidP="0014250C">
      <w:pPr>
        <w:ind w:right="704"/>
        <w:rPr>
          <w:b/>
          <w:spacing w:val="-2"/>
          <w:sz w:val="28"/>
          <w:szCs w:val="28"/>
        </w:rPr>
      </w:pPr>
      <w:r w:rsidRPr="0014250C">
        <w:rPr>
          <w:bCs/>
          <w:spacing w:val="-2"/>
          <w:sz w:val="28"/>
          <w:szCs w:val="28"/>
        </w:rPr>
        <w:t>The above diagram shows the relation and association between farmer and consumerThe class diagram for AgriConnect depicts classes like User, Farmer, Consumer, Crop, Order, and Payment, showcasing attributes and methods for each. It illustrates relationships between classes, such as inheritance and associations, providing a structural representation of the system and guiding its design and development.</w:t>
      </w:r>
    </w:p>
    <w:p w14:paraId="58AB96FF" w14:textId="77777777" w:rsidR="0014250C" w:rsidRDefault="0014250C" w:rsidP="0014250C">
      <w:pPr>
        <w:ind w:right="704"/>
        <w:rPr>
          <w:b/>
          <w:spacing w:val="-2"/>
          <w:sz w:val="28"/>
          <w:szCs w:val="28"/>
        </w:rPr>
      </w:pPr>
    </w:p>
    <w:p w14:paraId="005CCDFC" w14:textId="77777777" w:rsidR="0014250C" w:rsidRPr="00A016DB" w:rsidRDefault="0014250C" w:rsidP="0014250C">
      <w:pPr>
        <w:ind w:right="704"/>
        <w:rPr>
          <w:b/>
          <w:sz w:val="28"/>
          <w:szCs w:val="28"/>
        </w:rPr>
      </w:pPr>
    </w:p>
    <w:p w14:paraId="568001CB" w14:textId="77777777" w:rsidR="0014250C" w:rsidRDefault="0014250C" w:rsidP="005B4BC7">
      <w:pPr>
        <w:pStyle w:val="Heading4"/>
        <w:tabs>
          <w:tab w:val="left" w:pos="1435"/>
        </w:tabs>
        <w:spacing w:before="77"/>
        <w:rPr>
          <w:spacing w:val="-5"/>
        </w:rPr>
      </w:pPr>
    </w:p>
    <w:p w14:paraId="1A7F0EBA" w14:textId="634483C5" w:rsidR="006C3158" w:rsidRPr="00A016DB" w:rsidRDefault="005B4BC7" w:rsidP="005B4BC7">
      <w:pPr>
        <w:pStyle w:val="Heading4"/>
        <w:tabs>
          <w:tab w:val="left" w:pos="1435"/>
        </w:tabs>
        <w:spacing w:before="77"/>
      </w:pPr>
      <w:r>
        <w:rPr>
          <w:spacing w:val="-5"/>
        </w:rPr>
        <w:lastRenderedPageBreak/>
        <w:t xml:space="preserve">4.2.3 </w:t>
      </w:r>
      <w:r w:rsidRPr="00A016DB">
        <w:rPr>
          <w:spacing w:val="-5"/>
        </w:rPr>
        <w:t>Activity</w:t>
      </w:r>
      <w:r w:rsidRPr="00A016DB">
        <w:rPr>
          <w:spacing w:val="-8"/>
        </w:rPr>
        <w:t xml:space="preserve"> </w:t>
      </w:r>
      <w:r w:rsidRPr="00A016DB">
        <w:rPr>
          <w:spacing w:val="-2"/>
        </w:rPr>
        <w:t>Diagram</w:t>
      </w:r>
    </w:p>
    <w:p w14:paraId="1764B1BE" w14:textId="3A4688B2" w:rsidR="006C3158" w:rsidRPr="00A016DB" w:rsidRDefault="00000000" w:rsidP="0014250C">
      <w:pPr>
        <w:pStyle w:val="BodyText"/>
        <w:spacing w:before="159" w:line="360" w:lineRule="auto"/>
        <w:ind w:right="168" w:firstLine="715"/>
        <w:jc w:val="both"/>
        <w:rPr>
          <w:sz w:val="28"/>
          <w:szCs w:val="28"/>
        </w:rPr>
      </w:pPr>
      <w:r w:rsidRPr="00A016DB">
        <w:rPr>
          <w:sz w:val="28"/>
          <w:szCs w:val="28"/>
        </w:rPr>
        <w:t>The aim of an activity diagram is to give an idea of the flow and what happens within the application case or between several categories. An activity diagram simply describes the internal tasks performed and the changes caused by the completion of certain tasks. At the incomprehensible level it</w:t>
      </w:r>
      <w:r w:rsidRPr="00A016DB">
        <w:rPr>
          <w:spacing w:val="40"/>
          <w:sz w:val="28"/>
          <w:szCs w:val="28"/>
        </w:rPr>
        <w:t xml:space="preserve"> </w:t>
      </w:r>
      <w:r w:rsidRPr="00A016DB">
        <w:rPr>
          <w:sz w:val="28"/>
          <w:szCs w:val="28"/>
        </w:rPr>
        <w:t>describes the sequence of tasks.</w:t>
      </w:r>
    </w:p>
    <w:p w14:paraId="0D037408" w14:textId="2D00EDBB" w:rsidR="006C3158" w:rsidRPr="00A016DB" w:rsidRDefault="00000000">
      <w:pPr>
        <w:pStyle w:val="Heading6"/>
        <w:spacing w:line="274" w:lineRule="exact"/>
        <w:jc w:val="both"/>
        <w:rPr>
          <w:sz w:val="28"/>
          <w:szCs w:val="28"/>
        </w:rPr>
      </w:pPr>
      <w:r w:rsidRPr="00A016DB">
        <w:rPr>
          <w:sz w:val="28"/>
          <w:szCs w:val="28"/>
        </w:rPr>
        <w:t>The</w:t>
      </w:r>
      <w:r w:rsidRPr="00A016DB">
        <w:rPr>
          <w:spacing w:val="-15"/>
          <w:sz w:val="28"/>
          <w:szCs w:val="28"/>
        </w:rPr>
        <w:t xml:space="preserve"> </w:t>
      </w:r>
      <w:r w:rsidRPr="00A016DB">
        <w:rPr>
          <w:sz w:val="28"/>
          <w:szCs w:val="28"/>
        </w:rPr>
        <w:t>sketch</w:t>
      </w:r>
      <w:r w:rsidRPr="00A016DB">
        <w:rPr>
          <w:spacing w:val="-4"/>
          <w:sz w:val="28"/>
          <w:szCs w:val="28"/>
        </w:rPr>
        <w:t xml:space="preserve"> </w:t>
      </w:r>
      <w:r w:rsidRPr="00A016DB">
        <w:rPr>
          <w:sz w:val="28"/>
          <w:szCs w:val="28"/>
        </w:rPr>
        <w:t>of</w:t>
      </w:r>
      <w:r w:rsidRPr="00A016DB">
        <w:rPr>
          <w:spacing w:val="-9"/>
          <w:sz w:val="28"/>
          <w:szCs w:val="28"/>
        </w:rPr>
        <w:t xml:space="preserve"> </w:t>
      </w:r>
      <w:r w:rsidRPr="00A016DB">
        <w:rPr>
          <w:sz w:val="28"/>
          <w:szCs w:val="28"/>
        </w:rPr>
        <w:t>the</w:t>
      </w:r>
      <w:r w:rsidRPr="00A016DB">
        <w:rPr>
          <w:spacing w:val="-9"/>
          <w:sz w:val="28"/>
          <w:szCs w:val="28"/>
        </w:rPr>
        <w:t xml:space="preserve"> </w:t>
      </w:r>
      <w:r w:rsidRPr="00A016DB">
        <w:rPr>
          <w:sz w:val="28"/>
          <w:szCs w:val="28"/>
        </w:rPr>
        <w:t>work</w:t>
      </w:r>
      <w:r w:rsidRPr="00A016DB">
        <w:rPr>
          <w:spacing w:val="-5"/>
          <w:sz w:val="28"/>
          <w:szCs w:val="28"/>
        </w:rPr>
        <w:t xml:space="preserve"> </w:t>
      </w:r>
      <w:r w:rsidRPr="00A016DB">
        <w:rPr>
          <w:sz w:val="28"/>
          <w:szCs w:val="28"/>
        </w:rPr>
        <w:t>usually</w:t>
      </w:r>
      <w:r w:rsidRPr="00A016DB">
        <w:rPr>
          <w:spacing w:val="-2"/>
          <w:sz w:val="28"/>
          <w:szCs w:val="28"/>
        </w:rPr>
        <w:t xml:space="preserve"> contains:</w:t>
      </w:r>
    </w:p>
    <w:p w14:paraId="58871E9D" w14:textId="5709ABBB" w:rsidR="006C3158" w:rsidRPr="00A016DB" w:rsidRDefault="00000000">
      <w:pPr>
        <w:spacing w:before="140"/>
        <w:ind w:left="448"/>
        <w:jc w:val="both"/>
        <w:rPr>
          <w:b/>
          <w:sz w:val="28"/>
          <w:szCs w:val="28"/>
        </w:rPr>
      </w:pPr>
      <w:r w:rsidRPr="00A016DB">
        <w:rPr>
          <w:b/>
          <w:spacing w:val="-2"/>
          <w:sz w:val="28"/>
          <w:szCs w:val="28"/>
        </w:rPr>
        <w:t>Activity</w:t>
      </w:r>
      <w:r w:rsidRPr="00A016DB">
        <w:rPr>
          <w:b/>
          <w:spacing w:val="-17"/>
          <w:sz w:val="28"/>
          <w:szCs w:val="28"/>
        </w:rPr>
        <w:t xml:space="preserve"> </w:t>
      </w:r>
      <w:r w:rsidRPr="00A016DB">
        <w:rPr>
          <w:b/>
          <w:spacing w:val="-2"/>
          <w:sz w:val="28"/>
          <w:szCs w:val="28"/>
        </w:rPr>
        <w:t>states</w:t>
      </w:r>
      <w:r w:rsidRPr="00A016DB">
        <w:rPr>
          <w:b/>
          <w:spacing w:val="-11"/>
          <w:sz w:val="28"/>
          <w:szCs w:val="28"/>
        </w:rPr>
        <w:t xml:space="preserve"> </w:t>
      </w:r>
      <w:r w:rsidRPr="00A016DB">
        <w:rPr>
          <w:b/>
          <w:spacing w:val="-2"/>
          <w:sz w:val="28"/>
          <w:szCs w:val="28"/>
        </w:rPr>
        <w:t>and</w:t>
      </w:r>
      <w:r w:rsidRPr="00A016DB">
        <w:rPr>
          <w:b/>
          <w:spacing w:val="-8"/>
          <w:sz w:val="28"/>
          <w:szCs w:val="28"/>
        </w:rPr>
        <w:t xml:space="preserve"> </w:t>
      </w:r>
      <w:r w:rsidRPr="00A016DB">
        <w:rPr>
          <w:b/>
          <w:spacing w:val="-2"/>
          <w:sz w:val="28"/>
          <w:szCs w:val="28"/>
        </w:rPr>
        <w:t>action</w:t>
      </w:r>
      <w:r w:rsidRPr="00A016DB">
        <w:rPr>
          <w:b/>
          <w:spacing w:val="2"/>
          <w:sz w:val="28"/>
          <w:szCs w:val="28"/>
        </w:rPr>
        <w:t xml:space="preserve"> </w:t>
      </w:r>
      <w:r w:rsidRPr="00A016DB">
        <w:rPr>
          <w:b/>
          <w:spacing w:val="-2"/>
          <w:sz w:val="28"/>
          <w:szCs w:val="28"/>
        </w:rPr>
        <w:t>states</w:t>
      </w:r>
    </w:p>
    <w:p w14:paraId="52AE405B" w14:textId="5292A330" w:rsidR="006C3158" w:rsidRPr="00A016DB" w:rsidRDefault="00000000">
      <w:pPr>
        <w:pStyle w:val="BodyText"/>
        <w:spacing w:before="141" w:line="360" w:lineRule="auto"/>
        <w:ind w:right="161" w:firstLine="715"/>
        <w:jc w:val="both"/>
        <w:rPr>
          <w:sz w:val="28"/>
          <w:szCs w:val="28"/>
        </w:rPr>
      </w:pPr>
      <w:r w:rsidRPr="00A016DB">
        <w:rPr>
          <w:sz w:val="28"/>
          <w:szCs w:val="28"/>
        </w:rPr>
        <w:t>To</w:t>
      </w:r>
      <w:r w:rsidRPr="00A016DB">
        <w:rPr>
          <w:spacing w:val="-10"/>
          <w:sz w:val="28"/>
          <w:szCs w:val="28"/>
        </w:rPr>
        <w:t xml:space="preserve"> </w:t>
      </w:r>
      <w:r w:rsidRPr="00A016DB">
        <w:rPr>
          <w:sz w:val="28"/>
          <w:szCs w:val="28"/>
        </w:rPr>
        <w:t>call</w:t>
      </w:r>
      <w:r w:rsidRPr="00A016DB">
        <w:rPr>
          <w:spacing w:val="-4"/>
          <w:sz w:val="28"/>
          <w:szCs w:val="28"/>
        </w:rPr>
        <w:t xml:space="preserve"> </w:t>
      </w:r>
      <w:r w:rsidRPr="00A016DB">
        <w:rPr>
          <w:sz w:val="28"/>
          <w:szCs w:val="28"/>
        </w:rPr>
        <w:t>the</w:t>
      </w:r>
      <w:r w:rsidRPr="00A016DB">
        <w:rPr>
          <w:spacing w:val="-10"/>
          <w:sz w:val="28"/>
          <w:szCs w:val="28"/>
        </w:rPr>
        <w:t xml:space="preserve"> </w:t>
      </w:r>
      <w:r w:rsidRPr="00A016DB">
        <w:rPr>
          <w:sz w:val="28"/>
          <w:szCs w:val="28"/>
        </w:rPr>
        <w:t>operation</w:t>
      </w:r>
      <w:r w:rsidRPr="00A016DB">
        <w:rPr>
          <w:spacing w:val="-6"/>
          <w:sz w:val="28"/>
          <w:szCs w:val="28"/>
        </w:rPr>
        <w:t xml:space="preserve"> </w:t>
      </w:r>
      <w:r w:rsidRPr="00A016DB">
        <w:rPr>
          <w:sz w:val="28"/>
          <w:szCs w:val="28"/>
        </w:rPr>
        <w:t>of</w:t>
      </w:r>
      <w:r w:rsidRPr="00A016DB">
        <w:rPr>
          <w:spacing w:val="-10"/>
          <w:sz w:val="28"/>
          <w:szCs w:val="28"/>
        </w:rPr>
        <w:t xml:space="preserve"> </w:t>
      </w:r>
      <w:r w:rsidRPr="00A016DB">
        <w:rPr>
          <w:sz w:val="28"/>
          <w:szCs w:val="28"/>
        </w:rPr>
        <w:t>an</w:t>
      </w:r>
      <w:r w:rsidRPr="00A016DB">
        <w:rPr>
          <w:spacing w:val="-12"/>
          <w:sz w:val="28"/>
          <w:szCs w:val="28"/>
        </w:rPr>
        <w:t xml:space="preserve"> </w:t>
      </w:r>
      <w:r w:rsidRPr="00A016DB">
        <w:rPr>
          <w:sz w:val="28"/>
          <w:szCs w:val="28"/>
        </w:rPr>
        <w:t>object</w:t>
      </w:r>
      <w:r w:rsidRPr="00A016DB">
        <w:rPr>
          <w:spacing w:val="-4"/>
          <w:sz w:val="28"/>
          <w:szCs w:val="28"/>
        </w:rPr>
        <w:t xml:space="preserve"> </w:t>
      </w:r>
      <w:r w:rsidRPr="00A016DB">
        <w:rPr>
          <w:sz w:val="28"/>
          <w:szCs w:val="28"/>
        </w:rPr>
        <w:t>that</w:t>
      </w:r>
      <w:r w:rsidRPr="00A016DB">
        <w:rPr>
          <w:spacing w:val="-9"/>
          <w:sz w:val="28"/>
          <w:szCs w:val="28"/>
        </w:rPr>
        <w:t xml:space="preserve"> </w:t>
      </w:r>
      <w:r w:rsidRPr="00A016DB">
        <w:rPr>
          <w:sz w:val="28"/>
          <w:szCs w:val="28"/>
        </w:rPr>
        <w:t>sends</w:t>
      </w:r>
      <w:r w:rsidRPr="00A016DB">
        <w:rPr>
          <w:spacing w:val="-7"/>
          <w:sz w:val="28"/>
          <w:szCs w:val="28"/>
        </w:rPr>
        <w:t xml:space="preserve"> </w:t>
      </w:r>
      <w:r w:rsidRPr="00A016DB">
        <w:rPr>
          <w:sz w:val="28"/>
          <w:szCs w:val="28"/>
        </w:rPr>
        <w:t>a</w:t>
      </w:r>
      <w:r w:rsidRPr="00A016DB">
        <w:rPr>
          <w:spacing w:val="-8"/>
          <w:sz w:val="28"/>
          <w:szCs w:val="28"/>
        </w:rPr>
        <w:t xml:space="preserve"> </w:t>
      </w:r>
      <w:r w:rsidRPr="00A016DB">
        <w:rPr>
          <w:sz w:val="28"/>
          <w:szCs w:val="28"/>
        </w:rPr>
        <w:t>signal</w:t>
      </w:r>
      <w:r w:rsidRPr="00A016DB">
        <w:rPr>
          <w:spacing w:val="-9"/>
          <w:sz w:val="28"/>
          <w:szCs w:val="28"/>
        </w:rPr>
        <w:t xml:space="preserve"> </w:t>
      </w:r>
      <w:r w:rsidRPr="00A016DB">
        <w:rPr>
          <w:sz w:val="28"/>
          <w:szCs w:val="28"/>
        </w:rPr>
        <w:t>for</w:t>
      </w:r>
      <w:r w:rsidRPr="00A016DB">
        <w:rPr>
          <w:spacing w:val="-11"/>
          <w:sz w:val="28"/>
          <w:szCs w:val="28"/>
        </w:rPr>
        <w:t xml:space="preserve"> </w:t>
      </w:r>
      <w:r w:rsidRPr="00A016DB">
        <w:rPr>
          <w:sz w:val="28"/>
          <w:szCs w:val="28"/>
        </w:rPr>
        <w:t>an</w:t>
      </w:r>
      <w:r w:rsidRPr="00A016DB">
        <w:rPr>
          <w:spacing w:val="-7"/>
          <w:sz w:val="28"/>
          <w:szCs w:val="28"/>
        </w:rPr>
        <w:t xml:space="preserve"> </w:t>
      </w:r>
      <w:r w:rsidRPr="00A016DB">
        <w:rPr>
          <w:sz w:val="28"/>
          <w:szCs w:val="28"/>
        </w:rPr>
        <w:t>object</w:t>
      </w:r>
      <w:r w:rsidRPr="00A016DB">
        <w:rPr>
          <w:spacing w:val="-6"/>
          <w:sz w:val="28"/>
          <w:szCs w:val="28"/>
        </w:rPr>
        <w:t xml:space="preserve"> </w:t>
      </w:r>
      <w:r w:rsidRPr="00A016DB">
        <w:rPr>
          <w:sz w:val="28"/>
          <w:szCs w:val="28"/>
        </w:rPr>
        <w:t>or</w:t>
      </w:r>
      <w:r w:rsidRPr="00A016DB">
        <w:rPr>
          <w:spacing w:val="-13"/>
          <w:sz w:val="28"/>
          <w:szCs w:val="28"/>
        </w:rPr>
        <w:t xml:space="preserve"> </w:t>
      </w:r>
      <w:r w:rsidRPr="00A016DB">
        <w:rPr>
          <w:sz w:val="28"/>
          <w:szCs w:val="28"/>
        </w:rPr>
        <w:t>to create</w:t>
      </w:r>
      <w:r w:rsidRPr="00A016DB">
        <w:rPr>
          <w:spacing w:val="-9"/>
          <w:sz w:val="28"/>
          <w:szCs w:val="28"/>
        </w:rPr>
        <w:t xml:space="preserve"> </w:t>
      </w:r>
      <w:r w:rsidRPr="00A016DB">
        <w:rPr>
          <w:sz w:val="28"/>
          <w:szCs w:val="28"/>
        </w:rPr>
        <w:t>or</w:t>
      </w:r>
      <w:r w:rsidRPr="00A016DB">
        <w:rPr>
          <w:spacing w:val="-13"/>
          <w:sz w:val="28"/>
          <w:szCs w:val="28"/>
        </w:rPr>
        <w:t xml:space="preserve"> </w:t>
      </w:r>
      <w:r w:rsidRPr="00A016DB">
        <w:rPr>
          <w:sz w:val="28"/>
          <w:szCs w:val="28"/>
        </w:rPr>
        <w:t>destroy anobject, these useful figures are called provinces because they are the regions of the system, representing the action.</w:t>
      </w:r>
    </w:p>
    <w:p w14:paraId="01E7BC4D" w14:textId="77777777" w:rsidR="006C3158" w:rsidRPr="00A016DB" w:rsidRDefault="00000000">
      <w:pPr>
        <w:pStyle w:val="Heading6"/>
        <w:spacing w:line="273" w:lineRule="exact"/>
        <w:ind w:left="1168"/>
        <w:rPr>
          <w:sz w:val="28"/>
          <w:szCs w:val="28"/>
        </w:rPr>
      </w:pPr>
      <w:r w:rsidRPr="00A016DB">
        <w:rPr>
          <w:spacing w:val="-2"/>
          <w:sz w:val="28"/>
          <w:szCs w:val="28"/>
        </w:rPr>
        <w:t>Transitions</w:t>
      </w:r>
    </w:p>
    <w:p w14:paraId="322F9643" w14:textId="77777777" w:rsidR="006C3158" w:rsidRPr="00A016DB" w:rsidRDefault="00000000">
      <w:pPr>
        <w:pStyle w:val="BodyText"/>
        <w:spacing w:before="142" w:line="360" w:lineRule="auto"/>
        <w:ind w:right="153" w:firstLine="715"/>
        <w:jc w:val="both"/>
        <w:rPr>
          <w:sz w:val="28"/>
          <w:szCs w:val="28"/>
        </w:rPr>
      </w:pPr>
      <w:r w:rsidRPr="00A016DB">
        <w:rPr>
          <w:sz w:val="28"/>
          <w:szCs w:val="28"/>
        </w:rPr>
        <w:t>When</w:t>
      </w:r>
      <w:r w:rsidRPr="00A016DB">
        <w:rPr>
          <w:spacing w:val="-2"/>
          <w:sz w:val="28"/>
          <w:szCs w:val="28"/>
        </w:rPr>
        <w:t xml:space="preserve"> </w:t>
      </w:r>
      <w:r w:rsidRPr="00A016DB">
        <w:rPr>
          <w:sz w:val="28"/>
          <w:szCs w:val="28"/>
        </w:rPr>
        <w:t>an</w:t>
      </w:r>
      <w:r w:rsidRPr="00A016DB">
        <w:rPr>
          <w:spacing w:val="-2"/>
          <w:sz w:val="28"/>
          <w:szCs w:val="28"/>
        </w:rPr>
        <w:t xml:space="preserve"> </w:t>
      </w:r>
      <w:r w:rsidRPr="00A016DB">
        <w:rPr>
          <w:sz w:val="28"/>
          <w:szCs w:val="28"/>
        </w:rPr>
        <w:t>action</w:t>
      </w:r>
      <w:r w:rsidRPr="00A016DB">
        <w:rPr>
          <w:spacing w:val="-1"/>
          <w:sz w:val="28"/>
          <w:szCs w:val="28"/>
        </w:rPr>
        <w:t xml:space="preserve"> </w:t>
      </w:r>
      <w:r w:rsidRPr="00A016DB">
        <w:rPr>
          <w:sz w:val="28"/>
          <w:szCs w:val="28"/>
        </w:rPr>
        <w:t>or</w:t>
      </w:r>
      <w:r w:rsidRPr="00A016DB">
        <w:rPr>
          <w:spacing w:val="-6"/>
          <w:sz w:val="28"/>
          <w:szCs w:val="28"/>
        </w:rPr>
        <w:t xml:space="preserve"> </w:t>
      </w:r>
      <w:r w:rsidRPr="00A016DB">
        <w:rPr>
          <w:sz w:val="28"/>
          <w:szCs w:val="28"/>
        </w:rPr>
        <w:t>state</w:t>
      </w:r>
      <w:r w:rsidRPr="00A016DB">
        <w:rPr>
          <w:spacing w:val="-5"/>
          <w:sz w:val="28"/>
          <w:szCs w:val="28"/>
        </w:rPr>
        <w:t xml:space="preserve"> </w:t>
      </w:r>
      <w:r w:rsidRPr="00A016DB">
        <w:rPr>
          <w:sz w:val="28"/>
          <w:szCs w:val="28"/>
        </w:rPr>
        <w:t>function</w:t>
      </w:r>
      <w:r w:rsidRPr="00A016DB">
        <w:rPr>
          <w:spacing w:val="-2"/>
          <w:sz w:val="28"/>
          <w:szCs w:val="28"/>
        </w:rPr>
        <w:t xml:space="preserve"> </w:t>
      </w:r>
      <w:r w:rsidRPr="00A016DB">
        <w:rPr>
          <w:sz w:val="28"/>
          <w:szCs w:val="28"/>
        </w:rPr>
        <w:t>ceases</w:t>
      </w:r>
      <w:r w:rsidRPr="00A016DB">
        <w:rPr>
          <w:spacing w:val="-1"/>
          <w:sz w:val="28"/>
          <w:szCs w:val="28"/>
        </w:rPr>
        <w:t xml:space="preserve"> </w:t>
      </w:r>
      <w:r w:rsidRPr="00A016DB">
        <w:rPr>
          <w:sz w:val="28"/>
          <w:szCs w:val="28"/>
        </w:rPr>
        <w:t>the</w:t>
      </w:r>
      <w:r w:rsidRPr="00A016DB">
        <w:rPr>
          <w:spacing w:val="-3"/>
          <w:sz w:val="28"/>
          <w:szCs w:val="28"/>
        </w:rPr>
        <w:t xml:space="preserve"> </w:t>
      </w:r>
      <w:r w:rsidRPr="00A016DB">
        <w:rPr>
          <w:sz w:val="28"/>
          <w:szCs w:val="28"/>
        </w:rPr>
        <w:t>flow</w:t>
      </w:r>
      <w:r w:rsidRPr="00A016DB">
        <w:rPr>
          <w:spacing w:val="-3"/>
          <w:sz w:val="28"/>
          <w:szCs w:val="28"/>
        </w:rPr>
        <w:t xml:space="preserve"> </w:t>
      </w:r>
      <w:r w:rsidRPr="00A016DB">
        <w:rPr>
          <w:sz w:val="28"/>
          <w:szCs w:val="28"/>
        </w:rPr>
        <w:t>of</w:t>
      </w:r>
      <w:r w:rsidRPr="00A016DB">
        <w:rPr>
          <w:spacing w:val="-6"/>
          <w:sz w:val="28"/>
          <w:szCs w:val="28"/>
        </w:rPr>
        <w:t xml:space="preserve"> </w:t>
      </w:r>
      <w:r w:rsidRPr="00A016DB">
        <w:rPr>
          <w:sz w:val="28"/>
          <w:szCs w:val="28"/>
        </w:rPr>
        <w:t>control</w:t>
      </w:r>
      <w:r w:rsidRPr="00A016DB">
        <w:rPr>
          <w:spacing w:val="-2"/>
          <w:sz w:val="28"/>
          <w:szCs w:val="28"/>
        </w:rPr>
        <w:t xml:space="preserve"> </w:t>
      </w:r>
      <w:r w:rsidRPr="00A016DB">
        <w:rPr>
          <w:sz w:val="28"/>
          <w:szCs w:val="28"/>
        </w:rPr>
        <w:t>it</w:t>
      </w:r>
      <w:r w:rsidRPr="00A016DB">
        <w:rPr>
          <w:spacing w:val="-2"/>
          <w:sz w:val="28"/>
          <w:szCs w:val="28"/>
        </w:rPr>
        <w:t xml:space="preserve"> </w:t>
      </w:r>
      <w:r w:rsidRPr="00A016DB">
        <w:rPr>
          <w:sz w:val="28"/>
          <w:szCs w:val="28"/>
        </w:rPr>
        <w:t>immediately</w:t>
      </w:r>
      <w:r w:rsidRPr="00A016DB">
        <w:rPr>
          <w:spacing w:val="-2"/>
          <w:sz w:val="28"/>
          <w:szCs w:val="28"/>
        </w:rPr>
        <w:t xml:space="preserve"> </w:t>
      </w:r>
      <w:r w:rsidRPr="00A016DB">
        <w:rPr>
          <w:sz w:val="28"/>
          <w:szCs w:val="28"/>
        </w:rPr>
        <w:t>moves</w:t>
      </w:r>
      <w:r w:rsidRPr="00A016DB">
        <w:rPr>
          <w:spacing w:val="-4"/>
          <w:sz w:val="28"/>
          <w:szCs w:val="28"/>
        </w:rPr>
        <w:t xml:space="preserve"> </w:t>
      </w:r>
      <w:r w:rsidRPr="00A016DB">
        <w:rPr>
          <w:sz w:val="28"/>
          <w:szCs w:val="28"/>
        </w:rPr>
        <w:t>on</w:t>
      </w:r>
      <w:r w:rsidRPr="00A016DB">
        <w:rPr>
          <w:spacing w:val="-2"/>
          <w:sz w:val="28"/>
          <w:szCs w:val="28"/>
        </w:rPr>
        <w:t xml:space="preserve"> </w:t>
      </w:r>
      <w:r w:rsidRPr="00A016DB">
        <w:rPr>
          <w:sz w:val="28"/>
          <w:szCs w:val="28"/>
        </w:rPr>
        <w:t>to the</w:t>
      </w:r>
      <w:r w:rsidRPr="00A016DB">
        <w:rPr>
          <w:spacing w:val="-15"/>
          <w:sz w:val="28"/>
          <w:szCs w:val="28"/>
        </w:rPr>
        <w:t xml:space="preserve"> </w:t>
      </w:r>
      <w:r w:rsidRPr="00A016DB">
        <w:rPr>
          <w:sz w:val="28"/>
          <w:szCs w:val="28"/>
        </w:rPr>
        <w:t>next</w:t>
      </w:r>
      <w:r w:rsidRPr="00A016DB">
        <w:rPr>
          <w:spacing w:val="-15"/>
          <w:sz w:val="28"/>
          <w:szCs w:val="28"/>
        </w:rPr>
        <w:t xml:space="preserve"> </w:t>
      </w:r>
      <w:r w:rsidRPr="00A016DB">
        <w:rPr>
          <w:sz w:val="28"/>
          <w:szCs w:val="28"/>
        </w:rPr>
        <w:t>action</w:t>
      </w:r>
      <w:r w:rsidRPr="00A016DB">
        <w:rPr>
          <w:spacing w:val="-15"/>
          <w:sz w:val="28"/>
          <w:szCs w:val="28"/>
        </w:rPr>
        <w:t xml:space="preserve"> </w:t>
      </w:r>
      <w:r w:rsidRPr="00A016DB">
        <w:rPr>
          <w:sz w:val="28"/>
          <w:szCs w:val="28"/>
        </w:rPr>
        <w:t>or</w:t>
      </w:r>
      <w:r w:rsidRPr="00A016DB">
        <w:rPr>
          <w:spacing w:val="-15"/>
          <w:sz w:val="28"/>
          <w:szCs w:val="28"/>
        </w:rPr>
        <w:t xml:space="preserve"> </w:t>
      </w:r>
      <w:r w:rsidRPr="00A016DB">
        <w:rPr>
          <w:sz w:val="28"/>
          <w:szCs w:val="28"/>
        </w:rPr>
        <w:t>state</w:t>
      </w:r>
      <w:r w:rsidRPr="00A016DB">
        <w:rPr>
          <w:spacing w:val="-15"/>
          <w:sz w:val="28"/>
          <w:szCs w:val="28"/>
        </w:rPr>
        <w:t xml:space="preserve"> </w:t>
      </w:r>
      <w:r w:rsidRPr="00A016DB">
        <w:rPr>
          <w:sz w:val="28"/>
          <w:szCs w:val="28"/>
        </w:rPr>
        <w:t>of</w:t>
      </w:r>
      <w:r w:rsidRPr="00A016DB">
        <w:rPr>
          <w:spacing w:val="-15"/>
          <w:sz w:val="28"/>
          <w:szCs w:val="28"/>
        </w:rPr>
        <w:t xml:space="preserve"> </w:t>
      </w:r>
      <w:r w:rsidRPr="00A016DB">
        <w:rPr>
          <w:sz w:val="28"/>
          <w:szCs w:val="28"/>
        </w:rPr>
        <w:t>action.</w:t>
      </w:r>
      <w:r w:rsidRPr="00A016DB">
        <w:rPr>
          <w:spacing w:val="-15"/>
          <w:sz w:val="28"/>
          <w:szCs w:val="28"/>
        </w:rPr>
        <w:t xml:space="preserve"> </w:t>
      </w:r>
      <w:r w:rsidRPr="00A016DB">
        <w:rPr>
          <w:sz w:val="28"/>
          <w:szCs w:val="28"/>
        </w:rPr>
        <w:t>Explains</w:t>
      </w:r>
      <w:r w:rsidRPr="00A016DB">
        <w:rPr>
          <w:spacing w:val="-15"/>
          <w:sz w:val="28"/>
          <w:szCs w:val="28"/>
        </w:rPr>
        <w:t xml:space="preserve"> </w:t>
      </w:r>
      <w:r w:rsidRPr="00A016DB">
        <w:rPr>
          <w:sz w:val="28"/>
          <w:szCs w:val="28"/>
        </w:rPr>
        <w:t>this</w:t>
      </w:r>
      <w:r w:rsidRPr="00A016DB">
        <w:rPr>
          <w:spacing w:val="-15"/>
          <w:sz w:val="28"/>
          <w:szCs w:val="28"/>
        </w:rPr>
        <w:t xml:space="preserve"> </w:t>
      </w:r>
      <w:r w:rsidRPr="00A016DB">
        <w:rPr>
          <w:sz w:val="28"/>
          <w:szCs w:val="28"/>
        </w:rPr>
        <w:t>flow</w:t>
      </w:r>
      <w:r w:rsidRPr="00A016DB">
        <w:rPr>
          <w:spacing w:val="-15"/>
          <w:sz w:val="28"/>
          <w:szCs w:val="28"/>
        </w:rPr>
        <w:t xml:space="preserve"> </w:t>
      </w:r>
      <w:r w:rsidRPr="00A016DB">
        <w:rPr>
          <w:sz w:val="28"/>
          <w:szCs w:val="28"/>
        </w:rPr>
        <w:t>using</w:t>
      </w:r>
      <w:r w:rsidRPr="00A016DB">
        <w:rPr>
          <w:spacing w:val="-15"/>
          <w:sz w:val="28"/>
          <w:szCs w:val="28"/>
        </w:rPr>
        <w:t xml:space="preserve"> </w:t>
      </w:r>
      <w:r w:rsidRPr="00A016DB">
        <w:rPr>
          <w:sz w:val="28"/>
          <w:szCs w:val="28"/>
        </w:rPr>
        <w:t>changes</w:t>
      </w:r>
      <w:r w:rsidRPr="00A016DB">
        <w:rPr>
          <w:spacing w:val="-15"/>
          <w:sz w:val="28"/>
          <w:szCs w:val="28"/>
        </w:rPr>
        <w:t xml:space="preserve"> </w:t>
      </w:r>
      <w:r w:rsidRPr="00A016DB">
        <w:rPr>
          <w:sz w:val="28"/>
          <w:szCs w:val="28"/>
        </w:rPr>
        <w:t>to</w:t>
      </w:r>
      <w:r w:rsidRPr="00A016DB">
        <w:rPr>
          <w:spacing w:val="-15"/>
          <w:sz w:val="28"/>
          <w:szCs w:val="28"/>
        </w:rPr>
        <w:t xml:space="preserve"> </w:t>
      </w:r>
      <w:r w:rsidRPr="00A016DB">
        <w:rPr>
          <w:sz w:val="28"/>
          <w:szCs w:val="28"/>
        </w:rPr>
        <w:t>show</w:t>
      </w:r>
      <w:r w:rsidRPr="00A016DB">
        <w:rPr>
          <w:spacing w:val="-15"/>
          <w:sz w:val="28"/>
          <w:szCs w:val="28"/>
        </w:rPr>
        <w:t xml:space="preserve"> </w:t>
      </w:r>
      <w:r w:rsidRPr="00A016DB">
        <w:rPr>
          <w:sz w:val="28"/>
          <w:szCs w:val="28"/>
        </w:rPr>
        <w:t>the</w:t>
      </w:r>
      <w:r w:rsidRPr="00A016DB">
        <w:rPr>
          <w:spacing w:val="-15"/>
          <w:sz w:val="28"/>
          <w:szCs w:val="28"/>
        </w:rPr>
        <w:t xml:space="preserve"> </w:t>
      </w:r>
      <w:r w:rsidRPr="00A016DB">
        <w:rPr>
          <w:sz w:val="28"/>
          <w:szCs w:val="28"/>
        </w:rPr>
        <w:t>way</w:t>
      </w:r>
      <w:r w:rsidRPr="00A016DB">
        <w:rPr>
          <w:spacing w:val="-15"/>
          <w:sz w:val="28"/>
          <w:szCs w:val="28"/>
        </w:rPr>
        <w:t xml:space="preserve"> </w:t>
      </w:r>
      <w:r w:rsidRPr="00A016DB">
        <w:rPr>
          <w:sz w:val="28"/>
          <w:szCs w:val="28"/>
        </w:rPr>
        <w:t>from</w:t>
      </w:r>
      <w:r w:rsidRPr="00A016DB">
        <w:rPr>
          <w:spacing w:val="-15"/>
          <w:sz w:val="28"/>
          <w:szCs w:val="28"/>
        </w:rPr>
        <w:t xml:space="preserve"> </w:t>
      </w:r>
      <w:r w:rsidRPr="00A016DB">
        <w:rPr>
          <w:sz w:val="28"/>
          <w:szCs w:val="28"/>
        </w:rPr>
        <w:t>another action or</w:t>
      </w:r>
      <w:r w:rsidRPr="00A016DB">
        <w:rPr>
          <w:spacing w:val="-1"/>
          <w:sz w:val="28"/>
          <w:szCs w:val="28"/>
        </w:rPr>
        <w:t xml:space="preserve"> </w:t>
      </w:r>
      <w:r w:rsidRPr="00A016DB">
        <w:rPr>
          <w:sz w:val="28"/>
          <w:szCs w:val="28"/>
        </w:rPr>
        <w:t>status situation</w:t>
      </w:r>
      <w:r w:rsidRPr="00A016DB">
        <w:rPr>
          <w:spacing w:val="-2"/>
          <w:sz w:val="28"/>
          <w:szCs w:val="28"/>
        </w:rPr>
        <w:t xml:space="preserve"> </w:t>
      </w:r>
      <w:r w:rsidRPr="00A016DB">
        <w:rPr>
          <w:sz w:val="28"/>
          <w:szCs w:val="28"/>
        </w:rPr>
        <w:t>to the</w:t>
      </w:r>
      <w:r w:rsidRPr="00A016DB">
        <w:rPr>
          <w:spacing w:val="-1"/>
          <w:sz w:val="28"/>
          <w:szCs w:val="28"/>
        </w:rPr>
        <w:t xml:space="preserve"> </w:t>
      </w:r>
      <w:r w:rsidRPr="00A016DB">
        <w:rPr>
          <w:sz w:val="28"/>
          <w:szCs w:val="28"/>
        </w:rPr>
        <w:t>next action or</w:t>
      </w:r>
      <w:r w:rsidRPr="00A016DB">
        <w:rPr>
          <w:spacing w:val="-1"/>
          <w:sz w:val="28"/>
          <w:szCs w:val="28"/>
        </w:rPr>
        <w:t xml:space="preserve"> </w:t>
      </w:r>
      <w:r w:rsidRPr="00A016DB">
        <w:rPr>
          <w:sz w:val="28"/>
          <w:szCs w:val="28"/>
        </w:rPr>
        <w:t>work situation. You</w:t>
      </w:r>
      <w:r w:rsidRPr="00A016DB">
        <w:rPr>
          <w:spacing w:val="-1"/>
          <w:sz w:val="28"/>
          <w:szCs w:val="28"/>
        </w:rPr>
        <w:t xml:space="preserve"> </w:t>
      </w:r>
      <w:r w:rsidRPr="00A016DB">
        <w:rPr>
          <w:sz w:val="28"/>
          <w:szCs w:val="28"/>
        </w:rPr>
        <w:t>represent this as an easy-to- direct line.</w:t>
      </w:r>
    </w:p>
    <w:p w14:paraId="66A45C56" w14:textId="77777777" w:rsidR="006C3158" w:rsidRPr="00A016DB" w:rsidRDefault="00000000">
      <w:pPr>
        <w:pStyle w:val="Heading6"/>
        <w:spacing w:line="269" w:lineRule="exact"/>
        <w:ind w:left="1168"/>
        <w:jc w:val="both"/>
        <w:rPr>
          <w:sz w:val="28"/>
          <w:szCs w:val="28"/>
        </w:rPr>
      </w:pPr>
      <w:r w:rsidRPr="00A016DB">
        <w:rPr>
          <w:spacing w:val="-5"/>
          <w:sz w:val="28"/>
          <w:szCs w:val="28"/>
        </w:rPr>
        <w:t>Object</w:t>
      </w:r>
      <w:r w:rsidRPr="00A016DB">
        <w:rPr>
          <w:spacing w:val="-15"/>
          <w:sz w:val="28"/>
          <w:szCs w:val="28"/>
        </w:rPr>
        <w:t xml:space="preserve"> </w:t>
      </w:r>
      <w:r w:rsidRPr="00A016DB">
        <w:rPr>
          <w:spacing w:val="-4"/>
          <w:sz w:val="28"/>
          <w:szCs w:val="28"/>
        </w:rPr>
        <w:t>Flow</w:t>
      </w:r>
    </w:p>
    <w:p w14:paraId="4A773179" w14:textId="6B1B95AC" w:rsidR="006C3158" w:rsidRPr="00A016DB" w:rsidRDefault="00000000">
      <w:pPr>
        <w:pStyle w:val="BodyText"/>
        <w:spacing w:before="144" w:line="360" w:lineRule="auto"/>
        <w:ind w:right="176" w:firstLine="715"/>
        <w:jc w:val="both"/>
        <w:rPr>
          <w:sz w:val="28"/>
          <w:szCs w:val="28"/>
        </w:rPr>
      </w:pPr>
      <w:r w:rsidRPr="00A016DB">
        <w:rPr>
          <w:sz w:val="28"/>
          <w:szCs w:val="28"/>
        </w:rPr>
        <w:t xml:space="preserve">Items may be involved in the control movement associated with the job drawing. The use of a dependent relationship is called the flow of an object because it indicates the participation </w:t>
      </w:r>
      <w:r w:rsidR="00C43560">
        <w:rPr>
          <w:sz w:val="28"/>
          <w:szCs w:val="28"/>
        </w:rPr>
        <w:t>of the</w:t>
      </w:r>
      <w:r w:rsidRPr="00A016DB">
        <w:rPr>
          <w:sz w:val="28"/>
          <w:szCs w:val="28"/>
        </w:rPr>
        <w:t xml:space="preserve"> object in the control movement.</w:t>
      </w:r>
    </w:p>
    <w:p w14:paraId="74D4FF84" w14:textId="345C851B" w:rsidR="0051154F" w:rsidRPr="00A016DB" w:rsidRDefault="0051154F" w:rsidP="0051154F">
      <w:pPr>
        <w:pStyle w:val="BodyText"/>
        <w:spacing w:before="144" w:line="360" w:lineRule="auto"/>
        <w:ind w:right="176"/>
        <w:jc w:val="both"/>
        <w:rPr>
          <w:sz w:val="28"/>
          <w:szCs w:val="28"/>
          <w:lang w:val="en-IN"/>
        </w:rPr>
      </w:pPr>
      <w:r w:rsidRPr="00A016DB">
        <w:rPr>
          <w:b/>
          <w:bCs/>
          <w:sz w:val="28"/>
          <w:szCs w:val="28"/>
          <w:lang w:val="en-IN"/>
        </w:rPr>
        <w:t xml:space="preserve">   Activity: </w:t>
      </w:r>
      <w:r w:rsidRPr="00A016DB">
        <w:rPr>
          <w:sz w:val="28"/>
          <w:szCs w:val="28"/>
          <w:lang w:val="en-IN"/>
        </w:rPr>
        <w:t>Consumer Crop Purchase Flow</w:t>
      </w:r>
    </w:p>
    <w:p w14:paraId="2A5B56C7" w14:textId="77777777" w:rsidR="0051154F" w:rsidRPr="00A016DB" w:rsidRDefault="0051154F" w:rsidP="0051154F">
      <w:pPr>
        <w:pStyle w:val="BodyText"/>
        <w:numPr>
          <w:ilvl w:val="0"/>
          <w:numId w:val="102"/>
        </w:numPr>
        <w:spacing w:before="144" w:line="360" w:lineRule="auto"/>
        <w:ind w:right="176"/>
        <w:jc w:val="both"/>
        <w:rPr>
          <w:sz w:val="28"/>
          <w:szCs w:val="28"/>
          <w:lang w:val="en-IN"/>
        </w:rPr>
      </w:pPr>
      <w:r w:rsidRPr="00A016DB">
        <w:rPr>
          <w:sz w:val="28"/>
          <w:szCs w:val="28"/>
          <w:lang w:val="en-IN"/>
        </w:rPr>
        <w:t>User Login (as Consumer)</w:t>
      </w:r>
    </w:p>
    <w:p w14:paraId="0D1CD275" w14:textId="77777777" w:rsidR="0051154F" w:rsidRPr="00A016DB" w:rsidRDefault="0051154F" w:rsidP="0051154F">
      <w:pPr>
        <w:pStyle w:val="BodyText"/>
        <w:numPr>
          <w:ilvl w:val="0"/>
          <w:numId w:val="102"/>
        </w:numPr>
        <w:spacing w:before="144" w:line="360" w:lineRule="auto"/>
        <w:ind w:right="176"/>
        <w:jc w:val="both"/>
        <w:rPr>
          <w:sz w:val="28"/>
          <w:szCs w:val="28"/>
          <w:lang w:val="en-IN"/>
        </w:rPr>
      </w:pPr>
      <w:r w:rsidRPr="00A016DB">
        <w:rPr>
          <w:sz w:val="28"/>
          <w:szCs w:val="28"/>
          <w:lang w:val="en-IN"/>
        </w:rPr>
        <w:t>View Dashboard</w:t>
      </w:r>
    </w:p>
    <w:p w14:paraId="25C294E4" w14:textId="77777777" w:rsidR="0051154F" w:rsidRPr="00A016DB" w:rsidRDefault="0051154F" w:rsidP="0051154F">
      <w:pPr>
        <w:pStyle w:val="BodyText"/>
        <w:numPr>
          <w:ilvl w:val="0"/>
          <w:numId w:val="102"/>
        </w:numPr>
        <w:spacing w:before="144" w:line="360" w:lineRule="auto"/>
        <w:ind w:right="176"/>
        <w:jc w:val="both"/>
        <w:rPr>
          <w:sz w:val="28"/>
          <w:szCs w:val="28"/>
          <w:lang w:val="en-IN"/>
        </w:rPr>
      </w:pPr>
      <w:r w:rsidRPr="00A016DB">
        <w:rPr>
          <w:sz w:val="28"/>
          <w:szCs w:val="28"/>
          <w:lang w:val="en-IN"/>
        </w:rPr>
        <w:t>Search Crops by Location (state, district, village, pin code)</w:t>
      </w:r>
    </w:p>
    <w:p w14:paraId="34D6C61F" w14:textId="77777777" w:rsidR="0051154F" w:rsidRPr="00A016DB" w:rsidRDefault="0051154F" w:rsidP="0051154F">
      <w:pPr>
        <w:pStyle w:val="BodyText"/>
        <w:numPr>
          <w:ilvl w:val="0"/>
          <w:numId w:val="102"/>
        </w:numPr>
        <w:spacing w:before="144" w:line="360" w:lineRule="auto"/>
        <w:ind w:right="176"/>
        <w:jc w:val="both"/>
        <w:rPr>
          <w:sz w:val="28"/>
          <w:szCs w:val="28"/>
          <w:lang w:val="en-IN"/>
        </w:rPr>
      </w:pPr>
      <w:r w:rsidRPr="00A016DB">
        <w:rPr>
          <w:sz w:val="28"/>
          <w:szCs w:val="28"/>
          <w:lang w:val="en-IN"/>
        </w:rPr>
        <w:t>View Crop Details (price, quantity, image, etc.)</w:t>
      </w:r>
    </w:p>
    <w:p w14:paraId="2E7B5E31" w14:textId="77777777" w:rsidR="0051154F" w:rsidRPr="00A016DB" w:rsidRDefault="0051154F" w:rsidP="0051154F">
      <w:pPr>
        <w:pStyle w:val="BodyText"/>
        <w:numPr>
          <w:ilvl w:val="0"/>
          <w:numId w:val="102"/>
        </w:numPr>
        <w:spacing w:before="144" w:line="360" w:lineRule="auto"/>
        <w:ind w:right="176"/>
        <w:jc w:val="both"/>
        <w:rPr>
          <w:sz w:val="28"/>
          <w:szCs w:val="28"/>
          <w:lang w:val="en-IN"/>
        </w:rPr>
      </w:pPr>
      <w:r w:rsidRPr="00A016DB">
        <w:rPr>
          <w:sz w:val="28"/>
          <w:szCs w:val="28"/>
          <w:lang w:val="en-IN"/>
        </w:rPr>
        <w:t>Hold Crop (reserves crop temporarily)</w:t>
      </w:r>
    </w:p>
    <w:p w14:paraId="4DD949DA" w14:textId="77777777" w:rsidR="0051154F" w:rsidRPr="00A016DB" w:rsidRDefault="0051154F" w:rsidP="0051154F">
      <w:pPr>
        <w:pStyle w:val="BodyText"/>
        <w:numPr>
          <w:ilvl w:val="0"/>
          <w:numId w:val="102"/>
        </w:numPr>
        <w:spacing w:before="144" w:line="360" w:lineRule="auto"/>
        <w:ind w:right="176"/>
        <w:jc w:val="both"/>
        <w:rPr>
          <w:sz w:val="28"/>
          <w:szCs w:val="28"/>
          <w:lang w:val="en-IN"/>
        </w:rPr>
      </w:pPr>
      <w:r w:rsidRPr="00A016DB">
        <w:rPr>
          <w:sz w:val="28"/>
          <w:szCs w:val="28"/>
          <w:lang w:val="en-IN"/>
        </w:rPr>
        <w:t>Message Farmer for confirmation or negotiation</w:t>
      </w:r>
    </w:p>
    <w:p w14:paraId="23F3180C" w14:textId="77777777" w:rsidR="0051154F" w:rsidRPr="00A016DB" w:rsidRDefault="0051154F" w:rsidP="0051154F">
      <w:pPr>
        <w:pStyle w:val="BodyText"/>
        <w:numPr>
          <w:ilvl w:val="0"/>
          <w:numId w:val="102"/>
        </w:numPr>
        <w:spacing w:before="144" w:line="360" w:lineRule="auto"/>
        <w:ind w:right="176"/>
        <w:jc w:val="both"/>
        <w:rPr>
          <w:sz w:val="28"/>
          <w:szCs w:val="28"/>
          <w:lang w:val="en-IN"/>
        </w:rPr>
      </w:pPr>
      <w:r w:rsidRPr="00A016DB">
        <w:rPr>
          <w:sz w:val="28"/>
          <w:szCs w:val="28"/>
          <w:lang w:val="en-IN"/>
        </w:rPr>
        <w:lastRenderedPageBreak/>
        <w:t>Confirm Purchase (online or offline)</w:t>
      </w:r>
    </w:p>
    <w:p w14:paraId="3FEE54C2" w14:textId="77777777" w:rsidR="0051154F" w:rsidRPr="00A016DB" w:rsidRDefault="0051154F" w:rsidP="0051154F">
      <w:pPr>
        <w:pStyle w:val="BodyText"/>
        <w:numPr>
          <w:ilvl w:val="0"/>
          <w:numId w:val="102"/>
        </w:numPr>
        <w:spacing w:before="144" w:line="360" w:lineRule="auto"/>
        <w:ind w:right="176"/>
        <w:jc w:val="both"/>
        <w:rPr>
          <w:sz w:val="28"/>
          <w:szCs w:val="28"/>
          <w:lang w:val="en-IN"/>
        </w:rPr>
      </w:pPr>
      <w:r w:rsidRPr="00A016DB">
        <w:rPr>
          <w:sz w:val="28"/>
          <w:szCs w:val="28"/>
          <w:lang w:val="en-IN"/>
        </w:rPr>
        <w:t>Make Payment (optional: UPI, Razorpay, or cash)</w:t>
      </w:r>
    </w:p>
    <w:p w14:paraId="35366C7F" w14:textId="77777777" w:rsidR="0051154F" w:rsidRPr="00A016DB" w:rsidRDefault="0051154F" w:rsidP="0051154F">
      <w:pPr>
        <w:pStyle w:val="BodyText"/>
        <w:numPr>
          <w:ilvl w:val="0"/>
          <w:numId w:val="102"/>
        </w:numPr>
        <w:spacing w:before="144" w:line="360" w:lineRule="auto"/>
        <w:ind w:right="176"/>
        <w:jc w:val="both"/>
        <w:rPr>
          <w:sz w:val="28"/>
          <w:szCs w:val="28"/>
          <w:lang w:val="en-IN"/>
        </w:rPr>
      </w:pPr>
      <w:r w:rsidRPr="00A016DB">
        <w:rPr>
          <w:sz w:val="28"/>
          <w:szCs w:val="28"/>
          <w:lang w:val="en-IN"/>
        </w:rPr>
        <w:t>Receive Confirmation and Notification</w:t>
      </w:r>
    </w:p>
    <w:p w14:paraId="32E1B5CE" w14:textId="03ED0BB2" w:rsidR="00340457" w:rsidRPr="00A016DB" w:rsidRDefault="00340457" w:rsidP="0051154F">
      <w:pPr>
        <w:pStyle w:val="BodyText"/>
        <w:spacing w:before="144" w:line="360" w:lineRule="auto"/>
        <w:ind w:right="176" w:firstLine="812"/>
        <w:jc w:val="both"/>
        <w:rPr>
          <w:sz w:val="28"/>
          <w:szCs w:val="28"/>
        </w:rPr>
      </w:pPr>
    </w:p>
    <w:p w14:paraId="65E5E2C6" w14:textId="31978081" w:rsidR="00340457" w:rsidRPr="000328CD" w:rsidRDefault="00E769B5" w:rsidP="00E769B5">
      <w:pPr>
        <w:pStyle w:val="BodyText"/>
        <w:spacing w:before="144" w:line="360" w:lineRule="auto"/>
        <w:ind w:right="176" w:firstLine="715"/>
        <w:jc w:val="center"/>
        <w:rPr>
          <w:sz w:val="28"/>
          <w:szCs w:val="28"/>
        </w:rPr>
      </w:pPr>
      <w:r w:rsidRPr="000328CD">
        <w:rPr>
          <w:noProof/>
          <w:sz w:val="28"/>
          <w:szCs w:val="28"/>
        </w:rPr>
        <w:drawing>
          <wp:inline distT="0" distB="0" distL="0" distR="0" wp14:anchorId="25377E96" wp14:editId="2DD0B1EC">
            <wp:extent cx="3596005" cy="4130040"/>
            <wp:effectExtent l="0" t="0" r="4445" b="3810"/>
            <wp:docPr id="18689941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11463" cy="4147794"/>
                    </a:xfrm>
                    <a:prstGeom prst="rect">
                      <a:avLst/>
                    </a:prstGeom>
                    <a:noFill/>
                    <a:ln>
                      <a:noFill/>
                    </a:ln>
                  </pic:spPr>
                </pic:pic>
              </a:graphicData>
            </a:graphic>
          </wp:inline>
        </w:drawing>
      </w:r>
    </w:p>
    <w:p w14:paraId="59B1CDD1" w14:textId="242600C5" w:rsidR="006C3158" w:rsidRPr="000328CD" w:rsidRDefault="00294E63" w:rsidP="00294E63">
      <w:pPr>
        <w:pStyle w:val="BodyText"/>
        <w:ind w:left="2741"/>
        <w:rPr>
          <w:sz w:val="28"/>
          <w:szCs w:val="28"/>
        </w:rPr>
      </w:pPr>
      <w:r w:rsidRPr="000328CD">
        <w:rPr>
          <w:sz w:val="28"/>
          <w:szCs w:val="28"/>
        </w:rPr>
        <w:t xml:space="preserve">                </w:t>
      </w:r>
    </w:p>
    <w:p w14:paraId="1531A31F" w14:textId="16094BEE" w:rsidR="006C3158" w:rsidRPr="000328CD" w:rsidRDefault="00000000">
      <w:pPr>
        <w:spacing w:before="138"/>
        <w:ind w:left="990" w:right="704"/>
        <w:jc w:val="center"/>
        <w:rPr>
          <w:b/>
          <w:sz w:val="28"/>
          <w:szCs w:val="28"/>
        </w:rPr>
      </w:pPr>
      <w:r w:rsidRPr="000328CD">
        <w:rPr>
          <w:b/>
          <w:spacing w:val="-2"/>
          <w:sz w:val="28"/>
          <w:szCs w:val="28"/>
        </w:rPr>
        <w:t>Fig.4.</w:t>
      </w:r>
      <w:r w:rsidR="005B4BC7">
        <w:rPr>
          <w:b/>
          <w:spacing w:val="-2"/>
          <w:sz w:val="28"/>
          <w:szCs w:val="28"/>
        </w:rPr>
        <w:t>2.3</w:t>
      </w:r>
      <w:r w:rsidRPr="000328CD">
        <w:rPr>
          <w:b/>
          <w:spacing w:val="-1"/>
          <w:sz w:val="28"/>
          <w:szCs w:val="28"/>
        </w:rPr>
        <w:t xml:space="preserve"> </w:t>
      </w:r>
      <w:r w:rsidRPr="000328CD">
        <w:rPr>
          <w:b/>
          <w:spacing w:val="-2"/>
          <w:sz w:val="28"/>
          <w:szCs w:val="28"/>
        </w:rPr>
        <w:t>Activity</w:t>
      </w:r>
      <w:r w:rsidRPr="000328CD">
        <w:rPr>
          <w:b/>
          <w:spacing w:val="3"/>
          <w:sz w:val="28"/>
          <w:szCs w:val="28"/>
        </w:rPr>
        <w:t xml:space="preserve"> </w:t>
      </w:r>
      <w:r w:rsidRPr="000328CD">
        <w:rPr>
          <w:b/>
          <w:spacing w:val="-2"/>
          <w:sz w:val="28"/>
          <w:szCs w:val="28"/>
        </w:rPr>
        <w:t>Diagram</w:t>
      </w:r>
    </w:p>
    <w:p w14:paraId="20E0EB48" w14:textId="77777777" w:rsidR="006C3158" w:rsidRDefault="006C3158">
      <w:pPr>
        <w:jc w:val="center"/>
        <w:rPr>
          <w:b/>
        </w:rPr>
      </w:pPr>
    </w:p>
    <w:p w14:paraId="35576C37" w14:textId="77777777" w:rsidR="0014250C" w:rsidRDefault="0014250C">
      <w:pPr>
        <w:jc w:val="center"/>
        <w:rPr>
          <w:b/>
        </w:rPr>
      </w:pPr>
    </w:p>
    <w:p w14:paraId="10D69109" w14:textId="77777777" w:rsidR="0014250C" w:rsidRDefault="0014250C">
      <w:pPr>
        <w:jc w:val="center"/>
        <w:rPr>
          <w:b/>
        </w:rPr>
      </w:pPr>
    </w:p>
    <w:p w14:paraId="5933FC28" w14:textId="77777777" w:rsidR="0014250C" w:rsidRDefault="0014250C">
      <w:pPr>
        <w:jc w:val="center"/>
        <w:rPr>
          <w:b/>
        </w:rPr>
      </w:pPr>
    </w:p>
    <w:p w14:paraId="2C4B87B9" w14:textId="09BE4B7B" w:rsidR="0014250C" w:rsidRDefault="0014250C" w:rsidP="009E5E5B">
      <w:pPr>
        <w:spacing w:line="360" w:lineRule="auto"/>
        <w:jc w:val="both"/>
        <w:rPr>
          <w:b/>
        </w:rPr>
        <w:sectPr w:rsidR="0014250C">
          <w:pgSz w:w="11930" w:h="16860"/>
          <w:pgMar w:top="1540" w:right="1275" w:bottom="1220" w:left="992" w:header="0" w:footer="1022" w:gutter="0"/>
          <w:cols w:space="720"/>
        </w:sectPr>
      </w:pPr>
      <w:r w:rsidRPr="0014250C">
        <w:rPr>
          <w:bCs/>
          <w:sz w:val="28"/>
          <w:szCs w:val="28"/>
        </w:rPr>
        <w:t>The above activity diagram for AgriConnect illustrates the flow of activities, such as user registration, crop listing, order placement, payment processing, and order fulfillment. It visually represents the dynamic behavior of the system, showcasing the sequence of events and interactions between users and the system</w:t>
      </w:r>
      <w:r w:rsidRPr="0014250C">
        <w:rPr>
          <w:b/>
        </w:rPr>
        <w:t>.</w:t>
      </w:r>
    </w:p>
    <w:p w14:paraId="68A2852B" w14:textId="77777777" w:rsidR="006C3158" w:rsidRDefault="006C3158">
      <w:pPr>
        <w:pStyle w:val="BodyText"/>
        <w:ind w:left="0"/>
        <w:rPr>
          <w:b/>
          <w:sz w:val="50"/>
        </w:rPr>
      </w:pPr>
    </w:p>
    <w:p w14:paraId="3DDBAEF8" w14:textId="77777777" w:rsidR="006C3158" w:rsidRDefault="006C3158">
      <w:pPr>
        <w:pStyle w:val="BodyText"/>
        <w:ind w:left="0"/>
        <w:rPr>
          <w:b/>
          <w:sz w:val="50"/>
        </w:rPr>
      </w:pPr>
    </w:p>
    <w:p w14:paraId="2FD42C99" w14:textId="77777777" w:rsidR="006C3158" w:rsidRDefault="006C3158">
      <w:pPr>
        <w:pStyle w:val="BodyText"/>
        <w:ind w:left="0"/>
        <w:rPr>
          <w:b/>
          <w:sz w:val="50"/>
        </w:rPr>
      </w:pPr>
    </w:p>
    <w:p w14:paraId="79BFAE83" w14:textId="77777777" w:rsidR="006C3158" w:rsidRDefault="006C3158">
      <w:pPr>
        <w:pStyle w:val="BodyText"/>
        <w:ind w:left="0"/>
        <w:rPr>
          <w:b/>
          <w:sz w:val="50"/>
        </w:rPr>
      </w:pPr>
    </w:p>
    <w:p w14:paraId="4996DBFD" w14:textId="77777777" w:rsidR="006C3158" w:rsidRDefault="006C3158">
      <w:pPr>
        <w:pStyle w:val="BodyText"/>
        <w:ind w:left="0"/>
        <w:rPr>
          <w:b/>
          <w:sz w:val="50"/>
        </w:rPr>
      </w:pPr>
    </w:p>
    <w:p w14:paraId="3B825140" w14:textId="77777777" w:rsidR="006C3158" w:rsidRDefault="006C3158">
      <w:pPr>
        <w:pStyle w:val="BodyText"/>
        <w:ind w:left="0"/>
        <w:rPr>
          <w:b/>
          <w:sz w:val="50"/>
        </w:rPr>
      </w:pPr>
    </w:p>
    <w:p w14:paraId="1173E403" w14:textId="77777777" w:rsidR="006C3158" w:rsidRDefault="006C3158">
      <w:pPr>
        <w:pStyle w:val="BodyText"/>
        <w:ind w:left="0"/>
        <w:rPr>
          <w:b/>
          <w:sz w:val="50"/>
        </w:rPr>
      </w:pPr>
    </w:p>
    <w:p w14:paraId="25FEFFD0" w14:textId="77777777" w:rsidR="006C3158" w:rsidRDefault="006C3158">
      <w:pPr>
        <w:pStyle w:val="BodyText"/>
        <w:ind w:left="0"/>
        <w:rPr>
          <w:b/>
          <w:sz w:val="50"/>
        </w:rPr>
      </w:pPr>
    </w:p>
    <w:p w14:paraId="42A8954C" w14:textId="77777777" w:rsidR="006C3158" w:rsidRDefault="006C3158">
      <w:pPr>
        <w:pStyle w:val="BodyText"/>
        <w:spacing w:before="334"/>
        <w:ind w:left="0"/>
        <w:rPr>
          <w:b/>
          <w:sz w:val="50"/>
        </w:rPr>
      </w:pPr>
    </w:p>
    <w:p w14:paraId="58744A11" w14:textId="77777777" w:rsidR="006C3158" w:rsidRDefault="00000000">
      <w:pPr>
        <w:pStyle w:val="Heading1"/>
      </w:pPr>
      <w:r>
        <w:rPr>
          <w:spacing w:val="-4"/>
        </w:rPr>
        <w:t>CHAPTER</w:t>
      </w:r>
      <w:r>
        <w:rPr>
          <w:spacing w:val="-16"/>
        </w:rPr>
        <w:t xml:space="preserve"> </w:t>
      </w:r>
      <w:r>
        <w:rPr>
          <w:spacing w:val="-4"/>
        </w:rPr>
        <w:t>-</w:t>
      </w:r>
      <w:r>
        <w:rPr>
          <w:spacing w:val="-10"/>
        </w:rPr>
        <w:t>5</w:t>
      </w:r>
    </w:p>
    <w:p w14:paraId="004A56A1" w14:textId="77777777" w:rsidR="006C3158" w:rsidRDefault="006C3158">
      <w:pPr>
        <w:pStyle w:val="Heading1"/>
        <w:sectPr w:rsidR="006C3158">
          <w:pgSz w:w="11930" w:h="16860"/>
          <w:pgMar w:top="1940" w:right="1275" w:bottom="1220" w:left="992" w:header="0" w:footer="1022" w:gutter="0"/>
          <w:cols w:space="720"/>
        </w:sectPr>
      </w:pPr>
    </w:p>
    <w:p w14:paraId="3EEA19E8" w14:textId="77777777" w:rsidR="006C3158" w:rsidRDefault="006C3158">
      <w:pPr>
        <w:pStyle w:val="BodyText"/>
        <w:ind w:left="0"/>
        <w:rPr>
          <w:b/>
          <w:sz w:val="32"/>
        </w:rPr>
      </w:pPr>
    </w:p>
    <w:p w14:paraId="35F0B4B2" w14:textId="77777777" w:rsidR="006C3158" w:rsidRDefault="006C3158">
      <w:pPr>
        <w:pStyle w:val="BodyText"/>
        <w:ind w:left="0"/>
        <w:rPr>
          <w:b/>
          <w:sz w:val="32"/>
        </w:rPr>
      </w:pPr>
    </w:p>
    <w:p w14:paraId="311EAA17" w14:textId="53FA9480" w:rsidR="006C3158" w:rsidRPr="00F06B83" w:rsidRDefault="006C3158" w:rsidP="00F06B83">
      <w:pPr>
        <w:tabs>
          <w:tab w:val="left" w:pos="1168"/>
        </w:tabs>
        <w:rPr>
          <w:b/>
          <w:sz w:val="32"/>
        </w:rPr>
      </w:pPr>
    </w:p>
    <w:p w14:paraId="006FF2A0" w14:textId="77777777" w:rsidR="006C3158" w:rsidRDefault="00000000">
      <w:pPr>
        <w:spacing w:before="69"/>
        <w:ind w:left="6" w:right="2220"/>
        <w:jc w:val="center"/>
        <w:rPr>
          <w:b/>
          <w:sz w:val="32"/>
        </w:rPr>
      </w:pPr>
      <w:r>
        <w:br w:type="column"/>
      </w:r>
      <w:r>
        <w:rPr>
          <w:b/>
          <w:spacing w:val="-4"/>
          <w:sz w:val="32"/>
        </w:rPr>
        <w:t>CHAPTER</w:t>
      </w:r>
      <w:r>
        <w:rPr>
          <w:b/>
          <w:spacing w:val="-5"/>
          <w:sz w:val="32"/>
        </w:rPr>
        <w:t xml:space="preserve"> </w:t>
      </w:r>
      <w:r>
        <w:rPr>
          <w:b/>
          <w:spacing w:val="-10"/>
          <w:sz w:val="32"/>
        </w:rPr>
        <w:t>5</w:t>
      </w:r>
    </w:p>
    <w:p w14:paraId="61BB956D" w14:textId="77777777" w:rsidR="006C3158" w:rsidRDefault="00000000">
      <w:pPr>
        <w:spacing w:before="184"/>
        <w:ind w:right="2220"/>
        <w:jc w:val="center"/>
        <w:rPr>
          <w:b/>
          <w:sz w:val="32"/>
        </w:rPr>
      </w:pPr>
      <w:r>
        <w:rPr>
          <w:b/>
          <w:spacing w:val="-4"/>
          <w:sz w:val="32"/>
        </w:rPr>
        <w:t>CODING</w:t>
      </w:r>
      <w:r>
        <w:rPr>
          <w:b/>
          <w:spacing w:val="-18"/>
          <w:sz w:val="32"/>
        </w:rPr>
        <w:t xml:space="preserve"> </w:t>
      </w:r>
      <w:r>
        <w:rPr>
          <w:b/>
          <w:spacing w:val="-4"/>
          <w:sz w:val="32"/>
        </w:rPr>
        <w:t>&amp;</w:t>
      </w:r>
      <w:r>
        <w:rPr>
          <w:b/>
          <w:spacing w:val="-7"/>
          <w:sz w:val="32"/>
        </w:rPr>
        <w:t xml:space="preserve"> </w:t>
      </w:r>
      <w:r>
        <w:rPr>
          <w:b/>
          <w:spacing w:val="-4"/>
          <w:sz w:val="32"/>
        </w:rPr>
        <w:t>IMPLEMENTATION</w:t>
      </w:r>
    </w:p>
    <w:p w14:paraId="7460645E" w14:textId="77777777" w:rsidR="006C3158" w:rsidRDefault="006C3158">
      <w:pPr>
        <w:jc w:val="center"/>
        <w:rPr>
          <w:b/>
          <w:sz w:val="32"/>
        </w:rPr>
        <w:sectPr w:rsidR="006C3158">
          <w:pgSz w:w="11930" w:h="16860"/>
          <w:pgMar w:top="1280" w:right="1275" w:bottom="1220" w:left="992" w:header="0" w:footer="1022" w:gutter="0"/>
          <w:cols w:num="2" w:space="720" w:equalWidth="0">
            <w:col w:w="2468" w:space="40"/>
            <w:col w:w="7155"/>
          </w:cols>
        </w:sectPr>
      </w:pPr>
    </w:p>
    <w:p w14:paraId="30F7536D" w14:textId="2052B8AC" w:rsidR="006C3158" w:rsidRPr="00F06B83" w:rsidRDefault="00F95386">
      <w:pPr>
        <w:pStyle w:val="BodyText"/>
        <w:spacing w:before="70"/>
        <w:ind w:left="0"/>
        <w:rPr>
          <w:b/>
          <w:sz w:val="28"/>
          <w:szCs w:val="28"/>
        </w:rPr>
      </w:pPr>
      <w:r>
        <w:rPr>
          <w:b/>
          <w:sz w:val="32"/>
        </w:rPr>
        <w:t xml:space="preserve">     5.1 </w:t>
      </w:r>
      <w:r w:rsidRPr="00F06B83">
        <w:rPr>
          <w:b/>
          <w:spacing w:val="-16"/>
          <w:sz w:val="28"/>
          <w:szCs w:val="28"/>
        </w:rPr>
        <w:t>BACKEND IMPLEMENTATION</w:t>
      </w:r>
    </w:p>
    <w:p w14:paraId="43BA4F90" w14:textId="08E9DFCD" w:rsidR="00F95386" w:rsidRPr="00F06B83" w:rsidRDefault="00F95386" w:rsidP="00F95386">
      <w:pPr>
        <w:pStyle w:val="BodyText"/>
        <w:spacing w:before="186" w:line="360" w:lineRule="auto"/>
        <w:ind w:right="-777"/>
        <w:jc w:val="both"/>
        <w:rPr>
          <w:sz w:val="28"/>
          <w:szCs w:val="28"/>
        </w:rPr>
      </w:pPr>
      <w:r w:rsidRPr="00F06B83">
        <w:rPr>
          <w:sz w:val="28"/>
          <w:szCs w:val="28"/>
        </w:rPr>
        <w:t xml:space="preserve">The backend of the </w:t>
      </w:r>
      <w:r w:rsidR="0068671F" w:rsidRPr="00F06B83">
        <w:rPr>
          <w:sz w:val="28"/>
          <w:szCs w:val="28"/>
        </w:rPr>
        <w:t xml:space="preserve">Empower farmer </w:t>
      </w:r>
      <w:r w:rsidRPr="00F06B83">
        <w:rPr>
          <w:sz w:val="28"/>
          <w:szCs w:val="28"/>
        </w:rPr>
        <w:t xml:space="preserve">is powered by PHP and MySQL. It manages core functionalities including user authentication, subscription handling, content management, and </w:t>
      </w:r>
      <w:r w:rsidR="0068671F" w:rsidRPr="00F06B83">
        <w:rPr>
          <w:sz w:val="28"/>
          <w:szCs w:val="28"/>
        </w:rPr>
        <w:t>crop</w:t>
      </w:r>
      <w:r w:rsidRPr="00F06B83">
        <w:rPr>
          <w:sz w:val="28"/>
          <w:szCs w:val="28"/>
        </w:rPr>
        <w:t xml:space="preserve"> tracking.</w:t>
      </w:r>
    </w:p>
    <w:p w14:paraId="5D8B2D10" w14:textId="1C353F9E" w:rsidR="00F95386" w:rsidRPr="00F06B83" w:rsidRDefault="00F95386" w:rsidP="00F95386">
      <w:pPr>
        <w:pStyle w:val="BodyText"/>
        <w:spacing w:before="186" w:line="360" w:lineRule="auto"/>
        <w:ind w:right="3425"/>
        <w:rPr>
          <w:sz w:val="28"/>
          <w:szCs w:val="28"/>
        </w:rPr>
      </w:pPr>
      <w:r w:rsidRPr="00F06B83">
        <w:rPr>
          <w:b/>
          <w:bCs/>
          <w:sz w:val="28"/>
          <w:szCs w:val="28"/>
        </w:rPr>
        <w:t>Register.php</w:t>
      </w:r>
      <w:r w:rsidRPr="00F06B83">
        <w:rPr>
          <w:sz w:val="28"/>
          <w:szCs w:val="28"/>
        </w:rPr>
        <w:t xml:space="preserve"> This file registers users and inserts the data into the database.</w:t>
      </w:r>
    </w:p>
    <w:p w14:paraId="6E578E9D" w14:textId="77777777" w:rsidR="004E28CE" w:rsidRPr="00F06B83" w:rsidRDefault="004E28CE" w:rsidP="004E28CE">
      <w:pPr>
        <w:pStyle w:val="BodyText"/>
        <w:spacing w:before="186" w:line="360" w:lineRule="auto"/>
        <w:ind w:right="3425"/>
        <w:rPr>
          <w:sz w:val="28"/>
          <w:szCs w:val="28"/>
        </w:rPr>
      </w:pPr>
      <w:r w:rsidRPr="00F06B83">
        <w:rPr>
          <w:sz w:val="28"/>
          <w:szCs w:val="28"/>
        </w:rPr>
        <w:t>&lt;?php</w:t>
      </w:r>
    </w:p>
    <w:p w14:paraId="1ACBAC90" w14:textId="4D2A9832" w:rsidR="004E28CE" w:rsidRPr="00F06B83" w:rsidRDefault="004E28CE" w:rsidP="004E28CE">
      <w:pPr>
        <w:pStyle w:val="BodyText"/>
        <w:spacing w:before="186" w:line="360" w:lineRule="auto"/>
        <w:ind w:right="3425"/>
        <w:rPr>
          <w:sz w:val="28"/>
          <w:szCs w:val="28"/>
        </w:rPr>
      </w:pPr>
      <w:r w:rsidRPr="00F06B83">
        <w:rPr>
          <w:sz w:val="28"/>
          <w:szCs w:val="28"/>
        </w:rPr>
        <w:t xml:space="preserve">require_once </w:t>
      </w:r>
      <w:r w:rsidR="00C43560" w:rsidRPr="00F06B83">
        <w:rPr>
          <w:sz w:val="28"/>
          <w:szCs w:val="28"/>
        </w:rPr>
        <w:t>‘</w:t>
      </w:r>
      <w:r w:rsidRPr="00F06B83">
        <w:rPr>
          <w:sz w:val="28"/>
          <w:szCs w:val="28"/>
        </w:rPr>
        <w:t>includes/functions.php</w:t>
      </w:r>
      <w:r w:rsidR="00C43560" w:rsidRPr="00F06B83">
        <w:rPr>
          <w:sz w:val="28"/>
          <w:szCs w:val="28"/>
        </w:rPr>
        <w:t>’</w:t>
      </w:r>
      <w:r w:rsidRPr="00F06B83">
        <w:rPr>
          <w:sz w:val="28"/>
          <w:szCs w:val="28"/>
        </w:rPr>
        <w:t>;</w:t>
      </w:r>
    </w:p>
    <w:p w14:paraId="12A7DBFE" w14:textId="2AA3ECC0" w:rsidR="004E28CE" w:rsidRPr="00F06B83" w:rsidRDefault="004E28CE" w:rsidP="004E28CE">
      <w:pPr>
        <w:pStyle w:val="BodyText"/>
        <w:spacing w:before="186" w:line="360" w:lineRule="auto"/>
        <w:ind w:right="3425"/>
        <w:rPr>
          <w:sz w:val="28"/>
          <w:szCs w:val="28"/>
        </w:rPr>
      </w:pPr>
      <w:r w:rsidRPr="00F06B83">
        <w:rPr>
          <w:sz w:val="28"/>
          <w:szCs w:val="28"/>
        </w:rPr>
        <w:t>if ($_SERVER[</w:t>
      </w:r>
      <w:r w:rsidR="00C43560" w:rsidRPr="00F06B83">
        <w:rPr>
          <w:sz w:val="28"/>
          <w:szCs w:val="28"/>
        </w:rPr>
        <w:t>‘</w:t>
      </w:r>
      <w:r w:rsidRPr="00F06B83">
        <w:rPr>
          <w:sz w:val="28"/>
          <w:szCs w:val="28"/>
        </w:rPr>
        <w:t>REQUEST_METHOD</w:t>
      </w:r>
      <w:r w:rsidR="00C43560" w:rsidRPr="00F06B83">
        <w:rPr>
          <w:sz w:val="28"/>
          <w:szCs w:val="28"/>
        </w:rPr>
        <w:t>’</w:t>
      </w:r>
      <w:r w:rsidRPr="00F06B83">
        <w:rPr>
          <w:sz w:val="28"/>
          <w:szCs w:val="28"/>
        </w:rPr>
        <w:t xml:space="preserve">] === </w:t>
      </w:r>
      <w:r w:rsidR="00C43560" w:rsidRPr="00F06B83">
        <w:rPr>
          <w:sz w:val="28"/>
          <w:szCs w:val="28"/>
        </w:rPr>
        <w:t>‘</w:t>
      </w:r>
      <w:r w:rsidRPr="00F06B83">
        <w:rPr>
          <w:sz w:val="28"/>
          <w:szCs w:val="28"/>
        </w:rPr>
        <w:t>POST</w:t>
      </w:r>
      <w:r w:rsidR="00C43560" w:rsidRPr="00F06B83">
        <w:rPr>
          <w:sz w:val="28"/>
          <w:szCs w:val="28"/>
        </w:rPr>
        <w:t>’</w:t>
      </w:r>
      <w:r w:rsidRPr="00F06B83">
        <w:rPr>
          <w:sz w:val="28"/>
          <w:szCs w:val="28"/>
        </w:rPr>
        <w:t xml:space="preserve"> &amp;&amp; isset($_POST[</w:t>
      </w:r>
      <w:r w:rsidR="00C43560" w:rsidRPr="00F06B83">
        <w:rPr>
          <w:sz w:val="28"/>
          <w:szCs w:val="28"/>
        </w:rPr>
        <w:t>‘</w:t>
      </w:r>
      <w:r w:rsidRPr="00F06B83">
        <w:rPr>
          <w:sz w:val="28"/>
          <w:szCs w:val="28"/>
        </w:rPr>
        <w:t>register</w:t>
      </w:r>
      <w:r w:rsidR="00C43560" w:rsidRPr="00F06B83">
        <w:rPr>
          <w:sz w:val="28"/>
          <w:szCs w:val="28"/>
        </w:rPr>
        <w:t>’</w:t>
      </w:r>
      <w:r w:rsidRPr="00F06B83">
        <w:rPr>
          <w:sz w:val="28"/>
          <w:szCs w:val="28"/>
        </w:rPr>
        <w:t>])) {</w:t>
      </w:r>
    </w:p>
    <w:p w14:paraId="4CAF6448" w14:textId="6888C0FA" w:rsidR="004E28CE" w:rsidRPr="00F06B83" w:rsidRDefault="004E28CE" w:rsidP="004E28CE">
      <w:pPr>
        <w:pStyle w:val="BodyText"/>
        <w:spacing w:before="186" w:line="360" w:lineRule="auto"/>
        <w:ind w:right="3425"/>
        <w:rPr>
          <w:sz w:val="28"/>
          <w:szCs w:val="28"/>
        </w:rPr>
      </w:pPr>
      <w:r w:rsidRPr="00F06B83">
        <w:rPr>
          <w:sz w:val="28"/>
          <w:szCs w:val="28"/>
        </w:rPr>
        <w:t xml:space="preserve">    $email = $_POST[</w:t>
      </w:r>
      <w:r w:rsidR="00C43560" w:rsidRPr="00F06B83">
        <w:rPr>
          <w:sz w:val="28"/>
          <w:szCs w:val="28"/>
        </w:rPr>
        <w:t>‘</w:t>
      </w:r>
      <w:r w:rsidRPr="00F06B83">
        <w:rPr>
          <w:sz w:val="28"/>
          <w:szCs w:val="28"/>
        </w:rPr>
        <w:t>email</w:t>
      </w:r>
      <w:r w:rsidR="00C43560" w:rsidRPr="00F06B83">
        <w:rPr>
          <w:sz w:val="28"/>
          <w:szCs w:val="28"/>
        </w:rPr>
        <w:t>’</w:t>
      </w:r>
      <w:r w:rsidRPr="00F06B83">
        <w:rPr>
          <w:sz w:val="28"/>
          <w:szCs w:val="28"/>
        </w:rPr>
        <w:t>];</w:t>
      </w:r>
    </w:p>
    <w:p w14:paraId="7FA70328" w14:textId="51A1E4B0" w:rsidR="004E28CE" w:rsidRPr="00F06B83" w:rsidRDefault="004E28CE" w:rsidP="004E28CE">
      <w:pPr>
        <w:pStyle w:val="BodyText"/>
        <w:spacing w:before="186" w:line="360" w:lineRule="auto"/>
        <w:ind w:right="3425"/>
        <w:rPr>
          <w:sz w:val="28"/>
          <w:szCs w:val="28"/>
        </w:rPr>
      </w:pPr>
      <w:r w:rsidRPr="00F06B83">
        <w:rPr>
          <w:sz w:val="28"/>
          <w:szCs w:val="28"/>
        </w:rPr>
        <w:t xml:space="preserve">    $password = $_POST[</w:t>
      </w:r>
      <w:r w:rsidR="00C43560" w:rsidRPr="00F06B83">
        <w:rPr>
          <w:sz w:val="28"/>
          <w:szCs w:val="28"/>
        </w:rPr>
        <w:t>‘</w:t>
      </w:r>
      <w:r w:rsidRPr="00F06B83">
        <w:rPr>
          <w:sz w:val="28"/>
          <w:szCs w:val="28"/>
        </w:rPr>
        <w:t>password</w:t>
      </w:r>
      <w:r w:rsidR="00C43560" w:rsidRPr="00F06B83">
        <w:rPr>
          <w:sz w:val="28"/>
          <w:szCs w:val="28"/>
        </w:rPr>
        <w:t>’</w:t>
      </w:r>
      <w:r w:rsidRPr="00F06B83">
        <w:rPr>
          <w:sz w:val="28"/>
          <w:szCs w:val="28"/>
        </w:rPr>
        <w:t>];</w:t>
      </w:r>
    </w:p>
    <w:p w14:paraId="4531100A" w14:textId="519FA10A" w:rsidR="004E28CE" w:rsidRPr="00F06B83" w:rsidRDefault="004E28CE" w:rsidP="004E28CE">
      <w:pPr>
        <w:pStyle w:val="BodyText"/>
        <w:spacing w:before="186" w:line="360" w:lineRule="auto"/>
        <w:ind w:right="3425"/>
        <w:rPr>
          <w:sz w:val="28"/>
          <w:szCs w:val="28"/>
        </w:rPr>
      </w:pPr>
      <w:r w:rsidRPr="00F06B83">
        <w:rPr>
          <w:sz w:val="28"/>
          <w:szCs w:val="28"/>
        </w:rPr>
        <w:t xml:space="preserve">    $role = $_POST[</w:t>
      </w:r>
      <w:r w:rsidR="00C43560" w:rsidRPr="00F06B83">
        <w:rPr>
          <w:sz w:val="28"/>
          <w:szCs w:val="28"/>
        </w:rPr>
        <w:t>‘</w:t>
      </w:r>
      <w:r w:rsidRPr="00F06B83">
        <w:rPr>
          <w:sz w:val="28"/>
          <w:szCs w:val="28"/>
        </w:rPr>
        <w:t>role</w:t>
      </w:r>
      <w:r w:rsidR="00C43560" w:rsidRPr="00F06B83">
        <w:rPr>
          <w:sz w:val="28"/>
          <w:szCs w:val="28"/>
        </w:rPr>
        <w:t>’</w:t>
      </w:r>
      <w:r w:rsidRPr="00F06B83">
        <w:rPr>
          <w:sz w:val="28"/>
          <w:szCs w:val="28"/>
        </w:rPr>
        <w:t>];</w:t>
      </w:r>
    </w:p>
    <w:p w14:paraId="064128E0" w14:textId="77777777" w:rsidR="004E28CE" w:rsidRPr="00F06B83" w:rsidRDefault="004E28CE" w:rsidP="004E28CE">
      <w:pPr>
        <w:pStyle w:val="BodyText"/>
        <w:spacing w:before="186" w:line="360" w:lineRule="auto"/>
        <w:ind w:right="3425"/>
        <w:rPr>
          <w:sz w:val="28"/>
          <w:szCs w:val="28"/>
        </w:rPr>
      </w:pPr>
    </w:p>
    <w:p w14:paraId="0CC9D9AB" w14:textId="77777777" w:rsidR="004E28CE" w:rsidRPr="00F06B83" w:rsidRDefault="004E28CE" w:rsidP="004E28CE">
      <w:pPr>
        <w:pStyle w:val="BodyText"/>
        <w:spacing w:before="186" w:line="360" w:lineRule="auto"/>
        <w:ind w:right="3425"/>
        <w:rPr>
          <w:sz w:val="28"/>
          <w:szCs w:val="28"/>
        </w:rPr>
      </w:pPr>
      <w:r w:rsidRPr="00F06B83">
        <w:rPr>
          <w:sz w:val="28"/>
          <w:szCs w:val="28"/>
        </w:rPr>
        <w:t xml:space="preserve">    if (register($email, $password, $role)) {</w:t>
      </w:r>
    </w:p>
    <w:p w14:paraId="36B022C1" w14:textId="48F19018" w:rsidR="004E28CE" w:rsidRPr="00F06B83" w:rsidRDefault="004E28CE" w:rsidP="004E28CE">
      <w:pPr>
        <w:pStyle w:val="BodyText"/>
        <w:spacing w:before="186" w:line="360" w:lineRule="auto"/>
        <w:ind w:right="3425"/>
        <w:rPr>
          <w:sz w:val="28"/>
          <w:szCs w:val="28"/>
        </w:rPr>
      </w:pPr>
      <w:r w:rsidRPr="00F06B83">
        <w:rPr>
          <w:sz w:val="28"/>
          <w:szCs w:val="28"/>
        </w:rPr>
        <w:t xml:space="preserve">        $success = </w:t>
      </w:r>
      <w:r w:rsidR="00C43560" w:rsidRPr="00F06B83">
        <w:rPr>
          <w:sz w:val="28"/>
          <w:szCs w:val="28"/>
        </w:rPr>
        <w:t>“</w:t>
      </w:r>
      <w:r w:rsidRPr="00F06B83">
        <w:rPr>
          <w:sz w:val="28"/>
          <w:szCs w:val="28"/>
        </w:rPr>
        <w:t>Registration successful! Please log in.</w:t>
      </w:r>
      <w:r w:rsidR="00C43560" w:rsidRPr="00F06B83">
        <w:rPr>
          <w:sz w:val="28"/>
          <w:szCs w:val="28"/>
        </w:rPr>
        <w:t>”</w:t>
      </w:r>
      <w:r w:rsidRPr="00F06B83">
        <w:rPr>
          <w:sz w:val="28"/>
          <w:szCs w:val="28"/>
        </w:rPr>
        <w:t>;</w:t>
      </w:r>
    </w:p>
    <w:p w14:paraId="1E321158" w14:textId="77777777" w:rsidR="004E28CE" w:rsidRPr="00F06B83" w:rsidRDefault="004E28CE" w:rsidP="004E28CE">
      <w:pPr>
        <w:pStyle w:val="BodyText"/>
        <w:spacing w:before="186" w:line="360" w:lineRule="auto"/>
        <w:ind w:right="3425"/>
        <w:rPr>
          <w:sz w:val="28"/>
          <w:szCs w:val="28"/>
        </w:rPr>
      </w:pPr>
      <w:r w:rsidRPr="00F06B83">
        <w:rPr>
          <w:sz w:val="28"/>
          <w:szCs w:val="28"/>
        </w:rPr>
        <w:t xml:space="preserve">    } else {</w:t>
      </w:r>
    </w:p>
    <w:p w14:paraId="01D01E89" w14:textId="38D53374" w:rsidR="004E28CE" w:rsidRPr="00F06B83" w:rsidRDefault="004E28CE" w:rsidP="004E28CE">
      <w:pPr>
        <w:pStyle w:val="BodyText"/>
        <w:spacing w:before="186" w:line="360" w:lineRule="auto"/>
        <w:ind w:right="3425"/>
        <w:rPr>
          <w:sz w:val="28"/>
          <w:szCs w:val="28"/>
        </w:rPr>
      </w:pPr>
      <w:r w:rsidRPr="00F06B83">
        <w:rPr>
          <w:sz w:val="28"/>
          <w:szCs w:val="28"/>
        </w:rPr>
        <w:t xml:space="preserve">        $error = </w:t>
      </w:r>
      <w:r w:rsidR="00C43560" w:rsidRPr="00F06B83">
        <w:rPr>
          <w:sz w:val="28"/>
          <w:szCs w:val="28"/>
        </w:rPr>
        <w:t>“</w:t>
      </w:r>
      <w:r w:rsidRPr="00F06B83">
        <w:rPr>
          <w:sz w:val="28"/>
          <w:szCs w:val="28"/>
        </w:rPr>
        <w:t>Registration failed. Email may already be in use.</w:t>
      </w:r>
      <w:r w:rsidR="00C43560" w:rsidRPr="00F06B83">
        <w:rPr>
          <w:sz w:val="28"/>
          <w:szCs w:val="28"/>
        </w:rPr>
        <w:t>”</w:t>
      </w:r>
      <w:r w:rsidRPr="00F06B83">
        <w:rPr>
          <w:sz w:val="28"/>
          <w:szCs w:val="28"/>
        </w:rPr>
        <w:t>;</w:t>
      </w:r>
    </w:p>
    <w:p w14:paraId="28301EC6" w14:textId="77777777" w:rsidR="004E28CE" w:rsidRPr="00F06B83" w:rsidRDefault="004E28CE" w:rsidP="004E28CE">
      <w:pPr>
        <w:pStyle w:val="BodyText"/>
        <w:spacing w:before="186" w:line="360" w:lineRule="auto"/>
        <w:ind w:right="3425"/>
        <w:rPr>
          <w:sz w:val="28"/>
          <w:szCs w:val="28"/>
        </w:rPr>
      </w:pPr>
      <w:r w:rsidRPr="00F06B83">
        <w:rPr>
          <w:sz w:val="28"/>
          <w:szCs w:val="28"/>
        </w:rPr>
        <w:t xml:space="preserve">    }</w:t>
      </w:r>
    </w:p>
    <w:p w14:paraId="591963D4" w14:textId="77777777" w:rsidR="004E28CE" w:rsidRPr="00F06B83" w:rsidRDefault="004E28CE" w:rsidP="004E28CE">
      <w:pPr>
        <w:pStyle w:val="BodyText"/>
        <w:spacing w:before="186" w:line="360" w:lineRule="auto"/>
        <w:ind w:right="3425"/>
        <w:rPr>
          <w:sz w:val="28"/>
          <w:szCs w:val="28"/>
        </w:rPr>
      </w:pPr>
      <w:r w:rsidRPr="00F06B83">
        <w:rPr>
          <w:sz w:val="28"/>
          <w:szCs w:val="28"/>
        </w:rPr>
        <w:lastRenderedPageBreak/>
        <w:t>}</w:t>
      </w:r>
    </w:p>
    <w:p w14:paraId="62AA008D" w14:textId="3E179AF3" w:rsidR="004E28CE" w:rsidRPr="00F06B83" w:rsidRDefault="004E28CE" w:rsidP="004E28CE">
      <w:pPr>
        <w:pStyle w:val="BodyText"/>
        <w:spacing w:before="186" w:line="360" w:lineRule="auto"/>
        <w:ind w:right="3425"/>
        <w:rPr>
          <w:sz w:val="28"/>
          <w:szCs w:val="28"/>
        </w:rPr>
      </w:pPr>
      <w:r w:rsidRPr="00F06B83">
        <w:rPr>
          <w:sz w:val="28"/>
          <w:szCs w:val="28"/>
        </w:rPr>
        <w:t>?&gt;</w:t>
      </w:r>
    </w:p>
    <w:p w14:paraId="5C0A0EAD" w14:textId="77777777" w:rsidR="001E6F89" w:rsidRPr="00F06B83" w:rsidRDefault="001E6F89" w:rsidP="004E28CE">
      <w:pPr>
        <w:pStyle w:val="BodyText"/>
        <w:spacing w:before="186" w:line="360" w:lineRule="auto"/>
        <w:ind w:right="3425"/>
        <w:rPr>
          <w:sz w:val="28"/>
          <w:szCs w:val="28"/>
        </w:rPr>
      </w:pPr>
    </w:p>
    <w:p w14:paraId="7A1743D1" w14:textId="77777777" w:rsidR="001E6F89" w:rsidRPr="00F06B83" w:rsidRDefault="001E6F89" w:rsidP="001E6F89">
      <w:pPr>
        <w:pStyle w:val="BodyText"/>
        <w:spacing w:before="186" w:line="360" w:lineRule="auto"/>
        <w:ind w:right="3425"/>
        <w:rPr>
          <w:sz w:val="28"/>
          <w:szCs w:val="28"/>
        </w:rPr>
      </w:pPr>
      <w:r w:rsidRPr="00F06B83">
        <w:rPr>
          <w:sz w:val="28"/>
          <w:szCs w:val="28"/>
        </w:rPr>
        <w:t>&lt;?php</w:t>
      </w:r>
    </w:p>
    <w:p w14:paraId="6991A8AD" w14:textId="77777777" w:rsidR="001E6F89" w:rsidRPr="00F06B83" w:rsidRDefault="001E6F89" w:rsidP="001E6F89">
      <w:pPr>
        <w:pStyle w:val="BodyText"/>
        <w:spacing w:before="186" w:line="360" w:lineRule="auto"/>
        <w:ind w:right="3425"/>
        <w:rPr>
          <w:sz w:val="28"/>
          <w:szCs w:val="28"/>
        </w:rPr>
      </w:pPr>
      <w:r w:rsidRPr="00F06B83">
        <w:rPr>
          <w:sz w:val="28"/>
          <w:szCs w:val="28"/>
        </w:rPr>
        <w:t>session_start();</w:t>
      </w:r>
    </w:p>
    <w:p w14:paraId="1400E984" w14:textId="04982695" w:rsidR="001E6F89" w:rsidRPr="00F06B83" w:rsidRDefault="001E6F89" w:rsidP="001E6F89">
      <w:pPr>
        <w:pStyle w:val="BodyText"/>
        <w:spacing w:before="186" w:line="360" w:lineRule="auto"/>
        <w:ind w:right="3425"/>
        <w:rPr>
          <w:sz w:val="28"/>
          <w:szCs w:val="28"/>
        </w:rPr>
      </w:pPr>
      <w:r w:rsidRPr="00F06B83">
        <w:rPr>
          <w:sz w:val="28"/>
          <w:szCs w:val="28"/>
        </w:rPr>
        <w:t xml:space="preserve">require_once </w:t>
      </w:r>
      <w:r w:rsidR="00C43560" w:rsidRPr="00F06B83">
        <w:rPr>
          <w:sz w:val="28"/>
          <w:szCs w:val="28"/>
        </w:rPr>
        <w:t>‘</w:t>
      </w:r>
      <w:r w:rsidRPr="00F06B83">
        <w:rPr>
          <w:sz w:val="28"/>
          <w:szCs w:val="28"/>
        </w:rPr>
        <w:t>includes/functions.php</w:t>
      </w:r>
      <w:r w:rsidR="00C43560" w:rsidRPr="00F06B83">
        <w:rPr>
          <w:sz w:val="28"/>
          <w:szCs w:val="28"/>
        </w:rPr>
        <w:t>’</w:t>
      </w:r>
      <w:r w:rsidRPr="00F06B83">
        <w:rPr>
          <w:sz w:val="28"/>
          <w:szCs w:val="28"/>
        </w:rPr>
        <w:t>;</w:t>
      </w:r>
    </w:p>
    <w:p w14:paraId="020B1951" w14:textId="77777777" w:rsidR="001E6F89" w:rsidRPr="00F06B83" w:rsidRDefault="001E6F89" w:rsidP="001E6F89">
      <w:pPr>
        <w:pStyle w:val="BodyText"/>
        <w:spacing w:before="186" w:line="360" w:lineRule="auto"/>
        <w:ind w:right="3425"/>
        <w:rPr>
          <w:sz w:val="28"/>
          <w:szCs w:val="28"/>
        </w:rPr>
      </w:pPr>
    </w:p>
    <w:p w14:paraId="7ED6D9EA" w14:textId="61DA64BD" w:rsidR="001E6F89" w:rsidRPr="00F06B83" w:rsidRDefault="001E6F89" w:rsidP="001E6F89">
      <w:pPr>
        <w:pStyle w:val="BodyText"/>
        <w:spacing w:before="186" w:line="360" w:lineRule="auto"/>
        <w:ind w:right="3425"/>
        <w:rPr>
          <w:sz w:val="28"/>
          <w:szCs w:val="28"/>
        </w:rPr>
      </w:pPr>
      <w:r w:rsidRPr="00F06B83">
        <w:rPr>
          <w:sz w:val="28"/>
          <w:szCs w:val="28"/>
        </w:rPr>
        <w:t>if ($_SERVER[</w:t>
      </w:r>
      <w:r w:rsidR="00C43560" w:rsidRPr="00F06B83">
        <w:rPr>
          <w:sz w:val="28"/>
          <w:szCs w:val="28"/>
        </w:rPr>
        <w:t>‘</w:t>
      </w:r>
      <w:r w:rsidRPr="00F06B83">
        <w:rPr>
          <w:sz w:val="28"/>
          <w:szCs w:val="28"/>
        </w:rPr>
        <w:t>REQUEST_METHOD</w:t>
      </w:r>
      <w:r w:rsidR="00C43560" w:rsidRPr="00F06B83">
        <w:rPr>
          <w:sz w:val="28"/>
          <w:szCs w:val="28"/>
        </w:rPr>
        <w:t>’</w:t>
      </w:r>
      <w:r w:rsidRPr="00F06B83">
        <w:rPr>
          <w:sz w:val="28"/>
          <w:szCs w:val="28"/>
        </w:rPr>
        <w:t xml:space="preserve">] === </w:t>
      </w:r>
      <w:r w:rsidR="00C43560" w:rsidRPr="00F06B83">
        <w:rPr>
          <w:sz w:val="28"/>
          <w:szCs w:val="28"/>
        </w:rPr>
        <w:t>‘</w:t>
      </w:r>
      <w:r w:rsidRPr="00F06B83">
        <w:rPr>
          <w:sz w:val="28"/>
          <w:szCs w:val="28"/>
        </w:rPr>
        <w:t>POST</w:t>
      </w:r>
      <w:r w:rsidR="00C43560" w:rsidRPr="00F06B83">
        <w:rPr>
          <w:sz w:val="28"/>
          <w:szCs w:val="28"/>
        </w:rPr>
        <w:t>’</w:t>
      </w:r>
      <w:r w:rsidRPr="00F06B83">
        <w:rPr>
          <w:sz w:val="28"/>
          <w:szCs w:val="28"/>
        </w:rPr>
        <w:t xml:space="preserve"> &amp;&amp; isset($_POST[</w:t>
      </w:r>
      <w:r w:rsidR="00C43560" w:rsidRPr="00F06B83">
        <w:rPr>
          <w:sz w:val="28"/>
          <w:szCs w:val="28"/>
        </w:rPr>
        <w:t>‘</w:t>
      </w:r>
      <w:r w:rsidRPr="00F06B83">
        <w:rPr>
          <w:sz w:val="28"/>
          <w:szCs w:val="28"/>
        </w:rPr>
        <w:t>login</w:t>
      </w:r>
      <w:r w:rsidR="00C43560" w:rsidRPr="00F06B83">
        <w:rPr>
          <w:sz w:val="28"/>
          <w:szCs w:val="28"/>
        </w:rPr>
        <w:t>’</w:t>
      </w:r>
      <w:r w:rsidRPr="00F06B83">
        <w:rPr>
          <w:sz w:val="28"/>
          <w:szCs w:val="28"/>
        </w:rPr>
        <w:t>])) {</w:t>
      </w:r>
    </w:p>
    <w:p w14:paraId="1372EDA2" w14:textId="3A06C8BD" w:rsidR="001E6F89" w:rsidRPr="00F06B83" w:rsidRDefault="001E6F89" w:rsidP="001E6F89">
      <w:pPr>
        <w:pStyle w:val="BodyText"/>
        <w:spacing w:before="186" w:line="360" w:lineRule="auto"/>
        <w:ind w:right="3425"/>
        <w:rPr>
          <w:sz w:val="28"/>
          <w:szCs w:val="28"/>
        </w:rPr>
      </w:pPr>
      <w:r w:rsidRPr="00F06B83">
        <w:rPr>
          <w:sz w:val="28"/>
          <w:szCs w:val="28"/>
        </w:rPr>
        <w:t xml:space="preserve">    $email = $_POST[</w:t>
      </w:r>
      <w:r w:rsidR="00C43560" w:rsidRPr="00F06B83">
        <w:rPr>
          <w:sz w:val="28"/>
          <w:szCs w:val="28"/>
        </w:rPr>
        <w:t>‘</w:t>
      </w:r>
      <w:r w:rsidRPr="00F06B83">
        <w:rPr>
          <w:sz w:val="28"/>
          <w:szCs w:val="28"/>
        </w:rPr>
        <w:t>email</w:t>
      </w:r>
      <w:r w:rsidR="00C43560" w:rsidRPr="00F06B83">
        <w:rPr>
          <w:sz w:val="28"/>
          <w:szCs w:val="28"/>
        </w:rPr>
        <w:t>’</w:t>
      </w:r>
      <w:r w:rsidRPr="00F06B83">
        <w:rPr>
          <w:sz w:val="28"/>
          <w:szCs w:val="28"/>
        </w:rPr>
        <w:t>];</w:t>
      </w:r>
    </w:p>
    <w:p w14:paraId="3B132190" w14:textId="2C242889" w:rsidR="001E6F89" w:rsidRPr="00F06B83" w:rsidRDefault="001E6F89" w:rsidP="001E6F89">
      <w:pPr>
        <w:pStyle w:val="BodyText"/>
        <w:spacing w:before="186" w:line="360" w:lineRule="auto"/>
        <w:ind w:right="3425"/>
        <w:rPr>
          <w:sz w:val="28"/>
          <w:szCs w:val="28"/>
        </w:rPr>
      </w:pPr>
      <w:r w:rsidRPr="00F06B83">
        <w:rPr>
          <w:sz w:val="28"/>
          <w:szCs w:val="28"/>
        </w:rPr>
        <w:t xml:space="preserve">    $password = $_POST[</w:t>
      </w:r>
      <w:r w:rsidR="00C43560" w:rsidRPr="00F06B83">
        <w:rPr>
          <w:sz w:val="28"/>
          <w:szCs w:val="28"/>
        </w:rPr>
        <w:t>‘</w:t>
      </w:r>
      <w:r w:rsidRPr="00F06B83">
        <w:rPr>
          <w:sz w:val="28"/>
          <w:szCs w:val="28"/>
        </w:rPr>
        <w:t>password</w:t>
      </w:r>
      <w:r w:rsidR="00C43560" w:rsidRPr="00F06B83">
        <w:rPr>
          <w:sz w:val="28"/>
          <w:szCs w:val="28"/>
        </w:rPr>
        <w:t>’</w:t>
      </w:r>
      <w:r w:rsidRPr="00F06B83">
        <w:rPr>
          <w:sz w:val="28"/>
          <w:szCs w:val="28"/>
        </w:rPr>
        <w:t>];</w:t>
      </w:r>
    </w:p>
    <w:p w14:paraId="67FB769D" w14:textId="77777777" w:rsidR="001E6F89" w:rsidRPr="00F06B83" w:rsidRDefault="001E6F89" w:rsidP="001E6F89">
      <w:pPr>
        <w:pStyle w:val="BodyText"/>
        <w:spacing w:before="186" w:line="360" w:lineRule="auto"/>
        <w:ind w:right="3425"/>
        <w:rPr>
          <w:sz w:val="28"/>
          <w:szCs w:val="28"/>
        </w:rPr>
      </w:pPr>
      <w:r w:rsidRPr="00F06B83">
        <w:rPr>
          <w:sz w:val="28"/>
          <w:szCs w:val="28"/>
        </w:rPr>
        <w:t xml:space="preserve">    if (login($email, $password)) {</w:t>
      </w:r>
    </w:p>
    <w:p w14:paraId="3502550E" w14:textId="2DCA4C02" w:rsidR="001E6F89" w:rsidRPr="00F06B83" w:rsidRDefault="001E6F89" w:rsidP="001E6F89">
      <w:pPr>
        <w:pStyle w:val="BodyText"/>
        <w:spacing w:before="186" w:line="360" w:lineRule="auto"/>
        <w:ind w:right="3425"/>
        <w:rPr>
          <w:sz w:val="28"/>
          <w:szCs w:val="28"/>
        </w:rPr>
      </w:pPr>
      <w:r w:rsidRPr="00F06B83">
        <w:rPr>
          <w:sz w:val="28"/>
          <w:szCs w:val="28"/>
        </w:rPr>
        <w:t xml:space="preserve">        if (!isset($_SESSION[</w:t>
      </w:r>
      <w:r w:rsidR="00C43560" w:rsidRPr="00F06B83">
        <w:rPr>
          <w:sz w:val="28"/>
          <w:szCs w:val="28"/>
        </w:rPr>
        <w:t>‘</w:t>
      </w:r>
      <w:r w:rsidRPr="00F06B83">
        <w:rPr>
          <w:sz w:val="28"/>
          <w:szCs w:val="28"/>
        </w:rPr>
        <w:t>role</w:t>
      </w:r>
      <w:r w:rsidR="00C43560" w:rsidRPr="00F06B83">
        <w:rPr>
          <w:sz w:val="28"/>
          <w:szCs w:val="28"/>
        </w:rPr>
        <w:t>’</w:t>
      </w:r>
      <w:r w:rsidRPr="00F06B83">
        <w:rPr>
          <w:sz w:val="28"/>
          <w:szCs w:val="28"/>
        </w:rPr>
        <w:t>]) || !in_array($_SESSION[</w:t>
      </w:r>
      <w:r w:rsidR="00C43560" w:rsidRPr="00F06B83">
        <w:rPr>
          <w:sz w:val="28"/>
          <w:szCs w:val="28"/>
        </w:rPr>
        <w:t>‘</w:t>
      </w:r>
      <w:r w:rsidRPr="00F06B83">
        <w:rPr>
          <w:sz w:val="28"/>
          <w:szCs w:val="28"/>
        </w:rPr>
        <w:t>role</w:t>
      </w:r>
      <w:r w:rsidR="00C43560" w:rsidRPr="00F06B83">
        <w:rPr>
          <w:sz w:val="28"/>
          <w:szCs w:val="28"/>
        </w:rPr>
        <w:t>’</w:t>
      </w:r>
      <w:r w:rsidRPr="00F06B83">
        <w:rPr>
          <w:sz w:val="28"/>
          <w:szCs w:val="28"/>
        </w:rPr>
        <w:t>], [</w:t>
      </w:r>
      <w:r w:rsidR="00C43560" w:rsidRPr="00F06B83">
        <w:rPr>
          <w:sz w:val="28"/>
          <w:szCs w:val="28"/>
        </w:rPr>
        <w:t>‘</w:t>
      </w:r>
      <w:r w:rsidRPr="00F06B83">
        <w:rPr>
          <w:sz w:val="28"/>
          <w:szCs w:val="28"/>
        </w:rPr>
        <w:t>farmer</w:t>
      </w:r>
      <w:r w:rsidR="00C43560" w:rsidRPr="00F06B83">
        <w:rPr>
          <w:sz w:val="28"/>
          <w:szCs w:val="28"/>
        </w:rPr>
        <w:t>’</w:t>
      </w:r>
      <w:r w:rsidRPr="00F06B83">
        <w:rPr>
          <w:sz w:val="28"/>
          <w:szCs w:val="28"/>
        </w:rPr>
        <w:t xml:space="preserve">, </w:t>
      </w:r>
      <w:r w:rsidR="00C43560" w:rsidRPr="00F06B83">
        <w:rPr>
          <w:sz w:val="28"/>
          <w:szCs w:val="28"/>
        </w:rPr>
        <w:t>‘</w:t>
      </w:r>
      <w:r w:rsidRPr="00F06B83">
        <w:rPr>
          <w:sz w:val="28"/>
          <w:szCs w:val="28"/>
        </w:rPr>
        <w:t>consumer</w:t>
      </w:r>
      <w:r w:rsidR="00C43560" w:rsidRPr="00F06B83">
        <w:rPr>
          <w:sz w:val="28"/>
          <w:szCs w:val="28"/>
        </w:rPr>
        <w:t>’</w:t>
      </w:r>
      <w:r w:rsidRPr="00F06B83">
        <w:rPr>
          <w:sz w:val="28"/>
          <w:szCs w:val="28"/>
        </w:rPr>
        <w:t xml:space="preserve">, </w:t>
      </w:r>
      <w:r w:rsidR="00C43560" w:rsidRPr="00F06B83">
        <w:rPr>
          <w:sz w:val="28"/>
          <w:szCs w:val="28"/>
        </w:rPr>
        <w:t>‘</w:t>
      </w:r>
      <w:r w:rsidRPr="00F06B83">
        <w:rPr>
          <w:sz w:val="28"/>
          <w:szCs w:val="28"/>
        </w:rPr>
        <w:t>admin</w:t>
      </w:r>
      <w:r w:rsidR="00C43560" w:rsidRPr="00F06B83">
        <w:rPr>
          <w:sz w:val="28"/>
          <w:szCs w:val="28"/>
        </w:rPr>
        <w:t>’</w:t>
      </w:r>
      <w:r w:rsidRPr="00F06B83">
        <w:rPr>
          <w:sz w:val="28"/>
          <w:szCs w:val="28"/>
        </w:rPr>
        <w:t>])) {</w:t>
      </w:r>
    </w:p>
    <w:p w14:paraId="3585C2C4" w14:textId="7CBCAAA8" w:rsidR="001E6F89" w:rsidRPr="00F06B83" w:rsidRDefault="001E6F89" w:rsidP="001E6F89">
      <w:pPr>
        <w:pStyle w:val="BodyText"/>
        <w:spacing w:before="186" w:line="360" w:lineRule="auto"/>
        <w:ind w:right="3425"/>
        <w:rPr>
          <w:sz w:val="28"/>
          <w:szCs w:val="28"/>
        </w:rPr>
      </w:pPr>
      <w:r w:rsidRPr="00F06B83">
        <w:rPr>
          <w:sz w:val="28"/>
          <w:szCs w:val="28"/>
        </w:rPr>
        <w:t xml:space="preserve">            error_log(</w:t>
      </w:r>
      <w:r w:rsidR="00C43560" w:rsidRPr="00F06B83">
        <w:rPr>
          <w:sz w:val="28"/>
          <w:szCs w:val="28"/>
        </w:rPr>
        <w:t>“</w:t>
      </w:r>
      <w:r w:rsidRPr="00F06B83">
        <w:rPr>
          <w:sz w:val="28"/>
          <w:szCs w:val="28"/>
        </w:rPr>
        <w:t xml:space="preserve">Invalid role after login: </w:t>
      </w:r>
      <w:r w:rsidR="00C43560" w:rsidRPr="00F06B83">
        <w:rPr>
          <w:sz w:val="28"/>
          <w:szCs w:val="28"/>
        </w:rPr>
        <w:t>“</w:t>
      </w:r>
      <w:r w:rsidRPr="00F06B83">
        <w:rPr>
          <w:sz w:val="28"/>
          <w:szCs w:val="28"/>
        </w:rPr>
        <w:t xml:space="preserve"> . ($_SESSION[</w:t>
      </w:r>
      <w:r w:rsidR="00C43560" w:rsidRPr="00F06B83">
        <w:rPr>
          <w:sz w:val="28"/>
          <w:szCs w:val="28"/>
        </w:rPr>
        <w:t>‘</w:t>
      </w:r>
      <w:r w:rsidRPr="00F06B83">
        <w:rPr>
          <w:sz w:val="28"/>
          <w:szCs w:val="28"/>
        </w:rPr>
        <w:t>role</w:t>
      </w:r>
      <w:r w:rsidR="00C43560" w:rsidRPr="00F06B83">
        <w:rPr>
          <w:sz w:val="28"/>
          <w:szCs w:val="28"/>
        </w:rPr>
        <w:t>’</w:t>
      </w:r>
      <w:r w:rsidRPr="00F06B83">
        <w:rPr>
          <w:sz w:val="28"/>
          <w:szCs w:val="28"/>
        </w:rPr>
        <w:t xml:space="preserve">] ?? </w:t>
      </w:r>
      <w:r w:rsidR="00C43560" w:rsidRPr="00F06B83">
        <w:rPr>
          <w:sz w:val="28"/>
          <w:szCs w:val="28"/>
        </w:rPr>
        <w:t>‘</w:t>
      </w:r>
      <w:r w:rsidRPr="00F06B83">
        <w:rPr>
          <w:sz w:val="28"/>
          <w:szCs w:val="28"/>
        </w:rPr>
        <w:t>none</w:t>
      </w:r>
      <w:r w:rsidR="00C43560" w:rsidRPr="00F06B83">
        <w:rPr>
          <w:sz w:val="28"/>
          <w:szCs w:val="28"/>
        </w:rPr>
        <w:t>’</w:t>
      </w:r>
      <w:r w:rsidRPr="00F06B83">
        <w:rPr>
          <w:sz w:val="28"/>
          <w:szCs w:val="28"/>
        </w:rPr>
        <w:t>));</w:t>
      </w:r>
    </w:p>
    <w:p w14:paraId="678DBA62" w14:textId="5C952B7C" w:rsidR="001E6F89" w:rsidRPr="00F06B83" w:rsidRDefault="001E6F89" w:rsidP="001E6F89">
      <w:pPr>
        <w:pStyle w:val="BodyText"/>
        <w:spacing w:before="186" w:line="360" w:lineRule="auto"/>
        <w:ind w:right="3425"/>
        <w:rPr>
          <w:sz w:val="28"/>
          <w:szCs w:val="28"/>
        </w:rPr>
      </w:pPr>
      <w:r w:rsidRPr="00F06B83">
        <w:rPr>
          <w:sz w:val="28"/>
          <w:szCs w:val="28"/>
        </w:rPr>
        <w:t xml:space="preserve">            $error = </w:t>
      </w:r>
      <w:r w:rsidR="00C43560" w:rsidRPr="00F06B83">
        <w:rPr>
          <w:sz w:val="28"/>
          <w:szCs w:val="28"/>
        </w:rPr>
        <w:t>“</w:t>
      </w:r>
      <w:r w:rsidRPr="00F06B83">
        <w:rPr>
          <w:sz w:val="28"/>
          <w:szCs w:val="28"/>
        </w:rPr>
        <w:t>Login failed: Invalid user role.</w:t>
      </w:r>
      <w:r w:rsidR="00C43560" w:rsidRPr="00F06B83">
        <w:rPr>
          <w:sz w:val="28"/>
          <w:szCs w:val="28"/>
        </w:rPr>
        <w:t>”</w:t>
      </w:r>
      <w:r w:rsidRPr="00F06B83">
        <w:rPr>
          <w:sz w:val="28"/>
          <w:szCs w:val="28"/>
        </w:rPr>
        <w:t>;</w:t>
      </w:r>
    </w:p>
    <w:p w14:paraId="433431FE" w14:textId="77777777" w:rsidR="001E6F89" w:rsidRPr="00F06B83" w:rsidRDefault="001E6F89" w:rsidP="001E6F89">
      <w:pPr>
        <w:pStyle w:val="BodyText"/>
        <w:spacing w:before="186" w:line="360" w:lineRule="auto"/>
        <w:ind w:right="3425"/>
        <w:rPr>
          <w:sz w:val="28"/>
          <w:szCs w:val="28"/>
        </w:rPr>
      </w:pPr>
      <w:r w:rsidRPr="00F06B83">
        <w:rPr>
          <w:sz w:val="28"/>
          <w:szCs w:val="28"/>
        </w:rPr>
        <w:t xml:space="preserve">        } else {</w:t>
      </w:r>
    </w:p>
    <w:p w14:paraId="446EC8CC" w14:textId="018A8986" w:rsidR="001E6F89" w:rsidRPr="00F06B83" w:rsidRDefault="001E6F89" w:rsidP="001E6F89">
      <w:pPr>
        <w:pStyle w:val="BodyText"/>
        <w:spacing w:before="186" w:line="360" w:lineRule="auto"/>
        <w:ind w:right="3425"/>
        <w:rPr>
          <w:sz w:val="28"/>
          <w:szCs w:val="28"/>
        </w:rPr>
      </w:pPr>
      <w:r w:rsidRPr="00F06B83">
        <w:rPr>
          <w:sz w:val="28"/>
          <w:szCs w:val="28"/>
        </w:rPr>
        <w:t xml:space="preserve">            header(</w:t>
      </w:r>
      <w:r w:rsidR="00C43560" w:rsidRPr="00F06B83">
        <w:rPr>
          <w:sz w:val="28"/>
          <w:szCs w:val="28"/>
        </w:rPr>
        <w:t>“</w:t>
      </w:r>
      <w:r w:rsidRPr="00F06B83">
        <w:rPr>
          <w:sz w:val="28"/>
          <w:szCs w:val="28"/>
        </w:rPr>
        <w:t>Location: views/{$_SESSION[</w:t>
      </w:r>
      <w:r w:rsidR="00C43560" w:rsidRPr="00F06B83">
        <w:rPr>
          <w:sz w:val="28"/>
          <w:szCs w:val="28"/>
        </w:rPr>
        <w:t>‘</w:t>
      </w:r>
      <w:r w:rsidRPr="00F06B83">
        <w:rPr>
          <w:sz w:val="28"/>
          <w:szCs w:val="28"/>
        </w:rPr>
        <w:t>role</w:t>
      </w:r>
      <w:r w:rsidR="00C43560" w:rsidRPr="00F06B83">
        <w:rPr>
          <w:sz w:val="28"/>
          <w:szCs w:val="28"/>
        </w:rPr>
        <w:t>’</w:t>
      </w:r>
      <w:r w:rsidRPr="00F06B83">
        <w:rPr>
          <w:sz w:val="28"/>
          <w:szCs w:val="28"/>
        </w:rPr>
        <w:t>]}_dashboard.php</w:t>
      </w:r>
      <w:r w:rsidR="00C43560" w:rsidRPr="00F06B83">
        <w:rPr>
          <w:sz w:val="28"/>
          <w:szCs w:val="28"/>
        </w:rPr>
        <w:t>”</w:t>
      </w:r>
      <w:r w:rsidRPr="00F06B83">
        <w:rPr>
          <w:sz w:val="28"/>
          <w:szCs w:val="28"/>
        </w:rPr>
        <w:t>);</w:t>
      </w:r>
    </w:p>
    <w:p w14:paraId="691A06AF" w14:textId="77777777" w:rsidR="001E6F89" w:rsidRPr="00F06B83" w:rsidRDefault="001E6F89" w:rsidP="001E6F89">
      <w:pPr>
        <w:pStyle w:val="BodyText"/>
        <w:spacing w:before="186" w:line="360" w:lineRule="auto"/>
        <w:ind w:right="3425"/>
        <w:rPr>
          <w:sz w:val="28"/>
          <w:szCs w:val="28"/>
        </w:rPr>
      </w:pPr>
      <w:r w:rsidRPr="00F06B83">
        <w:rPr>
          <w:sz w:val="28"/>
          <w:szCs w:val="28"/>
        </w:rPr>
        <w:t xml:space="preserve">            exit();</w:t>
      </w:r>
    </w:p>
    <w:p w14:paraId="267F59D7" w14:textId="77777777" w:rsidR="001E6F89" w:rsidRPr="00F06B83" w:rsidRDefault="001E6F89" w:rsidP="001E6F89">
      <w:pPr>
        <w:pStyle w:val="BodyText"/>
        <w:spacing w:before="186" w:line="360" w:lineRule="auto"/>
        <w:ind w:right="3425"/>
        <w:rPr>
          <w:sz w:val="28"/>
          <w:szCs w:val="28"/>
        </w:rPr>
      </w:pPr>
      <w:r w:rsidRPr="00F06B83">
        <w:rPr>
          <w:sz w:val="28"/>
          <w:szCs w:val="28"/>
        </w:rPr>
        <w:t xml:space="preserve">        }</w:t>
      </w:r>
    </w:p>
    <w:p w14:paraId="7EA66704" w14:textId="77777777" w:rsidR="001E6F89" w:rsidRPr="00F06B83" w:rsidRDefault="001E6F89" w:rsidP="001E6F89">
      <w:pPr>
        <w:pStyle w:val="BodyText"/>
        <w:spacing w:before="186" w:line="360" w:lineRule="auto"/>
        <w:ind w:right="3425"/>
        <w:rPr>
          <w:sz w:val="28"/>
          <w:szCs w:val="28"/>
        </w:rPr>
      </w:pPr>
      <w:r w:rsidRPr="00F06B83">
        <w:rPr>
          <w:sz w:val="28"/>
          <w:szCs w:val="28"/>
        </w:rPr>
        <w:lastRenderedPageBreak/>
        <w:t xml:space="preserve">    } else {</w:t>
      </w:r>
    </w:p>
    <w:p w14:paraId="50CB0375" w14:textId="39FBD5C3" w:rsidR="001E6F89" w:rsidRPr="00F06B83" w:rsidRDefault="001E6F89" w:rsidP="001E6F89">
      <w:pPr>
        <w:pStyle w:val="BodyText"/>
        <w:spacing w:before="186" w:line="360" w:lineRule="auto"/>
        <w:ind w:right="3425"/>
        <w:rPr>
          <w:sz w:val="28"/>
          <w:szCs w:val="28"/>
        </w:rPr>
      </w:pPr>
      <w:r w:rsidRPr="00F06B83">
        <w:rPr>
          <w:sz w:val="28"/>
          <w:szCs w:val="28"/>
        </w:rPr>
        <w:t xml:space="preserve">        $error = </w:t>
      </w:r>
      <w:r w:rsidR="00C43560" w:rsidRPr="00F06B83">
        <w:rPr>
          <w:sz w:val="28"/>
          <w:szCs w:val="28"/>
        </w:rPr>
        <w:t>“</w:t>
      </w:r>
      <w:r w:rsidRPr="00F06B83">
        <w:rPr>
          <w:sz w:val="28"/>
          <w:szCs w:val="28"/>
        </w:rPr>
        <w:t>Invalid email or password.</w:t>
      </w:r>
      <w:r w:rsidR="00C43560" w:rsidRPr="00F06B83">
        <w:rPr>
          <w:sz w:val="28"/>
          <w:szCs w:val="28"/>
        </w:rPr>
        <w:t>”</w:t>
      </w:r>
      <w:r w:rsidRPr="00F06B83">
        <w:rPr>
          <w:sz w:val="28"/>
          <w:szCs w:val="28"/>
        </w:rPr>
        <w:t>;</w:t>
      </w:r>
    </w:p>
    <w:p w14:paraId="175074DA" w14:textId="77777777" w:rsidR="001E6F89" w:rsidRPr="00F06B83" w:rsidRDefault="001E6F89" w:rsidP="001E6F89">
      <w:pPr>
        <w:pStyle w:val="BodyText"/>
        <w:spacing w:before="186" w:line="360" w:lineRule="auto"/>
        <w:ind w:right="3425"/>
        <w:rPr>
          <w:sz w:val="28"/>
          <w:szCs w:val="28"/>
        </w:rPr>
      </w:pPr>
      <w:r w:rsidRPr="00F06B83">
        <w:rPr>
          <w:sz w:val="28"/>
          <w:szCs w:val="28"/>
        </w:rPr>
        <w:t xml:space="preserve">    }</w:t>
      </w:r>
    </w:p>
    <w:p w14:paraId="049F7E67" w14:textId="77777777" w:rsidR="001E6F89" w:rsidRPr="00F06B83" w:rsidRDefault="001E6F89" w:rsidP="001E6F89">
      <w:pPr>
        <w:pStyle w:val="BodyText"/>
        <w:spacing w:before="186" w:line="360" w:lineRule="auto"/>
        <w:ind w:right="3425"/>
        <w:rPr>
          <w:sz w:val="28"/>
          <w:szCs w:val="28"/>
        </w:rPr>
      </w:pPr>
      <w:r w:rsidRPr="00F06B83">
        <w:rPr>
          <w:sz w:val="28"/>
          <w:szCs w:val="28"/>
        </w:rPr>
        <w:t>}</w:t>
      </w:r>
    </w:p>
    <w:p w14:paraId="75C0F986" w14:textId="77777777" w:rsidR="001E6F89" w:rsidRPr="00F06B83" w:rsidRDefault="001E6F89" w:rsidP="001E6F89">
      <w:pPr>
        <w:pStyle w:val="BodyText"/>
        <w:spacing w:before="186" w:line="360" w:lineRule="auto"/>
        <w:ind w:right="3425"/>
        <w:rPr>
          <w:sz w:val="28"/>
          <w:szCs w:val="28"/>
        </w:rPr>
      </w:pPr>
      <w:r w:rsidRPr="00F06B83">
        <w:rPr>
          <w:sz w:val="28"/>
          <w:szCs w:val="28"/>
        </w:rPr>
        <w:t>?&gt;</w:t>
      </w:r>
    </w:p>
    <w:p w14:paraId="07318E28" w14:textId="0AAB5B0F" w:rsidR="001E6F89" w:rsidRPr="00F06B83" w:rsidRDefault="001E6F89" w:rsidP="001E6F89">
      <w:pPr>
        <w:pStyle w:val="BodyText"/>
        <w:spacing w:before="186" w:line="360" w:lineRule="auto"/>
        <w:ind w:right="3425"/>
        <w:rPr>
          <w:b/>
          <w:bCs/>
          <w:sz w:val="28"/>
          <w:szCs w:val="28"/>
        </w:rPr>
      </w:pPr>
      <w:r w:rsidRPr="00F06B83">
        <w:rPr>
          <w:b/>
          <w:bCs/>
          <w:sz w:val="28"/>
          <w:szCs w:val="28"/>
        </w:rPr>
        <w:t>Login.php:</w:t>
      </w:r>
    </w:p>
    <w:p w14:paraId="13274D68" w14:textId="77777777" w:rsidR="001E6F89" w:rsidRPr="00F06B83" w:rsidRDefault="001E6F89" w:rsidP="001E6F89">
      <w:pPr>
        <w:pStyle w:val="BodyText"/>
        <w:spacing w:before="186" w:line="360" w:lineRule="auto"/>
        <w:ind w:right="3425"/>
        <w:rPr>
          <w:sz w:val="28"/>
          <w:szCs w:val="28"/>
        </w:rPr>
      </w:pPr>
      <w:r w:rsidRPr="00F06B83">
        <w:rPr>
          <w:sz w:val="28"/>
          <w:szCs w:val="28"/>
        </w:rPr>
        <w:t>&lt;!DOCTYPE html&gt;</w:t>
      </w:r>
    </w:p>
    <w:p w14:paraId="65D13D16" w14:textId="0A33EDF7" w:rsidR="001E6F89" w:rsidRPr="00F06B83" w:rsidRDefault="001E6F89" w:rsidP="001E6F89">
      <w:pPr>
        <w:pStyle w:val="BodyText"/>
        <w:spacing w:before="186" w:line="360" w:lineRule="auto"/>
        <w:ind w:right="3425"/>
        <w:rPr>
          <w:sz w:val="28"/>
          <w:szCs w:val="28"/>
        </w:rPr>
      </w:pPr>
      <w:r w:rsidRPr="00F06B83">
        <w:rPr>
          <w:sz w:val="28"/>
          <w:szCs w:val="28"/>
        </w:rPr>
        <w:t>&lt;html lang=</w:t>
      </w:r>
      <w:r w:rsidR="00C43560" w:rsidRPr="00F06B83">
        <w:rPr>
          <w:sz w:val="28"/>
          <w:szCs w:val="28"/>
        </w:rPr>
        <w:t>”</w:t>
      </w:r>
      <w:r w:rsidRPr="00F06B83">
        <w:rPr>
          <w:sz w:val="28"/>
          <w:szCs w:val="28"/>
        </w:rPr>
        <w:t>en</w:t>
      </w:r>
      <w:r w:rsidR="00C43560" w:rsidRPr="00F06B83">
        <w:rPr>
          <w:sz w:val="28"/>
          <w:szCs w:val="28"/>
        </w:rPr>
        <w:t>”</w:t>
      </w:r>
      <w:r w:rsidRPr="00F06B83">
        <w:rPr>
          <w:sz w:val="28"/>
          <w:szCs w:val="28"/>
        </w:rPr>
        <w:t>&gt;</w:t>
      </w:r>
    </w:p>
    <w:p w14:paraId="27215893" w14:textId="77777777" w:rsidR="001E6F89" w:rsidRPr="00F06B83" w:rsidRDefault="001E6F89" w:rsidP="001E6F89">
      <w:pPr>
        <w:pStyle w:val="BodyText"/>
        <w:spacing w:before="186" w:line="360" w:lineRule="auto"/>
        <w:ind w:right="3425"/>
        <w:rPr>
          <w:sz w:val="28"/>
          <w:szCs w:val="28"/>
        </w:rPr>
      </w:pPr>
      <w:r w:rsidRPr="00F06B83">
        <w:rPr>
          <w:sz w:val="28"/>
          <w:szCs w:val="28"/>
        </w:rPr>
        <w:t>&lt;head&gt;</w:t>
      </w:r>
    </w:p>
    <w:p w14:paraId="454FC23D" w14:textId="782C433B" w:rsidR="001E6F89" w:rsidRPr="00F06B83" w:rsidRDefault="001E6F89" w:rsidP="001E6F89">
      <w:pPr>
        <w:pStyle w:val="BodyText"/>
        <w:spacing w:before="186" w:line="360" w:lineRule="auto"/>
        <w:ind w:right="3425"/>
        <w:rPr>
          <w:sz w:val="28"/>
          <w:szCs w:val="28"/>
        </w:rPr>
      </w:pPr>
      <w:r w:rsidRPr="00F06B83">
        <w:rPr>
          <w:sz w:val="28"/>
          <w:szCs w:val="28"/>
        </w:rPr>
        <w:t xml:space="preserve">    &lt;meta charset=</w:t>
      </w:r>
      <w:r w:rsidR="00C43560" w:rsidRPr="00F06B83">
        <w:rPr>
          <w:sz w:val="28"/>
          <w:szCs w:val="28"/>
        </w:rPr>
        <w:t>”</w:t>
      </w:r>
      <w:r w:rsidRPr="00F06B83">
        <w:rPr>
          <w:sz w:val="28"/>
          <w:szCs w:val="28"/>
        </w:rPr>
        <w:t>UTF-8</w:t>
      </w:r>
      <w:r w:rsidR="00C43560" w:rsidRPr="00F06B83">
        <w:rPr>
          <w:sz w:val="28"/>
          <w:szCs w:val="28"/>
        </w:rPr>
        <w:t>”</w:t>
      </w:r>
      <w:r w:rsidRPr="00F06B83">
        <w:rPr>
          <w:sz w:val="28"/>
          <w:szCs w:val="28"/>
        </w:rPr>
        <w:t>&gt;</w:t>
      </w:r>
    </w:p>
    <w:p w14:paraId="1FDB78E7" w14:textId="73F52901" w:rsidR="001E6F89" w:rsidRPr="00F06B83" w:rsidRDefault="001E6F89" w:rsidP="001E6F89">
      <w:pPr>
        <w:pStyle w:val="BodyText"/>
        <w:spacing w:before="186" w:line="360" w:lineRule="auto"/>
        <w:ind w:right="3425"/>
        <w:rPr>
          <w:sz w:val="28"/>
          <w:szCs w:val="28"/>
        </w:rPr>
      </w:pPr>
      <w:r w:rsidRPr="00F06B83">
        <w:rPr>
          <w:sz w:val="28"/>
          <w:szCs w:val="28"/>
        </w:rPr>
        <w:t xml:space="preserve">    &lt;meta name=</w:t>
      </w:r>
      <w:r w:rsidR="00C43560" w:rsidRPr="00F06B83">
        <w:rPr>
          <w:sz w:val="28"/>
          <w:szCs w:val="28"/>
        </w:rPr>
        <w:t>”</w:t>
      </w:r>
      <w:r w:rsidRPr="00F06B83">
        <w:rPr>
          <w:sz w:val="28"/>
          <w:szCs w:val="28"/>
        </w:rPr>
        <w:t>viewport</w:t>
      </w:r>
      <w:r w:rsidR="00C43560" w:rsidRPr="00F06B83">
        <w:rPr>
          <w:sz w:val="28"/>
          <w:szCs w:val="28"/>
        </w:rPr>
        <w:t>”</w:t>
      </w:r>
      <w:r w:rsidRPr="00F06B83">
        <w:rPr>
          <w:sz w:val="28"/>
          <w:szCs w:val="28"/>
        </w:rPr>
        <w:t xml:space="preserve"> content=</w:t>
      </w:r>
      <w:r w:rsidR="00C43560" w:rsidRPr="00F06B83">
        <w:rPr>
          <w:sz w:val="28"/>
          <w:szCs w:val="28"/>
        </w:rPr>
        <w:t>”</w:t>
      </w:r>
      <w:r w:rsidRPr="00F06B83">
        <w:rPr>
          <w:sz w:val="28"/>
          <w:szCs w:val="28"/>
        </w:rPr>
        <w:t>width=device-width, initial-scale=1.0</w:t>
      </w:r>
      <w:r w:rsidR="00C43560" w:rsidRPr="00F06B83">
        <w:rPr>
          <w:sz w:val="28"/>
          <w:szCs w:val="28"/>
        </w:rPr>
        <w:t>”</w:t>
      </w:r>
      <w:r w:rsidRPr="00F06B83">
        <w:rPr>
          <w:sz w:val="28"/>
          <w:szCs w:val="28"/>
        </w:rPr>
        <w:t>&gt;</w:t>
      </w:r>
    </w:p>
    <w:p w14:paraId="41B9E81F" w14:textId="057D5DC6" w:rsidR="001E6F89" w:rsidRPr="00F06B83" w:rsidRDefault="001E6F89" w:rsidP="001E6F89">
      <w:pPr>
        <w:pStyle w:val="BodyText"/>
        <w:spacing w:before="186" w:line="360" w:lineRule="auto"/>
        <w:ind w:right="3425"/>
        <w:rPr>
          <w:sz w:val="28"/>
          <w:szCs w:val="28"/>
        </w:rPr>
      </w:pPr>
      <w:r w:rsidRPr="00F06B83">
        <w:rPr>
          <w:sz w:val="28"/>
          <w:szCs w:val="28"/>
        </w:rPr>
        <w:t xml:space="preserve">    &lt;title&gt;Agri-Connect </w:t>
      </w:r>
      <w:r w:rsidR="00C43560" w:rsidRPr="00F06B83">
        <w:rPr>
          <w:sz w:val="28"/>
          <w:szCs w:val="28"/>
        </w:rPr>
        <w:t>–</w:t>
      </w:r>
      <w:r w:rsidRPr="00F06B83">
        <w:rPr>
          <w:sz w:val="28"/>
          <w:szCs w:val="28"/>
        </w:rPr>
        <w:t xml:space="preserve"> Login&lt;/title&gt;</w:t>
      </w:r>
    </w:p>
    <w:p w14:paraId="140ABB91" w14:textId="578F1EB8" w:rsidR="001E6F89" w:rsidRPr="00F06B83" w:rsidRDefault="001E6F89" w:rsidP="001E6F89">
      <w:pPr>
        <w:pStyle w:val="BodyText"/>
        <w:spacing w:before="186" w:line="360" w:lineRule="auto"/>
        <w:ind w:right="3425"/>
        <w:rPr>
          <w:sz w:val="28"/>
          <w:szCs w:val="28"/>
        </w:rPr>
      </w:pPr>
      <w:r w:rsidRPr="00F06B83">
        <w:rPr>
          <w:sz w:val="28"/>
          <w:szCs w:val="28"/>
        </w:rPr>
        <w:t xml:space="preserve">    &lt;link href=</w:t>
      </w:r>
      <w:r w:rsidR="00C43560" w:rsidRPr="00F06B83">
        <w:rPr>
          <w:sz w:val="28"/>
          <w:szCs w:val="28"/>
        </w:rPr>
        <w:t>”</w:t>
      </w:r>
      <w:r w:rsidRPr="00F06B83">
        <w:rPr>
          <w:sz w:val="28"/>
          <w:szCs w:val="28"/>
        </w:rPr>
        <w:t>https://cdn.jsdelivr.net/npm/bootstrap@5.3.0/dist/css/bootstrap.min.css</w:t>
      </w:r>
      <w:r w:rsidR="00C43560" w:rsidRPr="00F06B83">
        <w:rPr>
          <w:sz w:val="28"/>
          <w:szCs w:val="28"/>
        </w:rPr>
        <w:t>”</w:t>
      </w:r>
      <w:r w:rsidRPr="00F06B83">
        <w:rPr>
          <w:sz w:val="28"/>
          <w:szCs w:val="28"/>
        </w:rPr>
        <w:t xml:space="preserve"> rel=</w:t>
      </w:r>
      <w:r w:rsidR="00C43560" w:rsidRPr="00F06B83">
        <w:rPr>
          <w:sz w:val="28"/>
          <w:szCs w:val="28"/>
        </w:rPr>
        <w:t>”</w:t>
      </w:r>
      <w:r w:rsidRPr="00F06B83">
        <w:rPr>
          <w:sz w:val="28"/>
          <w:szCs w:val="28"/>
        </w:rPr>
        <w:t>stylesheet</w:t>
      </w:r>
      <w:r w:rsidR="00C43560" w:rsidRPr="00F06B83">
        <w:rPr>
          <w:sz w:val="28"/>
          <w:szCs w:val="28"/>
        </w:rPr>
        <w:t>”</w:t>
      </w:r>
      <w:r w:rsidRPr="00F06B83">
        <w:rPr>
          <w:sz w:val="28"/>
          <w:szCs w:val="28"/>
        </w:rPr>
        <w:t>&gt;</w:t>
      </w:r>
    </w:p>
    <w:p w14:paraId="7ACA5608" w14:textId="09DC38F8" w:rsidR="001E6F89" w:rsidRPr="00F06B83" w:rsidRDefault="001E6F89" w:rsidP="001E6F89">
      <w:pPr>
        <w:pStyle w:val="BodyText"/>
        <w:spacing w:before="186" w:line="360" w:lineRule="auto"/>
        <w:ind w:right="3425"/>
        <w:rPr>
          <w:sz w:val="28"/>
          <w:szCs w:val="28"/>
        </w:rPr>
      </w:pPr>
      <w:r w:rsidRPr="00F06B83">
        <w:rPr>
          <w:sz w:val="28"/>
          <w:szCs w:val="28"/>
        </w:rPr>
        <w:t xml:space="preserve">    &lt;link rel=</w:t>
      </w:r>
      <w:r w:rsidR="00C43560" w:rsidRPr="00F06B83">
        <w:rPr>
          <w:sz w:val="28"/>
          <w:szCs w:val="28"/>
        </w:rPr>
        <w:t>”</w:t>
      </w:r>
      <w:r w:rsidRPr="00F06B83">
        <w:rPr>
          <w:sz w:val="28"/>
          <w:szCs w:val="28"/>
        </w:rPr>
        <w:t>stylesheet</w:t>
      </w:r>
      <w:r w:rsidR="00C43560" w:rsidRPr="00F06B83">
        <w:rPr>
          <w:sz w:val="28"/>
          <w:szCs w:val="28"/>
        </w:rPr>
        <w:t>”</w:t>
      </w:r>
      <w:r w:rsidRPr="00F06B83">
        <w:rPr>
          <w:sz w:val="28"/>
          <w:szCs w:val="28"/>
        </w:rPr>
        <w:t xml:space="preserve"> href=</w:t>
      </w:r>
      <w:r w:rsidR="00C43560" w:rsidRPr="00F06B83">
        <w:rPr>
          <w:sz w:val="28"/>
          <w:szCs w:val="28"/>
        </w:rPr>
        <w:t>”</w:t>
      </w:r>
      <w:r w:rsidRPr="00F06B83">
        <w:rPr>
          <w:sz w:val="28"/>
          <w:szCs w:val="28"/>
        </w:rPr>
        <w:t>https://cdnjs.cloudflare.com/ajax/libs/font-awesome/6.4.0/css/all.min.css</w:t>
      </w:r>
      <w:r w:rsidR="00C43560" w:rsidRPr="00F06B83">
        <w:rPr>
          <w:sz w:val="28"/>
          <w:szCs w:val="28"/>
        </w:rPr>
        <w:t>”</w:t>
      </w:r>
      <w:r w:rsidRPr="00F06B83">
        <w:rPr>
          <w:sz w:val="28"/>
          <w:szCs w:val="28"/>
        </w:rPr>
        <w:t>&gt;</w:t>
      </w:r>
    </w:p>
    <w:p w14:paraId="3F535F20" w14:textId="5DAD6623" w:rsidR="001E6F89" w:rsidRPr="00F06B83" w:rsidRDefault="001E6F89" w:rsidP="001E6F89">
      <w:pPr>
        <w:pStyle w:val="BodyText"/>
        <w:spacing w:before="186" w:line="360" w:lineRule="auto"/>
        <w:ind w:right="3425"/>
        <w:rPr>
          <w:sz w:val="28"/>
          <w:szCs w:val="28"/>
        </w:rPr>
      </w:pPr>
      <w:r w:rsidRPr="00F06B83">
        <w:rPr>
          <w:sz w:val="28"/>
          <w:szCs w:val="28"/>
        </w:rPr>
        <w:t xml:space="preserve">    &lt;link href=</w:t>
      </w:r>
      <w:r w:rsidR="00C43560" w:rsidRPr="00F06B83">
        <w:rPr>
          <w:sz w:val="28"/>
          <w:szCs w:val="28"/>
        </w:rPr>
        <w:t>”</w:t>
      </w:r>
      <w:r w:rsidRPr="00F06B83">
        <w:rPr>
          <w:sz w:val="28"/>
          <w:szCs w:val="28"/>
        </w:rPr>
        <w:t>https://fonts.googleapis.com/css2?family=Poppins:wght@400;600&amp;family=Roboto:wght@400;500&amp;display=swap</w:t>
      </w:r>
      <w:r w:rsidR="00C43560" w:rsidRPr="00F06B83">
        <w:rPr>
          <w:sz w:val="28"/>
          <w:szCs w:val="28"/>
        </w:rPr>
        <w:t>”</w:t>
      </w:r>
      <w:r w:rsidRPr="00F06B83">
        <w:rPr>
          <w:sz w:val="28"/>
          <w:szCs w:val="28"/>
        </w:rPr>
        <w:t xml:space="preserve"> rel=</w:t>
      </w:r>
      <w:r w:rsidR="00C43560" w:rsidRPr="00F06B83">
        <w:rPr>
          <w:sz w:val="28"/>
          <w:szCs w:val="28"/>
        </w:rPr>
        <w:t>”</w:t>
      </w:r>
      <w:r w:rsidRPr="00F06B83">
        <w:rPr>
          <w:sz w:val="28"/>
          <w:szCs w:val="28"/>
        </w:rPr>
        <w:t>stylesheet</w:t>
      </w:r>
      <w:r w:rsidR="00C43560" w:rsidRPr="00F06B83">
        <w:rPr>
          <w:sz w:val="28"/>
          <w:szCs w:val="28"/>
        </w:rPr>
        <w:t>”</w:t>
      </w:r>
      <w:r w:rsidRPr="00F06B83">
        <w:rPr>
          <w:sz w:val="28"/>
          <w:szCs w:val="28"/>
        </w:rPr>
        <w:t>&gt;</w:t>
      </w:r>
    </w:p>
    <w:p w14:paraId="7C752FF4" w14:textId="7BD6FCCB" w:rsidR="001E6F89" w:rsidRPr="00F06B83" w:rsidRDefault="001E6F89" w:rsidP="001E6F89">
      <w:pPr>
        <w:pStyle w:val="BodyText"/>
        <w:spacing w:before="186" w:line="360" w:lineRule="auto"/>
        <w:ind w:right="3425"/>
        <w:rPr>
          <w:sz w:val="28"/>
          <w:szCs w:val="28"/>
        </w:rPr>
      </w:pPr>
      <w:r w:rsidRPr="00F06B83">
        <w:rPr>
          <w:sz w:val="28"/>
          <w:szCs w:val="28"/>
        </w:rPr>
        <w:t xml:space="preserve">    &lt;link rel=</w:t>
      </w:r>
      <w:r w:rsidR="00C43560" w:rsidRPr="00F06B83">
        <w:rPr>
          <w:sz w:val="28"/>
          <w:szCs w:val="28"/>
        </w:rPr>
        <w:t>”</w:t>
      </w:r>
      <w:r w:rsidRPr="00F06B83">
        <w:rPr>
          <w:sz w:val="28"/>
          <w:szCs w:val="28"/>
        </w:rPr>
        <w:t>stylesheet</w:t>
      </w:r>
      <w:r w:rsidR="00C43560" w:rsidRPr="00F06B83">
        <w:rPr>
          <w:sz w:val="28"/>
          <w:szCs w:val="28"/>
        </w:rPr>
        <w:t>”</w:t>
      </w:r>
      <w:r w:rsidRPr="00F06B83">
        <w:rPr>
          <w:sz w:val="28"/>
          <w:szCs w:val="28"/>
        </w:rPr>
        <w:t xml:space="preserve"> </w:t>
      </w:r>
      <w:r w:rsidRPr="00F06B83">
        <w:rPr>
          <w:sz w:val="28"/>
          <w:szCs w:val="28"/>
        </w:rPr>
        <w:lastRenderedPageBreak/>
        <w:t>href=</w:t>
      </w:r>
      <w:r w:rsidR="00C43560" w:rsidRPr="00F06B83">
        <w:rPr>
          <w:sz w:val="28"/>
          <w:szCs w:val="28"/>
        </w:rPr>
        <w:t>”</w:t>
      </w:r>
      <w:r w:rsidRPr="00F06B83">
        <w:rPr>
          <w:sz w:val="28"/>
          <w:szCs w:val="28"/>
        </w:rPr>
        <w:t>assets/css/styles.css</w:t>
      </w:r>
      <w:r w:rsidR="00C43560" w:rsidRPr="00F06B83">
        <w:rPr>
          <w:sz w:val="28"/>
          <w:szCs w:val="28"/>
        </w:rPr>
        <w:t>”</w:t>
      </w:r>
      <w:r w:rsidRPr="00F06B83">
        <w:rPr>
          <w:sz w:val="28"/>
          <w:szCs w:val="28"/>
        </w:rPr>
        <w:t>&gt;</w:t>
      </w:r>
    </w:p>
    <w:p w14:paraId="36BDA1F8" w14:textId="77777777" w:rsidR="001E6F89" w:rsidRPr="00F06B83" w:rsidRDefault="001E6F89" w:rsidP="001E6F89">
      <w:pPr>
        <w:pStyle w:val="BodyText"/>
        <w:spacing w:before="186" w:line="360" w:lineRule="auto"/>
        <w:ind w:right="3425"/>
        <w:rPr>
          <w:sz w:val="28"/>
          <w:szCs w:val="28"/>
        </w:rPr>
      </w:pPr>
      <w:r w:rsidRPr="00F06B83">
        <w:rPr>
          <w:sz w:val="28"/>
          <w:szCs w:val="28"/>
        </w:rPr>
        <w:t>&lt;/head&gt;</w:t>
      </w:r>
    </w:p>
    <w:p w14:paraId="23FB8A87" w14:textId="77777777" w:rsidR="001E6F89" w:rsidRPr="00F06B83" w:rsidRDefault="001E6F89" w:rsidP="001E6F89">
      <w:pPr>
        <w:pStyle w:val="BodyText"/>
        <w:spacing w:before="186" w:line="360" w:lineRule="auto"/>
        <w:ind w:right="3425"/>
        <w:rPr>
          <w:sz w:val="28"/>
          <w:szCs w:val="28"/>
        </w:rPr>
      </w:pPr>
      <w:r w:rsidRPr="00F06B83">
        <w:rPr>
          <w:sz w:val="28"/>
          <w:szCs w:val="28"/>
        </w:rPr>
        <w:t>&lt;body&gt;</w:t>
      </w:r>
    </w:p>
    <w:p w14:paraId="03FE11F2" w14:textId="7D8ADDE7" w:rsidR="001E6F89" w:rsidRPr="00F06B83" w:rsidRDefault="001E6F89" w:rsidP="001E6F89">
      <w:pPr>
        <w:pStyle w:val="BodyText"/>
        <w:spacing w:before="186" w:line="360" w:lineRule="auto"/>
        <w:ind w:right="3425"/>
        <w:rPr>
          <w:sz w:val="28"/>
          <w:szCs w:val="28"/>
        </w:rPr>
      </w:pPr>
      <w:r w:rsidRPr="00F06B83">
        <w:rPr>
          <w:sz w:val="28"/>
          <w:szCs w:val="28"/>
        </w:rPr>
        <w:t xml:space="preserve">    &lt;div class=</w:t>
      </w:r>
      <w:r w:rsidR="00C43560" w:rsidRPr="00F06B83">
        <w:rPr>
          <w:sz w:val="28"/>
          <w:szCs w:val="28"/>
        </w:rPr>
        <w:t>”</w:t>
      </w:r>
      <w:r w:rsidRPr="00F06B83">
        <w:rPr>
          <w:sz w:val="28"/>
          <w:szCs w:val="28"/>
        </w:rPr>
        <w:t>container</w:t>
      </w:r>
      <w:r w:rsidR="00C43560" w:rsidRPr="00F06B83">
        <w:rPr>
          <w:sz w:val="28"/>
          <w:szCs w:val="28"/>
        </w:rPr>
        <w:t>”</w:t>
      </w:r>
      <w:r w:rsidRPr="00F06B83">
        <w:rPr>
          <w:sz w:val="28"/>
          <w:szCs w:val="28"/>
        </w:rPr>
        <w:t>&gt;</w:t>
      </w:r>
    </w:p>
    <w:p w14:paraId="45032D88" w14:textId="59CAB221" w:rsidR="001E6F89" w:rsidRPr="00F06B83" w:rsidRDefault="001E6F89" w:rsidP="001E6F89">
      <w:pPr>
        <w:pStyle w:val="BodyText"/>
        <w:spacing w:before="186" w:line="360" w:lineRule="auto"/>
        <w:ind w:right="3425"/>
        <w:rPr>
          <w:sz w:val="28"/>
          <w:szCs w:val="28"/>
        </w:rPr>
      </w:pPr>
      <w:r w:rsidRPr="00F06B83">
        <w:rPr>
          <w:sz w:val="28"/>
          <w:szCs w:val="28"/>
        </w:rPr>
        <w:t xml:space="preserve">        &lt;div class=</w:t>
      </w:r>
      <w:r w:rsidR="00C43560" w:rsidRPr="00F06B83">
        <w:rPr>
          <w:sz w:val="28"/>
          <w:szCs w:val="28"/>
        </w:rPr>
        <w:t>”</w:t>
      </w:r>
      <w:r w:rsidRPr="00F06B83">
        <w:rPr>
          <w:sz w:val="28"/>
          <w:szCs w:val="28"/>
        </w:rPr>
        <w:t>row justify-content-center mt-5</w:t>
      </w:r>
      <w:r w:rsidR="00C43560" w:rsidRPr="00F06B83">
        <w:rPr>
          <w:sz w:val="28"/>
          <w:szCs w:val="28"/>
        </w:rPr>
        <w:t>”</w:t>
      </w:r>
      <w:r w:rsidRPr="00F06B83">
        <w:rPr>
          <w:sz w:val="28"/>
          <w:szCs w:val="28"/>
        </w:rPr>
        <w:t>&gt;</w:t>
      </w:r>
    </w:p>
    <w:p w14:paraId="25F69239" w14:textId="5D2A31A4" w:rsidR="001E6F89" w:rsidRPr="00F06B83" w:rsidRDefault="001E6F89" w:rsidP="001E6F89">
      <w:pPr>
        <w:pStyle w:val="BodyText"/>
        <w:spacing w:before="186" w:line="360" w:lineRule="auto"/>
        <w:ind w:right="3425"/>
        <w:rPr>
          <w:sz w:val="28"/>
          <w:szCs w:val="28"/>
        </w:rPr>
      </w:pPr>
      <w:r w:rsidRPr="00F06B83">
        <w:rPr>
          <w:sz w:val="28"/>
          <w:szCs w:val="28"/>
        </w:rPr>
        <w:t xml:space="preserve">            &lt;div class=</w:t>
      </w:r>
      <w:r w:rsidR="00C43560" w:rsidRPr="00F06B83">
        <w:rPr>
          <w:sz w:val="28"/>
          <w:szCs w:val="28"/>
        </w:rPr>
        <w:t>”</w:t>
      </w:r>
      <w:r w:rsidRPr="00F06B83">
        <w:rPr>
          <w:sz w:val="28"/>
          <w:szCs w:val="28"/>
        </w:rPr>
        <w:t>col-md-6</w:t>
      </w:r>
      <w:r w:rsidR="00C43560" w:rsidRPr="00F06B83">
        <w:rPr>
          <w:sz w:val="28"/>
          <w:szCs w:val="28"/>
        </w:rPr>
        <w:t>”</w:t>
      </w:r>
      <w:r w:rsidRPr="00F06B83">
        <w:rPr>
          <w:sz w:val="28"/>
          <w:szCs w:val="28"/>
        </w:rPr>
        <w:t>&gt;</w:t>
      </w:r>
    </w:p>
    <w:p w14:paraId="7F546A0C" w14:textId="0BD19F7E" w:rsidR="001E6F89" w:rsidRPr="00F06B83" w:rsidRDefault="001E6F89" w:rsidP="001E6F89">
      <w:pPr>
        <w:pStyle w:val="BodyText"/>
        <w:spacing w:before="186" w:line="360" w:lineRule="auto"/>
        <w:ind w:right="3425"/>
        <w:rPr>
          <w:sz w:val="28"/>
          <w:szCs w:val="28"/>
        </w:rPr>
      </w:pPr>
      <w:r w:rsidRPr="00F06B83">
        <w:rPr>
          <w:sz w:val="28"/>
          <w:szCs w:val="28"/>
        </w:rPr>
        <w:t xml:space="preserve">                &lt;div class=</w:t>
      </w:r>
      <w:r w:rsidR="00C43560" w:rsidRPr="00F06B83">
        <w:rPr>
          <w:sz w:val="28"/>
          <w:szCs w:val="28"/>
        </w:rPr>
        <w:t>”</w:t>
      </w:r>
      <w:r w:rsidRPr="00F06B83">
        <w:rPr>
          <w:sz w:val="28"/>
          <w:szCs w:val="28"/>
        </w:rPr>
        <w:t>card shadow-sm</w:t>
      </w:r>
      <w:r w:rsidR="00C43560" w:rsidRPr="00F06B83">
        <w:rPr>
          <w:sz w:val="28"/>
          <w:szCs w:val="28"/>
        </w:rPr>
        <w:t>”</w:t>
      </w:r>
      <w:r w:rsidRPr="00F06B83">
        <w:rPr>
          <w:sz w:val="28"/>
          <w:szCs w:val="28"/>
        </w:rPr>
        <w:t>&gt;</w:t>
      </w:r>
    </w:p>
    <w:p w14:paraId="64754A4A" w14:textId="28AA78E3" w:rsidR="001E6F89" w:rsidRPr="00F06B83" w:rsidRDefault="001E6F89" w:rsidP="001E6F89">
      <w:pPr>
        <w:pStyle w:val="BodyText"/>
        <w:spacing w:before="186" w:line="360" w:lineRule="auto"/>
        <w:ind w:right="3425"/>
        <w:rPr>
          <w:sz w:val="28"/>
          <w:szCs w:val="28"/>
        </w:rPr>
      </w:pPr>
      <w:r w:rsidRPr="00F06B83">
        <w:rPr>
          <w:sz w:val="28"/>
          <w:szCs w:val="28"/>
        </w:rPr>
        <w:t xml:space="preserve">                    &lt;div class=</w:t>
      </w:r>
      <w:r w:rsidR="00C43560" w:rsidRPr="00F06B83">
        <w:rPr>
          <w:sz w:val="28"/>
          <w:szCs w:val="28"/>
        </w:rPr>
        <w:t>”</w:t>
      </w:r>
      <w:r w:rsidRPr="00F06B83">
        <w:rPr>
          <w:sz w:val="28"/>
          <w:szCs w:val="28"/>
        </w:rPr>
        <w:t>card-body</w:t>
      </w:r>
      <w:r w:rsidR="00C43560" w:rsidRPr="00F06B83">
        <w:rPr>
          <w:sz w:val="28"/>
          <w:szCs w:val="28"/>
        </w:rPr>
        <w:t>”</w:t>
      </w:r>
      <w:r w:rsidRPr="00F06B83">
        <w:rPr>
          <w:sz w:val="28"/>
          <w:szCs w:val="28"/>
        </w:rPr>
        <w:t>&gt;</w:t>
      </w:r>
    </w:p>
    <w:p w14:paraId="02AFE383" w14:textId="79F65031" w:rsidR="001E6F89" w:rsidRPr="00F06B83" w:rsidRDefault="001E6F89" w:rsidP="001E6F89">
      <w:pPr>
        <w:pStyle w:val="BodyText"/>
        <w:spacing w:before="186" w:line="360" w:lineRule="auto"/>
        <w:ind w:right="3425"/>
        <w:rPr>
          <w:sz w:val="28"/>
          <w:szCs w:val="28"/>
        </w:rPr>
      </w:pPr>
      <w:r w:rsidRPr="00F06B83">
        <w:rPr>
          <w:sz w:val="28"/>
          <w:szCs w:val="28"/>
        </w:rPr>
        <w:t xml:space="preserve">                        &lt;h3 class=</w:t>
      </w:r>
      <w:r w:rsidR="00C43560" w:rsidRPr="00F06B83">
        <w:rPr>
          <w:sz w:val="28"/>
          <w:szCs w:val="28"/>
        </w:rPr>
        <w:t>”</w:t>
      </w:r>
      <w:r w:rsidRPr="00F06B83">
        <w:rPr>
          <w:sz w:val="28"/>
          <w:szCs w:val="28"/>
        </w:rPr>
        <w:t>card-title text-center mb-4</w:t>
      </w:r>
      <w:r w:rsidR="00C43560" w:rsidRPr="00F06B83">
        <w:rPr>
          <w:sz w:val="28"/>
          <w:szCs w:val="28"/>
        </w:rPr>
        <w:t>”</w:t>
      </w:r>
      <w:r w:rsidRPr="00F06B83">
        <w:rPr>
          <w:sz w:val="28"/>
          <w:szCs w:val="28"/>
        </w:rPr>
        <w:t>&gt;Login to Agri-Connect&lt;/h3&gt;</w:t>
      </w:r>
    </w:p>
    <w:p w14:paraId="30B7B7E9" w14:textId="77777777" w:rsidR="001E6F89" w:rsidRPr="00F06B83" w:rsidRDefault="001E6F89" w:rsidP="001E6F89">
      <w:pPr>
        <w:pStyle w:val="BodyText"/>
        <w:spacing w:before="186" w:line="360" w:lineRule="auto"/>
        <w:ind w:right="3425"/>
        <w:rPr>
          <w:sz w:val="28"/>
          <w:szCs w:val="28"/>
        </w:rPr>
      </w:pPr>
      <w:r w:rsidRPr="00F06B83">
        <w:rPr>
          <w:sz w:val="28"/>
          <w:szCs w:val="28"/>
        </w:rPr>
        <w:t xml:space="preserve">                        &lt;?php if (isset($error)): ?&gt;</w:t>
      </w:r>
    </w:p>
    <w:p w14:paraId="13173CA4" w14:textId="2562B6C1" w:rsidR="001E6F89" w:rsidRPr="00F06B83" w:rsidRDefault="001E6F89" w:rsidP="001E6F89">
      <w:pPr>
        <w:pStyle w:val="BodyText"/>
        <w:spacing w:before="186" w:line="360" w:lineRule="auto"/>
        <w:ind w:right="3425"/>
        <w:rPr>
          <w:sz w:val="28"/>
          <w:szCs w:val="28"/>
        </w:rPr>
      </w:pPr>
      <w:r w:rsidRPr="00F06B83">
        <w:rPr>
          <w:sz w:val="28"/>
          <w:szCs w:val="28"/>
        </w:rPr>
        <w:t xml:space="preserve">                            &lt;div class=</w:t>
      </w:r>
      <w:r w:rsidR="00C43560" w:rsidRPr="00F06B83">
        <w:rPr>
          <w:sz w:val="28"/>
          <w:szCs w:val="28"/>
        </w:rPr>
        <w:t>”</w:t>
      </w:r>
      <w:r w:rsidRPr="00F06B83">
        <w:rPr>
          <w:sz w:val="28"/>
          <w:szCs w:val="28"/>
        </w:rPr>
        <w:t>alert alert-danger</w:t>
      </w:r>
      <w:r w:rsidR="00C43560" w:rsidRPr="00F06B83">
        <w:rPr>
          <w:sz w:val="28"/>
          <w:szCs w:val="28"/>
        </w:rPr>
        <w:t>”</w:t>
      </w:r>
      <w:r w:rsidRPr="00F06B83">
        <w:rPr>
          <w:sz w:val="28"/>
          <w:szCs w:val="28"/>
        </w:rPr>
        <w:t>&gt;&lt;?php echo $error; ?&gt;&lt;/div&gt;</w:t>
      </w:r>
    </w:p>
    <w:p w14:paraId="7D7E25A2" w14:textId="77777777" w:rsidR="001E6F89" w:rsidRPr="00F06B83" w:rsidRDefault="001E6F89" w:rsidP="001E6F89">
      <w:pPr>
        <w:pStyle w:val="BodyText"/>
        <w:spacing w:before="186" w:line="360" w:lineRule="auto"/>
        <w:ind w:right="3425"/>
        <w:rPr>
          <w:sz w:val="28"/>
          <w:szCs w:val="28"/>
        </w:rPr>
      </w:pPr>
      <w:r w:rsidRPr="00F06B83">
        <w:rPr>
          <w:sz w:val="28"/>
          <w:szCs w:val="28"/>
        </w:rPr>
        <w:t xml:space="preserve">                        &lt;?php endif; ?&gt;</w:t>
      </w:r>
    </w:p>
    <w:p w14:paraId="6B76B1AF" w14:textId="3D504A76" w:rsidR="001E6F89" w:rsidRPr="00F06B83" w:rsidRDefault="001E6F89" w:rsidP="001E6F89">
      <w:pPr>
        <w:pStyle w:val="BodyText"/>
        <w:spacing w:before="186" w:line="360" w:lineRule="auto"/>
        <w:ind w:right="3425"/>
        <w:rPr>
          <w:sz w:val="28"/>
          <w:szCs w:val="28"/>
        </w:rPr>
      </w:pPr>
      <w:r w:rsidRPr="00F06B83">
        <w:rPr>
          <w:sz w:val="28"/>
          <w:szCs w:val="28"/>
        </w:rPr>
        <w:t xml:space="preserve">                        &lt;form method=</w:t>
      </w:r>
      <w:r w:rsidR="00C43560" w:rsidRPr="00F06B83">
        <w:rPr>
          <w:sz w:val="28"/>
          <w:szCs w:val="28"/>
        </w:rPr>
        <w:t>”</w:t>
      </w:r>
      <w:r w:rsidRPr="00F06B83">
        <w:rPr>
          <w:sz w:val="28"/>
          <w:szCs w:val="28"/>
        </w:rPr>
        <w:t>POST</w:t>
      </w:r>
      <w:r w:rsidR="00C43560" w:rsidRPr="00F06B83">
        <w:rPr>
          <w:sz w:val="28"/>
          <w:szCs w:val="28"/>
        </w:rPr>
        <w:t>”</w:t>
      </w:r>
      <w:r w:rsidRPr="00F06B83">
        <w:rPr>
          <w:sz w:val="28"/>
          <w:szCs w:val="28"/>
        </w:rPr>
        <w:t>&gt;</w:t>
      </w:r>
    </w:p>
    <w:p w14:paraId="438B6DE7" w14:textId="428BDCD3" w:rsidR="001E6F89" w:rsidRPr="00F06B83" w:rsidRDefault="001E6F89" w:rsidP="001E6F89">
      <w:pPr>
        <w:pStyle w:val="BodyText"/>
        <w:spacing w:before="186" w:line="360" w:lineRule="auto"/>
        <w:ind w:right="3425"/>
        <w:rPr>
          <w:sz w:val="28"/>
          <w:szCs w:val="28"/>
        </w:rPr>
      </w:pPr>
      <w:r w:rsidRPr="00F06B83">
        <w:rPr>
          <w:sz w:val="28"/>
          <w:szCs w:val="28"/>
        </w:rPr>
        <w:t xml:space="preserve">                            &lt;div class=</w:t>
      </w:r>
      <w:r w:rsidR="00C43560" w:rsidRPr="00F06B83">
        <w:rPr>
          <w:sz w:val="28"/>
          <w:szCs w:val="28"/>
        </w:rPr>
        <w:t>”</w:t>
      </w:r>
      <w:r w:rsidRPr="00F06B83">
        <w:rPr>
          <w:sz w:val="28"/>
          <w:szCs w:val="28"/>
        </w:rPr>
        <w:t>mb-3</w:t>
      </w:r>
      <w:r w:rsidR="00C43560" w:rsidRPr="00F06B83">
        <w:rPr>
          <w:sz w:val="28"/>
          <w:szCs w:val="28"/>
        </w:rPr>
        <w:t>”</w:t>
      </w:r>
      <w:r w:rsidRPr="00F06B83">
        <w:rPr>
          <w:sz w:val="28"/>
          <w:szCs w:val="28"/>
        </w:rPr>
        <w:t>&gt;</w:t>
      </w:r>
    </w:p>
    <w:p w14:paraId="5703FCFA" w14:textId="79D6ABB7" w:rsidR="001E6F89" w:rsidRPr="00F06B83" w:rsidRDefault="001E6F89" w:rsidP="001E6F89">
      <w:pPr>
        <w:pStyle w:val="BodyText"/>
        <w:spacing w:before="186" w:line="360" w:lineRule="auto"/>
        <w:ind w:right="3425"/>
        <w:rPr>
          <w:sz w:val="28"/>
          <w:szCs w:val="28"/>
        </w:rPr>
      </w:pPr>
      <w:r w:rsidRPr="00F06B83">
        <w:rPr>
          <w:sz w:val="28"/>
          <w:szCs w:val="28"/>
        </w:rPr>
        <w:t xml:space="preserve">                                &lt;label class=</w:t>
      </w:r>
      <w:r w:rsidR="00C43560" w:rsidRPr="00F06B83">
        <w:rPr>
          <w:sz w:val="28"/>
          <w:szCs w:val="28"/>
        </w:rPr>
        <w:t>”</w:t>
      </w:r>
      <w:r w:rsidRPr="00F06B83">
        <w:rPr>
          <w:sz w:val="28"/>
          <w:szCs w:val="28"/>
        </w:rPr>
        <w:t>form-label</w:t>
      </w:r>
      <w:r w:rsidR="00C43560" w:rsidRPr="00F06B83">
        <w:rPr>
          <w:sz w:val="28"/>
          <w:szCs w:val="28"/>
        </w:rPr>
        <w:t>”</w:t>
      </w:r>
      <w:r w:rsidRPr="00F06B83">
        <w:rPr>
          <w:sz w:val="28"/>
          <w:szCs w:val="28"/>
        </w:rPr>
        <w:t>&gt;Email&lt;/label&gt;</w:t>
      </w:r>
    </w:p>
    <w:p w14:paraId="4F0CD64A" w14:textId="364D87B9" w:rsidR="001E6F89" w:rsidRPr="00F06B83" w:rsidRDefault="001E6F89" w:rsidP="001E6F89">
      <w:pPr>
        <w:pStyle w:val="BodyText"/>
        <w:spacing w:before="186" w:line="360" w:lineRule="auto"/>
        <w:ind w:right="3425"/>
        <w:rPr>
          <w:sz w:val="28"/>
          <w:szCs w:val="28"/>
        </w:rPr>
      </w:pPr>
      <w:r w:rsidRPr="00F06B83">
        <w:rPr>
          <w:sz w:val="28"/>
          <w:szCs w:val="28"/>
        </w:rPr>
        <w:t xml:space="preserve">                                &lt;input type=</w:t>
      </w:r>
      <w:r w:rsidR="00C43560" w:rsidRPr="00F06B83">
        <w:rPr>
          <w:sz w:val="28"/>
          <w:szCs w:val="28"/>
        </w:rPr>
        <w:t>”</w:t>
      </w:r>
      <w:r w:rsidRPr="00F06B83">
        <w:rPr>
          <w:sz w:val="28"/>
          <w:szCs w:val="28"/>
        </w:rPr>
        <w:t>email</w:t>
      </w:r>
      <w:r w:rsidR="00C43560" w:rsidRPr="00F06B83">
        <w:rPr>
          <w:sz w:val="28"/>
          <w:szCs w:val="28"/>
        </w:rPr>
        <w:t>”</w:t>
      </w:r>
      <w:r w:rsidRPr="00F06B83">
        <w:rPr>
          <w:sz w:val="28"/>
          <w:szCs w:val="28"/>
        </w:rPr>
        <w:t xml:space="preserve"> name=</w:t>
      </w:r>
      <w:r w:rsidR="00C43560" w:rsidRPr="00F06B83">
        <w:rPr>
          <w:sz w:val="28"/>
          <w:szCs w:val="28"/>
        </w:rPr>
        <w:t>”</w:t>
      </w:r>
      <w:r w:rsidRPr="00F06B83">
        <w:rPr>
          <w:sz w:val="28"/>
          <w:szCs w:val="28"/>
        </w:rPr>
        <w:t>email</w:t>
      </w:r>
      <w:r w:rsidR="00C43560" w:rsidRPr="00F06B83">
        <w:rPr>
          <w:sz w:val="28"/>
          <w:szCs w:val="28"/>
        </w:rPr>
        <w:t>”</w:t>
      </w:r>
      <w:r w:rsidRPr="00F06B83">
        <w:rPr>
          <w:sz w:val="28"/>
          <w:szCs w:val="28"/>
        </w:rPr>
        <w:t xml:space="preserve"> class=</w:t>
      </w:r>
      <w:r w:rsidR="00C43560" w:rsidRPr="00F06B83">
        <w:rPr>
          <w:sz w:val="28"/>
          <w:szCs w:val="28"/>
        </w:rPr>
        <w:t>”</w:t>
      </w:r>
      <w:r w:rsidRPr="00F06B83">
        <w:rPr>
          <w:sz w:val="28"/>
          <w:szCs w:val="28"/>
        </w:rPr>
        <w:t>form-control</w:t>
      </w:r>
      <w:r w:rsidR="00C43560" w:rsidRPr="00F06B83">
        <w:rPr>
          <w:sz w:val="28"/>
          <w:szCs w:val="28"/>
        </w:rPr>
        <w:t>”</w:t>
      </w:r>
      <w:r w:rsidRPr="00F06B83">
        <w:rPr>
          <w:sz w:val="28"/>
          <w:szCs w:val="28"/>
        </w:rPr>
        <w:t xml:space="preserve"> required&gt;</w:t>
      </w:r>
    </w:p>
    <w:p w14:paraId="3A85BC0F" w14:textId="77777777" w:rsidR="001E6F89" w:rsidRPr="00F06B83" w:rsidRDefault="001E6F89" w:rsidP="001E6F89">
      <w:pPr>
        <w:pStyle w:val="BodyText"/>
        <w:spacing w:before="186" w:line="360" w:lineRule="auto"/>
        <w:ind w:right="3425"/>
        <w:rPr>
          <w:sz w:val="28"/>
          <w:szCs w:val="28"/>
        </w:rPr>
      </w:pPr>
      <w:r w:rsidRPr="00F06B83">
        <w:rPr>
          <w:sz w:val="28"/>
          <w:szCs w:val="28"/>
        </w:rPr>
        <w:t xml:space="preserve">                            &lt;/div&gt;</w:t>
      </w:r>
    </w:p>
    <w:p w14:paraId="378C69DC" w14:textId="1B6A7032" w:rsidR="001E6F89" w:rsidRPr="00F06B83" w:rsidRDefault="001E6F89" w:rsidP="001E6F89">
      <w:pPr>
        <w:pStyle w:val="BodyText"/>
        <w:spacing w:before="186" w:line="360" w:lineRule="auto"/>
        <w:ind w:right="3425"/>
        <w:rPr>
          <w:sz w:val="28"/>
          <w:szCs w:val="28"/>
        </w:rPr>
      </w:pPr>
      <w:r w:rsidRPr="00F06B83">
        <w:rPr>
          <w:sz w:val="28"/>
          <w:szCs w:val="28"/>
        </w:rPr>
        <w:t xml:space="preserve">                            &lt;div class=</w:t>
      </w:r>
      <w:r w:rsidR="00C43560" w:rsidRPr="00F06B83">
        <w:rPr>
          <w:sz w:val="28"/>
          <w:szCs w:val="28"/>
        </w:rPr>
        <w:t>”</w:t>
      </w:r>
      <w:r w:rsidRPr="00F06B83">
        <w:rPr>
          <w:sz w:val="28"/>
          <w:szCs w:val="28"/>
        </w:rPr>
        <w:t>mb-3</w:t>
      </w:r>
      <w:r w:rsidR="00C43560" w:rsidRPr="00F06B83">
        <w:rPr>
          <w:sz w:val="28"/>
          <w:szCs w:val="28"/>
        </w:rPr>
        <w:t>”</w:t>
      </w:r>
      <w:r w:rsidRPr="00F06B83">
        <w:rPr>
          <w:sz w:val="28"/>
          <w:szCs w:val="28"/>
        </w:rPr>
        <w:t>&gt;</w:t>
      </w:r>
    </w:p>
    <w:p w14:paraId="20C5F1AB" w14:textId="0C476449" w:rsidR="001E6F89" w:rsidRPr="00F06B83" w:rsidRDefault="001E6F89" w:rsidP="001E6F89">
      <w:pPr>
        <w:pStyle w:val="BodyText"/>
        <w:spacing w:before="186" w:line="360" w:lineRule="auto"/>
        <w:ind w:right="3425"/>
        <w:rPr>
          <w:sz w:val="28"/>
          <w:szCs w:val="28"/>
        </w:rPr>
      </w:pPr>
      <w:r w:rsidRPr="00F06B83">
        <w:rPr>
          <w:sz w:val="28"/>
          <w:szCs w:val="28"/>
        </w:rPr>
        <w:t xml:space="preserve">                                &lt;label class=</w:t>
      </w:r>
      <w:r w:rsidR="00C43560" w:rsidRPr="00F06B83">
        <w:rPr>
          <w:sz w:val="28"/>
          <w:szCs w:val="28"/>
        </w:rPr>
        <w:t>”</w:t>
      </w:r>
      <w:r w:rsidRPr="00F06B83">
        <w:rPr>
          <w:sz w:val="28"/>
          <w:szCs w:val="28"/>
        </w:rPr>
        <w:t>form-</w:t>
      </w:r>
      <w:r w:rsidRPr="00F06B83">
        <w:rPr>
          <w:sz w:val="28"/>
          <w:szCs w:val="28"/>
        </w:rPr>
        <w:lastRenderedPageBreak/>
        <w:t>label</w:t>
      </w:r>
      <w:r w:rsidR="00C43560" w:rsidRPr="00F06B83">
        <w:rPr>
          <w:sz w:val="28"/>
          <w:szCs w:val="28"/>
        </w:rPr>
        <w:t>”</w:t>
      </w:r>
      <w:r w:rsidRPr="00F06B83">
        <w:rPr>
          <w:sz w:val="28"/>
          <w:szCs w:val="28"/>
        </w:rPr>
        <w:t>&gt;Password&lt;/label&gt;</w:t>
      </w:r>
    </w:p>
    <w:p w14:paraId="64D4F14E" w14:textId="46E1D7B5" w:rsidR="001E6F89" w:rsidRPr="00F06B83" w:rsidRDefault="001E6F89" w:rsidP="001E6F89">
      <w:pPr>
        <w:pStyle w:val="BodyText"/>
        <w:spacing w:before="186" w:line="360" w:lineRule="auto"/>
        <w:ind w:right="3425"/>
        <w:rPr>
          <w:sz w:val="28"/>
          <w:szCs w:val="28"/>
        </w:rPr>
      </w:pPr>
      <w:r w:rsidRPr="00F06B83">
        <w:rPr>
          <w:sz w:val="28"/>
          <w:szCs w:val="28"/>
        </w:rPr>
        <w:t xml:space="preserve">                                &lt;input type=</w:t>
      </w:r>
      <w:r w:rsidR="00C43560" w:rsidRPr="00F06B83">
        <w:rPr>
          <w:sz w:val="28"/>
          <w:szCs w:val="28"/>
        </w:rPr>
        <w:t>”</w:t>
      </w:r>
      <w:r w:rsidRPr="00F06B83">
        <w:rPr>
          <w:sz w:val="28"/>
          <w:szCs w:val="28"/>
        </w:rPr>
        <w:t>password</w:t>
      </w:r>
      <w:r w:rsidR="00C43560" w:rsidRPr="00F06B83">
        <w:rPr>
          <w:sz w:val="28"/>
          <w:szCs w:val="28"/>
        </w:rPr>
        <w:t>”</w:t>
      </w:r>
      <w:r w:rsidRPr="00F06B83">
        <w:rPr>
          <w:sz w:val="28"/>
          <w:szCs w:val="28"/>
        </w:rPr>
        <w:t xml:space="preserve"> name=</w:t>
      </w:r>
      <w:r w:rsidR="00C43560" w:rsidRPr="00F06B83">
        <w:rPr>
          <w:sz w:val="28"/>
          <w:szCs w:val="28"/>
        </w:rPr>
        <w:t>”</w:t>
      </w:r>
      <w:r w:rsidRPr="00F06B83">
        <w:rPr>
          <w:sz w:val="28"/>
          <w:szCs w:val="28"/>
        </w:rPr>
        <w:t>password</w:t>
      </w:r>
      <w:r w:rsidR="00C43560" w:rsidRPr="00F06B83">
        <w:rPr>
          <w:sz w:val="28"/>
          <w:szCs w:val="28"/>
        </w:rPr>
        <w:t>”</w:t>
      </w:r>
      <w:r w:rsidRPr="00F06B83">
        <w:rPr>
          <w:sz w:val="28"/>
          <w:szCs w:val="28"/>
        </w:rPr>
        <w:t xml:space="preserve"> class=</w:t>
      </w:r>
      <w:r w:rsidR="00C43560" w:rsidRPr="00F06B83">
        <w:rPr>
          <w:sz w:val="28"/>
          <w:szCs w:val="28"/>
        </w:rPr>
        <w:t>”</w:t>
      </w:r>
      <w:r w:rsidRPr="00F06B83">
        <w:rPr>
          <w:sz w:val="28"/>
          <w:szCs w:val="28"/>
        </w:rPr>
        <w:t>form-control</w:t>
      </w:r>
      <w:r w:rsidR="00C43560" w:rsidRPr="00F06B83">
        <w:rPr>
          <w:sz w:val="28"/>
          <w:szCs w:val="28"/>
        </w:rPr>
        <w:t>”</w:t>
      </w:r>
      <w:r w:rsidRPr="00F06B83">
        <w:rPr>
          <w:sz w:val="28"/>
          <w:szCs w:val="28"/>
        </w:rPr>
        <w:t xml:space="preserve"> required&gt;</w:t>
      </w:r>
    </w:p>
    <w:p w14:paraId="583A226A" w14:textId="77777777" w:rsidR="001E6F89" w:rsidRPr="00F06B83" w:rsidRDefault="001E6F89" w:rsidP="001E6F89">
      <w:pPr>
        <w:pStyle w:val="BodyText"/>
        <w:spacing w:before="186" w:line="360" w:lineRule="auto"/>
        <w:ind w:right="3425"/>
        <w:rPr>
          <w:sz w:val="28"/>
          <w:szCs w:val="28"/>
        </w:rPr>
      </w:pPr>
      <w:r w:rsidRPr="00F06B83">
        <w:rPr>
          <w:sz w:val="28"/>
          <w:szCs w:val="28"/>
        </w:rPr>
        <w:t xml:space="preserve">                            &lt;/div&gt;</w:t>
      </w:r>
    </w:p>
    <w:p w14:paraId="4947179F" w14:textId="07BD7F82" w:rsidR="001E6F89" w:rsidRPr="00F06B83" w:rsidRDefault="001E6F89" w:rsidP="001E6F89">
      <w:pPr>
        <w:pStyle w:val="BodyText"/>
        <w:spacing w:before="186" w:line="360" w:lineRule="auto"/>
        <w:ind w:right="3425"/>
        <w:rPr>
          <w:sz w:val="28"/>
          <w:szCs w:val="28"/>
        </w:rPr>
      </w:pPr>
      <w:r w:rsidRPr="00F06B83">
        <w:rPr>
          <w:sz w:val="28"/>
          <w:szCs w:val="28"/>
        </w:rPr>
        <w:t xml:space="preserve">                            &lt;button type=</w:t>
      </w:r>
      <w:r w:rsidR="00C43560" w:rsidRPr="00F06B83">
        <w:rPr>
          <w:sz w:val="28"/>
          <w:szCs w:val="28"/>
        </w:rPr>
        <w:t>”</w:t>
      </w:r>
      <w:r w:rsidRPr="00F06B83">
        <w:rPr>
          <w:sz w:val="28"/>
          <w:szCs w:val="28"/>
        </w:rPr>
        <w:t>submit</w:t>
      </w:r>
      <w:r w:rsidR="00C43560" w:rsidRPr="00F06B83">
        <w:rPr>
          <w:sz w:val="28"/>
          <w:szCs w:val="28"/>
        </w:rPr>
        <w:t>”</w:t>
      </w:r>
      <w:r w:rsidRPr="00F06B83">
        <w:rPr>
          <w:sz w:val="28"/>
          <w:szCs w:val="28"/>
        </w:rPr>
        <w:t xml:space="preserve"> name=</w:t>
      </w:r>
      <w:r w:rsidR="00C43560" w:rsidRPr="00F06B83">
        <w:rPr>
          <w:sz w:val="28"/>
          <w:szCs w:val="28"/>
        </w:rPr>
        <w:t>”</w:t>
      </w:r>
      <w:r w:rsidRPr="00F06B83">
        <w:rPr>
          <w:sz w:val="28"/>
          <w:szCs w:val="28"/>
        </w:rPr>
        <w:t>login</w:t>
      </w:r>
      <w:r w:rsidR="00C43560" w:rsidRPr="00F06B83">
        <w:rPr>
          <w:sz w:val="28"/>
          <w:szCs w:val="28"/>
        </w:rPr>
        <w:t>”</w:t>
      </w:r>
      <w:r w:rsidRPr="00F06B83">
        <w:rPr>
          <w:sz w:val="28"/>
          <w:szCs w:val="28"/>
        </w:rPr>
        <w:t xml:space="preserve"> class=</w:t>
      </w:r>
      <w:r w:rsidR="00C43560" w:rsidRPr="00F06B83">
        <w:rPr>
          <w:sz w:val="28"/>
          <w:szCs w:val="28"/>
        </w:rPr>
        <w:t>”</w:t>
      </w:r>
      <w:r w:rsidRPr="00F06B83">
        <w:rPr>
          <w:sz w:val="28"/>
          <w:szCs w:val="28"/>
        </w:rPr>
        <w:t>btn btn-primary w-100</w:t>
      </w:r>
      <w:r w:rsidR="00C43560" w:rsidRPr="00F06B83">
        <w:rPr>
          <w:sz w:val="28"/>
          <w:szCs w:val="28"/>
        </w:rPr>
        <w:t>”</w:t>
      </w:r>
      <w:r w:rsidRPr="00F06B83">
        <w:rPr>
          <w:sz w:val="28"/>
          <w:szCs w:val="28"/>
        </w:rPr>
        <w:t>&gt;Login&lt;/button&gt;</w:t>
      </w:r>
    </w:p>
    <w:p w14:paraId="476203CE" w14:textId="77777777" w:rsidR="001E6F89" w:rsidRPr="00F06B83" w:rsidRDefault="001E6F89" w:rsidP="001E6F89">
      <w:pPr>
        <w:pStyle w:val="BodyText"/>
        <w:spacing w:before="186" w:line="360" w:lineRule="auto"/>
        <w:ind w:right="3425"/>
        <w:rPr>
          <w:sz w:val="28"/>
          <w:szCs w:val="28"/>
        </w:rPr>
      </w:pPr>
      <w:r w:rsidRPr="00F06B83">
        <w:rPr>
          <w:sz w:val="28"/>
          <w:szCs w:val="28"/>
        </w:rPr>
        <w:t xml:space="preserve">                        &lt;/form&gt;</w:t>
      </w:r>
    </w:p>
    <w:p w14:paraId="1638D5E6" w14:textId="5F12E329" w:rsidR="001E6F89" w:rsidRPr="00F06B83" w:rsidRDefault="001E6F89" w:rsidP="001E6F89">
      <w:pPr>
        <w:pStyle w:val="BodyText"/>
        <w:spacing w:before="186" w:line="360" w:lineRule="auto"/>
        <w:ind w:right="3425"/>
        <w:rPr>
          <w:sz w:val="28"/>
          <w:szCs w:val="28"/>
        </w:rPr>
      </w:pPr>
      <w:r w:rsidRPr="00F06B83">
        <w:rPr>
          <w:sz w:val="28"/>
          <w:szCs w:val="28"/>
        </w:rPr>
        <w:t xml:space="preserve">                        &lt;p class=</w:t>
      </w:r>
      <w:r w:rsidR="00C43560" w:rsidRPr="00F06B83">
        <w:rPr>
          <w:sz w:val="28"/>
          <w:szCs w:val="28"/>
        </w:rPr>
        <w:t>”</w:t>
      </w:r>
      <w:r w:rsidRPr="00F06B83">
        <w:rPr>
          <w:sz w:val="28"/>
          <w:szCs w:val="28"/>
        </w:rPr>
        <w:t>text-center mt-3</w:t>
      </w:r>
      <w:r w:rsidR="00C43560" w:rsidRPr="00F06B83">
        <w:rPr>
          <w:sz w:val="28"/>
          <w:szCs w:val="28"/>
        </w:rPr>
        <w:t>”</w:t>
      </w:r>
      <w:r w:rsidRPr="00F06B83">
        <w:rPr>
          <w:sz w:val="28"/>
          <w:szCs w:val="28"/>
        </w:rPr>
        <w:t>&gt;Don</w:t>
      </w:r>
      <w:r w:rsidR="00C43560" w:rsidRPr="00F06B83">
        <w:rPr>
          <w:sz w:val="28"/>
          <w:szCs w:val="28"/>
        </w:rPr>
        <w:t>’</w:t>
      </w:r>
      <w:r w:rsidRPr="00F06B83">
        <w:rPr>
          <w:sz w:val="28"/>
          <w:szCs w:val="28"/>
        </w:rPr>
        <w:t>t have an account? &lt;a href=</w:t>
      </w:r>
      <w:r w:rsidR="00C43560" w:rsidRPr="00F06B83">
        <w:rPr>
          <w:sz w:val="28"/>
          <w:szCs w:val="28"/>
        </w:rPr>
        <w:t>”</w:t>
      </w:r>
      <w:r w:rsidRPr="00F06B83">
        <w:rPr>
          <w:sz w:val="28"/>
          <w:szCs w:val="28"/>
        </w:rPr>
        <w:t>register.php</w:t>
      </w:r>
      <w:r w:rsidR="00C43560" w:rsidRPr="00F06B83">
        <w:rPr>
          <w:sz w:val="28"/>
          <w:szCs w:val="28"/>
        </w:rPr>
        <w:t>”</w:t>
      </w:r>
      <w:r w:rsidRPr="00F06B83">
        <w:rPr>
          <w:sz w:val="28"/>
          <w:szCs w:val="28"/>
        </w:rPr>
        <w:t>&gt;Register&lt;/a&gt;&lt;/p&gt;</w:t>
      </w:r>
    </w:p>
    <w:p w14:paraId="1D7286CA" w14:textId="77777777" w:rsidR="001E6F89" w:rsidRPr="00F06B83" w:rsidRDefault="001E6F89" w:rsidP="001E6F89">
      <w:pPr>
        <w:pStyle w:val="BodyText"/>
        <w:spacing w:before="186" w:line="360" w:lineRule="auto"/>
        <w:ind w:right="3425"/>
        <w:rPr>
          <w:sz w:val="28"/>
          <w:szCs w:val="28"/>
        </w:rPr>
      </w:pPr>
      <w:r w:rsidRPr="00F06B83">
        <w:rPr>
          <w:sz w:val="28"/>
          <w:szCs w:val="28"/>
        </w:rPr>
        <w:t xml:space="preserve">                    &lt;/div&gt;</w:t>
      </w:r>
    </w:p>
    <w:p w14:paraId="4DA9A9A1" w14:textId="77777777" w:rsidR="001E6F89" w:rsidRPr="00F06B83" w:rsidRDefault="001E6F89" w:rsidP="001E6F89">
      <w:pPr>
        <w:pStyle w:val="BodyText"/>
        <w:spacing w:before="186" w:line="360" w:lineRule="auto"/>
        <w:ind w:right="3425"/>
        <w:rPr>
          <w:sz w:val="28"/>
          <w:szCs w:val="28"/>
        </w:rPr>
      </w:pPr>
      <w:r w:rsidRPr="00F06B83">
        <w:rPr>
          <w:sz w:val="28"/>
          <w:szCs w:val="28"/>
        </w:rPr>
        <w:t xml:space="preserve">                &lt;/div&gt;</w:t>
      </w:r>
    </w:p>
    <w:p w14:paraId="00DD72D0" w14:textId="77777777" w:rsidR="001E6F89" w:rsidRPr="00F06B83" w:rsidRDefault="001E6F89" w:rsidP="001E6F89">
      <w:pPr>
        <w:pStyle w:val="BodyText"/>
        <w:spacing w:before="186" w:line="360" w:lineRule="auto"/>
        <w:ind w:right="3425"/>
        <w:rPr>
          <w:sz w:val="28"/>
          <w:szCs w:val="28"/>
        </w:rPr>
      </w:pPr>
      <w:r w:rsidRPr="00F06B83">
        <w:rPr>
          <w:sz w:val="28"/>
          <w:szCs w:val="28"/>
        </w:rPr>
        <w:t xml:space="preserve">            &lt;/div&gt;</w:t>
      </w:r>
    </w:p>
    <w:p w14:paraId="4A8A4990" w14:textId="77777777" w:rsidR="001E6F89" w:rsidRPr="00F06B83" w:rsidRDefault="001E6F89" w:rsidP="001E6F89">
      <w:pPr>
        <w:pStyle w:val="BodyText"/>
        <w:spacing w:before="186" w:line="360" w:lineRule="auto"/>
        <w:ind w:right="3425"/>
        <w:rPr>
          <w:sz w:val="28"/>
          <w:szCs w:val="28"/>
        </w:rPr>
      </w:pPr>
      <w:r w:rsidRPr="00F06B83">
        <w:rPr>
          <w:sz w:val="28"/>
          <w:szCs w:val="28"/>
        </w:rPr>
        <w:t xml:space="preserve">        &lt;/div&gt;</w:t>
      </w:r>
    </w:p>
    <w:p w14:paraId="3634F567" w14:textId="77777777" w:rsidR="001E6F89" w:rsidRPr="00F06B83" w:rsidRDefault="001E6F89" w:rsidP="001E6F89">
      <w:pPr>
        <w:pStyle w:val="BodyText"/>
        <w:spacing w:before="186" w:line="360" w:lineRule="auto"/>
        <w:ind w:right="3425"/>
        <w:rPr>
          <w:sz w:val="28"/>
          <w:szCs w:val="28"/>
        </w:rPr>
      </w:pPr>
      <w:r w:rsidRPr="00F06B83">
        <w:rPr>
          <w:sz w:val="28"/>
          <w:szCs w:val="28"/>
        </w:rPr>
        <w:t xml:space="preserve">    &lt;/div&gt;</w:t>
      </w:r>
    </w:p>
    <w:p w14:paraId="28B7386D" w14:textId="1283D817" w:rsidR="001E6F89" w:rsidRPr="00F06B83" w:rsidRDefault="001E6F89" w:rsidP="001E6F89">
      <w:pPr>
        <w:pStyle w:val="BodyText"/>
        <w:spacing w:before="186" w:line="360" w:lineRule="auto"/>
        <w:ind w:right="3425"/>
        <w:rPr>
          <w:sz w:val="28"/>
          <w:szCs w:val="28"/>
        </w:rPr>
      </w:pPr>
      <w:r w:rsidRPr="00F06B83">
        <w:rPr>
          <w:sz w:val="28"/>
          <w:szCs w:val="28"/>
        </w:rPr>
        <w:t xml:space="preserve">    &lt;script src=</w:t>
      </w:r>
      <w:r w:rsidR="00C43560" w:rsidRPr="00F06B83">
        <w:rPr>
          <w:sz w:val="28"/>
          <w:szCs w:val="28"/>
        </w:rPr>
        <w:t>”</w:t>
      </w:r>
      <w:r w:rsidRPr="00F06B83">
        <w:rPr>
          <w:sz w:val="28"/>
          <w:szCs w:val="28"/>
        </w:rPr>
        <w:t>https://cdn.jsdelivr.net/npm/bootstrap@5.3.0/dist/js/bootstrap.bundle.min.js</w:t>
      </w:r>
      <w:r w:rsidR="00C43560" w:rsidRPr="00F06B83">
        <w:rPr>
          <w:sz w:val="28"/>
          <w:szCs w:val="28"/>
        </w:rPr>
        <w:t>”</w:t>
      </w:r>
      <w:r w:rsidRPr="00F06B83">
        <w:rPr>
          <w:sz w:val="28"/>
          <w:szCs w:val="28"/>
        </w:rPr>
        <w:t>&gt;&lt;/script&gt;</w:t>
      </w:r>
    </w:p>
    <w:p w14:paraId="17FC766E" w14:textId="77777777" w:rsidR="001E6F89" w:rsidRPr="00F06B83" w:rsidRDefault="001E6F89" w:rsidP="001E6F89">
      <w:pPr>
        <w:pStyle w:val="BodyText"/>
        <w:spacing w:before="186" w:line="360" w:lineRule="auto"/>
        <w:ind w:right="3425"/>
        <w:rPr>
          <w:sz w:val="28"/>
          <w:szCs w:val="28"/>
        </w:rPr>
      </w:pPr>
      <w:r w:rsidRPr="00F06B83">
        <w:rPr>
          <w:sz w:val="28"/>
          <w:szCs w:val="28"/>
        </w:rPr>
        <w:t>&lt;/body&gt;</w:t>
      </w:r>
    </w:p>
    <w:p w14:paraId="60348B8F" w14:textId="4B5822B7" w:rsidR="001E6F89" w:rsidRPr="00F06B83" w:rsidRDefault="001E6F89" w:rsidP="001E6F89">
      <w:pPr>
        <w:pStyle w:val="BodyText"/>
        <w:spacing w:before="186" w:line="360" w:lineRule="auto"/>
        <w:ind w:right="3425"/>
        <w:rPr>
          <w:sz w:val="28"/>
          <w:szCs w:val="28"/>
        </w:rPr>
      </w:pPr>
      <w:r w:rsidRPr="00F06B83">
        <w:rPr>
          <w:sz w:val="28"/>
          <w:szCs w:val="28"/>
        </w:rPr>
        <w:t>&lt;/html&gt;</w:t>
      </w:r>
    </w:p>
    <w:p w14:paraId="10677B9B" w14:textId="77777777" w:rsidR="00F06B83" w:rsidRDefault="00F06B83" w:rsidP="00F95386">
      <w:pPr>
        <w:pStyle w:val="BodyText"/>
        <w:spacing w:before="186" w:line="360" w:lineRule="auto"/>
        <w:ind w:right="3425"/>
        <w:rPr>
          <w:b/>
          <w:bCs/>
          <w:sz w:val="28"/>
          <w:szCs w:val="28"/>
        </w:rPr>
      </w:pPr>
    </w:p>
    <w:p w14:paraId="5AF87FB9" w14:textId="77777777" w:rsidR="00F06B83" w:rsidRDefault="00F06B83" w:rsidP="00F95386">
      <w:pPr>
        <w:pStyle w:val="BodyText"/>
        <w:spacing w:before="186" w:line="360" w:lineRule="auto"/>
        <w:ind w:right="3425"/>
        <w:rPr>
          <w:b/>
          <w:bCs/>
          <w:sz w:val="28"/>
          <w:szCs w:val="28"/>
        </w:rPr>
      </w:pPr>
    </w:p>
    <w:p w14:paraId="7DBD0BBE" w14:textId="6CFDAD91" w:rsidR="00F95386" w:rsidRPr="00F06B83" w:rsidRDefault="00F95386" w:rsidP="00F95386">
      <w:pPr>
        <w:pStyle w:val="BodyText"/>
        <w:spacing w:before="186" w:line="360" w:lineRule="auto"/>
        <w:ind w:right="3425"/>
        <w:rPr>
          <w:b/>
          <w:bCs/>
          <w:sz w:val="28"/>
          <w:szCs w:val="28"/>
        </w:rPr>
      </w:pPr>
      <w:r w:rsidRPr="00F06B83">
        <w:rPr>
          <w:b/>
          <w:bCs/>
          <w:sz w:val="28"/>
          <w:szCs w:val="28"/>
        </w:rPr>
        <w:lastRenderedPageBreak/>
        <w:t xml:space="preserve">5.2 FRONTEND IMPLEMENTATION </w:t>
      </w:r>
    </w:p>
    <w:p w14:paraId="302AC1A2" w14:textId="214D51E5" w:rsidR="00F95386" w:rsidRPr="00F06B83" w:rsidRDefault="00F95386" w:rsidP="00F95386">
      <w:pPr>
        <w:pStyle w:val="BodyText"/>
        <w:spacing w:before="186" w:line="360" w:lineRule="auto"/>
        <w:ind w:right="-687"/>
        <w:rPr>
          <w:sz w:val="28"/>
          <w:szCs w:val="28"/>
        </w:rPr>
      </w:pPr>
      <w:r w:rsidRPr="00F06B83">
        <w:rPr>
          <w:sz w:val="28"/>
          <w:szCs w:val="28"/>
        </w:rPr>
        <w:t>The frontend is constructed using HTML, CSS, and JavaScript embedded in PHP. The layout is clean and user-friendly, ensuring smooth navigation and responsiveness.</w:t>
      </w:r>
    </w:p>
    <w:p w14:paraId="5D7D3F9A" w14:textId="603C66C1" w:rsidR="00F95386" w:rsidRPr="00F06B83" w:rsidRDefault="00C43560" w:rsidP="00F95386">
      <w:pPr>
        <w:pStyle w:val="BodyText"/>
        <w:spacing w:before="186" w:line="360" w:lineRule="auto"/>
        <w:ind w:right="-687"/>
        <w:rPr>
          <w:sz w:val="28"/>
          <w:szCs w:val="28"/>
        </w:rPr>
      </w:pPr>
      <w:r w:rsidRPr="00F06B83">
        <w:rPr>
          <w:b/>
          <w:bCs/>
          <w:sz w:val="28"/>
          <w:szCs w:val="28"/>
        </w:rPr>
        <w:t>H</w:t>
      </w:r>
      <w:r w:rsidR="00F95386" w:rsidRPr="00F06B83">
        <w:rPr>
          <w:b/>
          <w:bCs/>
          <w:sz w:val="28"/>
          <w:szCs w:val="28"/>
        </w:rPr>
        <w:t>ome.php</w:t>
      </w:r>
      <w:r w:rsidR="00F95386" w:rsidRPr="00F06B83">
        <w:rPr>
          <w:sz w:val="28"/>
          <w:szCs w:val="28"/>
        </w:rPr>
        <w:t xml:space="preserve"> Displays homepage with navigation.</w:t>
      </w:r>
    </w:p>
    <w:p w14:paraId="31A77E42" w14:textId="77777777" w:rsidR="00F95386" w:rsidRPr="00F06B83" w:rsidRDefault="00F95386" w:rsidP="00F95386">
      <w:pPr>
        <w:pStyle w:val="BodyText"/>
        <w:spacing w:before="186" w:line="360" w:lineRule="auto"/>
        <w:ind w:right="-687"/>
        <w:rPr>
          <w:sz w:val="28"/>
          <w:szCs w:val="28"/>
        </w:rPr>
      </w:pPr>
      <w:r w:rsidRPr="00F06B83">
        <w:rPr>
          <w:sz w:val="28"/>
          <w:szCs w:val="28"/>
        </w:rPr>
        <w:t>&lt;!DOCTYPE html&gt;</w:t>
      </w:r>
    </w:p>
    <w:p w14:paraId="01A38458" w14:textId="29E8BEA2" w:rsidR="00F95386" w:rsidRPr="00F06B83" w:rsidRDefault="00F95386" w:rsidP="00F95386">
      <w:pPr>
        <w:pStyle w:val="BodyText"/>
        <w:spacing w:before="186" w:line="360" w:lineRule="auto"/>
        <w:ind w:right="-687"/>
        <w:rPr>
          <w:sz w:val="28"/>
          <w:szCs w:val="28"/>
        </w:rPr>
      </w:pPr>
      <w:r w:rsidRPr="00F06B83">
        <w:rPr>
          <w:sz w:val="28"/>
          <w:szCs w:val="28"/>
        </w:rPr>
        <w:t>&lt;html lang=</w:t>
      </w:r>
      <w:r w:rsidR="00C43560" w:rsidRPr="00F06B83">
        <w:rPr>
          <w:sz w:val="28"/>
          <w:szCs w:val="28"/>
        </w:rPr>
        <w:t>”</w:t>
      </w:r>
      <w:r w:rsidRPr="00F06B83">
        <w:rPr>
          <w:sz w:val="28"/>
          <w:szCs w:val="28"/>
        </w:rPr>
        <w:t>en</w:t>
      </w:r>
      <w:r w:rsidR="00C43560" w:rsidRPr="00F06B83">
        <w:rPr>
          <w:sz w:val="28"/>
          <w:szCs w:val="28"/>
        </w:rPr>
        <w:t>”</w:t>
      </w:r>
      <w:r w:rsidRPr="00F06B83">
        <w:rPr>
          <w:sz w:val="28"/>
          <w:szCs w:val="28"/>
        </w:rPr>
        <w:t>&gt;</w:t>
      </w:r>
    </w:p>
    <w:p w14:paraId="7918D9B0" w14:textId="77777777" w:rsidR="00F95386" w:rsidRPr="00F06B83" w:rsidRDefault="00F95386" w:rsidP="00F95386">
      <w:pPr>
        <w:pStyle w:val="BodyText"/>
        <w:spacing w:before="186" w:line="360" w:lineRule="auto"/>
        <w:ind w:right="-687"/>
        <w:rPr>
          <w:sz w:val="28"/>
          <w:szCs w:val="28"/>
        </w:rPr>
      </w:pPr>
      <w:r w:rsidRPr="00F06B83">
        <w:rPr>
          <w:sz w:val="28"/>
          <w:szCs w:val="28"/>
        </w:rPr>
        <w:t>&lt;head&gt;</w:t>
      </w:r>
    </w:p>
    <w:p w14:paraId="49643E35" w14:textId="52E2003F" w:rsidR="00F95386" w:rsidRPr="00F06B83" w:rsidRDefault="00F95386" w:rsidP="00F95386">
      <w:pPr>
        <w:pStyle w:val="BodyText"/>
        <w:spacing w:before="186" w:line="360" w:lineRule="auto"/>
        <w:ind w:right="-687"/>
        <w:rPr>
          <w:sz w:val="28"/>
          <w:szCs w:val="28"/>
        </w:rPr>
      </w:pPr>
      <w:r w:rsidRPr="00F06B83">
        <w:rPr>
          <w:sz w:val="28"/>
          <w:szCs w:val="28"/>
        </w:rPr>
        <w:t xml:space="preserve">   &lt;meta charset=</w:t>
      </w:r>
      <w:r w:rsidR="00C43560" w:rsidRPr="00F06B83">
        <w:rPr>
          <w:sz w:val="28"/>
          <w:szCs w:val="28"/>
        </w:rPr>
        <w:t>”</w:t>
      </w:r>
      <w:r w:rsidRPr="00F06B83">
        <w:rPr>
          <w:sz w:val="28"/>
          <w:szCs w:val="28"/>
        </w:rPr>
        <w:t>UTF-8</w:t>
      </w:r>
      <w:r w:rsidR="00C43560" w:rsidRPr="00F06B83">
        <w:rPr>
          <w:sz w:val="28"/>
          <w:szCs w:val="28"/>
        </w:rPr>
        <w:t>”</w:t>
      </w:r>
      <w:r w:rsidRPr="00F06B83">
        <w:rPr>
          <w:sz w:val="28"/>
          <w:szCs w:val="28"/>
        </w:rPr>
        <w:t>&gt;</w:t>
      </w:r>
    </w:p>
    <w:p w14:paraId="25B353A4" w14:textId="77777777" w:rsidR="00F95386" w:rsidRPr="00F06B83" w:rsidRDefault="00F95386" w:rsidP="00F95386">
      <w:pPr>
        <w:pStyle w:val="BodyText"/>
        <w:spacing w:before="186" w:line="360" w:lineRule="auto"/>
        <w:ind w:right="-687"/>
        <w:rPr>
          <w:sz w:val="28"/>
          <w:szCs w:val="28"/>
        </w:rPr>
      </w:pPr>
      <w:r w:rsidRPr="00F06B83">
        <w:rPr>
          <w:sz w:val="28"/>
          <w:szCs w:val="28"/>
        </w:rPr>
        <w:t xml:space="preserve">   &lt;title&gt;SRVS Learning Hub&lt;/title&gt;</w:t>
      </w:r>
    </w:p>
    <w:p w14:paraId="6B9C92FE" w14:textId="52597198" w:rsidR="00F95386" w:rsidRPr="00F06B83" w:rsidRDefault="00F95386" w:rsidP="00F95386">
      <w:pPr>
        <w:pStyle w:val="BodyText"/>
        <w:spacing w:before="186" w:line="360" w:lineRule="auto"/>
        <w:ind w:right="-687"/>
        <w:rPr>
          <w:sz w:val="28"/>
          <w:szCs w:val="28"/>
        </w:rPr>
      </w:pPr>
      <w:r w:rsidRPr="00F06B83">
        <w:rPr>
          <w:sz w:val="28"/>
          <w:szCs w:val="28"/>
        </w:rPr>
        <w:t xml:space="preserve">   &lt;link rel=</w:t>
      </w:r>
      <w:r w:rsidR="00C43560" w:rsidRPr="00F06B83">
        <w:rPr>
          <w:sz w:val="28"/>
          <w:szCs w:val="28"/>
        </w:rPr>
        <w:t>”</w:t>
      </w:r>
      <w:r w:rsidRPr="00F06B83">
        <w:rPr>
          <w:sz w:val="28"/>
          <w:szCs w:val="28"/>
        </w:rPr>
        <w:t>stylesheet</w:t>
      </w:r>
      <w:r w:rsidR="00C43560" w:rsidRPr="00F06B83">
        <w:rPr>
          <w:sz w:val="28"/>
          <w:szCs w:val="28"/>
        </w:rPr>
        <w:t>”</w:t>
      </w:r>
      <w:r w:rsidRPr="00F06B83">
        <w:rPr>
          <w:sz w:val="28"/>
          <w:szCs w:val="28"/>
        </w:rPr>
        <w:t xml:space="preserve"> href=</w:t>
      </w:r>
      <w:r w:rsidR="00C43560" w:rsidRPr="00F06B83">
        <w:rPr>
          <w:sz w:val="28"/>
          <w:szCs w:val="28"/>
        </w:rPr>
        <w:t>”</w:t>
      </w:r>
      <w:r w:rsidRPr="00F06B83">
        <w:rPr>
          <w:sz w:val="28"/>
          <w:szCs w:val="28"/>
        </w:rPr>
        <w:t>css/style.css</w:t>
      </w:r>
      <w:r w:rsidR="00C43560" w:rsidRPr="00F06B83">
        <w:rPr>
          <w:sz w:val="28"/>
          <w:szCs w:val="28"/>
        </w:rPr>
        <w:t>”</w:t>
      </w:r>
      <w:r w:rsidRPr="00F06B83">
        <w:rPr>
          <w:sz w:val="28"/>
          <w:szCs w:val="28"/>
        </w:rPr>
        <w:t>&gt;</w:t>
      </w:r>
    </w:p>
    <w:p w14:paraId="70C000FF" w14:textId="77777777" w:rsidR="00F95386" w:rsidRPr="00F06B83" w:rsidRDefault="00F95386" w:rsidP="00F95386">
      <w:pPr>
        <w:pStyle w:val="BodyText"/>
        <w:spacing w:before="186" w:line="360" w:lineRule="auto"/>
        <w:ind w:right="-687"/>
        <w:rPr>
          <w:sz w:val="28"/>
          <w:szCs w:val="28"/>
        </w:rPr>
      </w:pPr>
      <w:r w:rsidRPr="00F06B83">
        <w:rPr>
          <w:sz w:val="28"/>
          <w:szCs w:val="28"/>
        </w:rPr>
        <w:t>&lt;/head&gt;</w:t>
      </w:r>
    </w:p>
    <w:p w14:paraId="10F3380B" w14:textId="77777777" w:rsidR="00F95386" w:rsidRPr="00F06B83" w:rsidRDefault="00F95386" w:rsidP="00F95386">
      <w:pPr>
        <w:pStyle w:val="BodyText"/>
        <w:spacing w:before="186" w:line="360" w:lineRule="auto"/>
        <w:ind w:right="-687"/>
        <w:rPr>
          <w:sz w:val="28"/>
          <w:szCs w:val="28"/>
        </w:rPr>
      </w:pPr>
      <w:r w:rsidRPr="00F06B83">
        <w:rPr>
          <w:sz w:val="28"/>
          <w:szCs w:val="28"/>
        </w:rPr>
        <w:t>&lt;body&gt;</w:t>
      </w:r>
    </w:p>
    <w:p w14:paraId="5DB9A5C8" w14:textId="77777777" w:rsidR="00F95386" w:rsidRPr="00F06B83" w:rsidRDefault="00F95386" w:rsidP="00F95386">
      <w:pPr>
        <w:pStyle w:val="BodyText"/>
        <w:spacing w:before="186" w:line="360" w:lineRule="auto"/>
        <w:ind w:right="-687"/>
        <w:rPr>
          <w:sz w:val="28"/>
          <w:szCs w:val="28"/>
        </w:rPr>
      </w:pPr>
      <w:r w:rsidRPr="00F06B83">
        <w:rPr>
          <w:sz w:val="28"/>
          <w:szCs w:val="28"/>
        </w:rPr>
        <w:t xml:space="preserve">   &lt;header&gt;</w:t>
      </w:r>
    </w:p>
    <w:p w14:paraId="3619D4CE" w14:textId="6443356B" w:rsidR="00F95386" w:rsidRPr="00F06B83" w:rsidRDefault="00F95386" w:rsidP="00F95386">
      <w:pPr>
        <w:pStyle w:val="BodyText"/>
        <w:spacing w:before="186" w:line="360" w:lineRule="auto"/>
        <w:ind w:right="-687"/>
        <w:rPr>
          <w:sz w:val="28"/>
          <w:szCs w:val="28"/>
        </w:rPr>
      </w:pPr>
      <w:r w:rsidRPr="00F06B83">
        <w:rPr>
          <w:sz w:val="28"/>
          <w:szCs w:val="28"/>
        </w:rPr>
        <w:t xml:space="preserve">      &lt;h1&gt;Welcome to </w:t>
      </w:r>
      <w:r w:rsidR="0068671F" w:rsidRPr="00F06B83">
        <w:rPr>
          <w:sz w:val="28"/>
          <w:szCs w:val="28"/>
        </w:rPr>
        <w:t>Empower famer</w:t>
      </w:r>
      <w:r w:rsidRPr="00F06B83">
        <w:rPr>
          <w:sz w:val="28"/>
          <w:szCs w:val="28"/>
        </w:rPr>
        <w:t>&lt;/h1&gt;</w:t>
      </w:r>
    </w:p>
    <w:p w14:paraId="1805B2F0" w14:textId="77777777" w:rsidR="00F95386" w:rsidRPr="00F06B83" w:rsidRDefault="00F95386" w:rsidP="00F95386">
      <w:pPr>
        <w:pStyle w:val="BodyText"/>
        <w:spacing w:before="186" w:line="360" w:lineRule="auto"/>
        <w:ind w:right="-687"/>
        <w:rPr>
          <w:sz w:val="28"/>
          <w:szCs w:val="28"/>
        </w:rPr>
      </w:pPr>
      <w:r w:rsidRPr="00F06B83">
        <w:rPr>
          <w:sz w:val="28"/>
          <w:szCs w:val="28"/>
        </w:rPr>
        <w:t xml:space="preserve">      &lt;nav&gt;</w:t>
      </w:r>
    </w:p>
    <w:p w14:paraId="2DAE5B55" w14:textId="0B92620B" w:rsidR="00F95386" w:rsidRPr="00F06B83" w:rsidRDefault="00F95386" w:rsidP="00F95386">
      <w:pPr>
        <w:pStyle w:val="BodyText"/>
        <w:spacing w:before="186" w:line="360" w:lineRule="auto"/>
        <w:ind w:right="-687"/>
        <w:rPr>
          <w:sz w:val="28"/>
          <w:szCs w:val="28"/>
        </w:rPr>
      </w:pPr>
      <w:r w:rsidRPr="00F06B83">
        <w:rPr>
          <w:sz w:val="28"/>
          <w:szCs w:val="28"/>
        </w:rPr>
        <w:t xml:space="preserve">         &lt;a href=</w:t>
      </w:r>
      <w:r w:rsidR="00C43560" w:rsidRPr="00F06B83">
        <w:rPr>
          <w:sz w:val="28"/>
          <w:szCs w:val="28"/>
        </w:rPr>
        <w:t>”</w:t>
      </w:r>
      <w:r w:rsidR="00820FD8" w:rsidRPr="00F06B83">
        <w:rPr>
          <w:sz w:val="28"/>
          <w:szCs w:val="28"/>
        </w:rPr>
        <w:t>register</w:t>
      </w:r>
      <w:r w:rsidRPr="00F06B83">
        <w:rPr>
          <w:sz w:val="28"/>
          <w:szCs w:val="28"/>
        </w:rPr>
        <w:t>.php</w:t>
      </w:r>
      <w:r w:rsidR="00C43560" w:rsidRPr="00F06B83">
        <w:rPr>
          <w:sz w:val="28"/>
          <w:szCs w:val="28"/>
        </w:rPr>
        <w:t>”</w:t>
      </w:r>
      <w:r w:rsidRPr="00F06B83">
        <w:rPr>
          <w:sz w:val="28"/>
          <w:szCs w:val="28"/>
        </w:rPr>
        <w:t>&gt;Login&lt;/a&gt;</w:t>
      </w:r>
    </w:p>
    <w:p w14:paraId="14F2A3EC" w14:textId="19C7D46A" w:rsidR="00F95386" w:rsidRPr="00F06B83" w:rsidRDefault="00F95386" w:rsidP="00F95386">
      <w:pPr>
        <w:pStyle w:val="BodyText"/>
        <w:spacing w:before="186" w:line="360" w:lineRule="auto"/>
        <w:ind w:right="-687"/>
        <w:rPr>
          <w:sz w:val="28"/>
          <w:szCs w:val="28"/>
        </w:rPr>
      </w:pPr>
      <w:r w:rsidRPr="00F06B83">
        <w:rPr>
          <w:sz w:val="28"/>
          <w:szCs w:val="28"/>
        </w:rPr>
        <w:t xml:space="preserve">         &lt;a href=</w:t>
      </w:r>
      <w:r w:rsidR="00C43560" w:rsidRPr="00F06B83">
        <w:rPr>
          <w:sz w:val="28"/>
          <w:szCs w:val="28"/>
        </w:rPr>
        <w:t>”</w:t>
      </w:r>
      <w:r w:rsidR="00820FD8" w:rsidRPr="00F06B83">
        <w:rPr>
          <w:sz w:val="28"/>
          <w:szCs w:val="28"/>
        </w:rPr>
        <w:t>login</w:t>
      </w:r>
      <w:r w:rsidRPr="00F06B83">
        <w:rPr>
          <w:sz w:val="28"/>
          <w:szCs w:val="28"/>
        </w:rPr>
        <w:t>.php</w:t>
      </w:r>
      <w:r w:rsidR="00C43560" w:rsidRPr="00F06B83">
        <w:rPr>
          <w:sz w:val="28"/>
          <w:szCs w:val="28"/>
        </w:rPr>
        <w:t>”</w:t>
      </w:r>
      <w:r w:rsidRPr="00F06B83">
        <w:rPr>
          <w:sz w:val="28"/>
          <w:szCs w:val="28"/>
        </w:rPr>
        <w:t>&gt;Register&lt;/a&gt;</w:t>
      </w:r>
    </w:p>
    <w:p w14:paraId="3B87589F" w14:textId="1BE62DBF" w:rsidR="00F95386" w:rsidRPr="00F06B83" w:rsidRDefault="00F95386" w:rsidP="00F95386">
      <w:pPr>
        <w:pStyle w:val="BodyText"/>
        <w:spacing w:before="186" w:line="360" w:lineRule="auto"/>
        <w:ind w:right="-687"/>
        <w:rPr>
          <w:sz w:val="28"/>
          <w:szCs w:val="28"/>
        </w:rPr>
      </w:pPr>
      <w:r w:rsidRPr="00F06B83">
        <w:rPr>
          <w:sz w:val="28"/>
          <w:szCs w:val="28"/>
        </w:rPr>
        <w:t xml:space="preserve">         &lt;a href=</w:t>
      </w:r>
      <w:r w:rsidR="00C43560" w:rsidRPr="00F06B83">
        <w:rPr>
          <w:sz w:val="28"/>
          <w:szCs w:val="28"/>
        </w:rPr>
        <w:t>”</w:t>
      </w:r>
      <w:r w:rsidR="00476FA1" w:rsidRPr="00F06B83">
        <w:rPr>
          <w:sz w:val="28"/>
          <w:szCs w:val="28"/>
        </w:rPr>
        <w:t>posts</w:t>
      </w:r>
      <w:r w:rsidRPr="00F06B83">
        <w:rPr>
          <w:sz w:val="28"/>
          <w:szCs w:val="28"/>
        </w:rPr>
        <w:t>.php</w:t>
      </w:r>
      <w:r w:rsidR="00C43560" w:rsidRPr="00F06B83">
        <w:rPr>
          <w:sz w:val="28"/>
          <w:szCs w:val="28"/>
        </w:rPr>
        <w:t>”</w:t>
      </w:r>
      <w:r w:rsidRPr="00F06B83">
        <w:rPr>
          <w:sz w:val="28"/>
          <w:szCs w:val="28"/>
        </w:rPr>
        <w:t>&gt;C</w:t>
      </w:r>
      <w:r w:rsidR="00820FD8" w:rsidRPr="00F06B83">
        <w:rPr>
          <w:sz w:val="28"/>
          <w:szCs w:val="28"/>
        </w:rPr>
        <w:t>rops search</w:t>
      </w:r>
      <w:r w:rsidRPr="00F06B83">
        <w:rPr>
          <w:sz w:val="28"/>
          <w:szCs w:val="28"/>
        </w:rPr>
        <w:t>&lt;/a&gt;</w:t>
      </w:r>
    </w:p>
    <w:p w14:paraId="525F94F7" w14:textId="77777777" w:rsidR="00F95386" w:rsidRPr="00F06B83" w:rsidRDefault="00F95386" w:rsidP="00F95386">
      <w:pPr>
        <w:pStyle w:val="BodyText"/>
        <w:spacing w:before="186" w:line="360" w:lineRule="auto"/>
        <w:ind w:right="-687"/>
        <w:rPr>
          <w:sz w:val="28"/>
          <w:szCs w:val="28"/>
        </w:rPr>
      </w:pPr>
      <w:r w:rsidRPr="00F06B83">
        <w:rPr>
          <w:sz w:val="28"/>
          <w:szCs w:val="28"/>
        </w:rPr>
        <w:t xml:space="preserve">      &lt;/nav&gt;</w:t>
      </w:r>
    </w:p>
    <w:p w14:paraId="37E2B354" w14:textId="77777777" w:rsidR="00F95386" w:rsidRPr="00F06B83" w:rsidRDefault="00F95386" w:rsidP="00F95386">
      <w:pPr>
        <w:pStyle w:val="BodyText"/>
        <w:spacing w:before="186" w:line="360" w:lineRule="auto"/>
        <w:ind w:right="-687"/>
        <w:rPr>
          <w:sz w:val="28"/>
          <w:szCs w:val="28"/>
        </w:rPr>
      </w:pPr>
      <w:r w:rsidRPr="00F06B83">
        <w:rPr>
          <w:sz w:val="28"/>
          <w:szCs w:val="28"/>
        </w:rPr>
        <w:t xml:space="preserve">   &lt;/header&gt;</w:t>
      </w:r>
    </w:p>
    <w:p w14:paraId="0F067110" w14:textId="77777777" w:rsidR="00F95386" w:rsidRPr="00F06B83" w:rsidRDefault="00F95386" w:rsidP="00F95386">
      <w:pPr>
        <w:pStyle w:val="BodyText"/>
        <w:spacing w:before="186" w:line="360" w:lineRule="auto"/>
        <w:ind w:right="-687"/>
        <w:rPr>
          <w:sz w:val="28"/>
          <w:szCs w:val="28"/>
        </w:rPr>
      </w:pPr>
      <w:r w:rsidRPr="00F06B83">
        <w:rPr>
          <w:sz w:val="28"/>
          <w:szCs w:val="28"/>
        </w:rPr>
        <w:t>&lt;/body&gt;</w:t>
      </w:r>
    </w:p>
    <w:p w14:paraId="5084DCFA" w14:textId="052C3A99" w:rsidR="00F95386" w:rsidRPr="00F06B83" w:rsidRDefault="00F95386" w:rsidP="00F95386">
      <w:pPr>
        <w:pStyle w:val="BodyText"/>
        <w:spacing w:before="186" w:line="360" w:lineRule="auto"/>
        <w:ind w:right="-687"/>
        <w:rPr>
          <w:sz w:val="28"/>
          <w:szCs w:val="28"/>
        </w:rPr>
      </w:pPr>
      <w:r w:rsidRPr="00F06B83">
        <w:rPr>
          <w:sz w:val="28"/>
          <w:szCs w:val="28"/>
        </w:rPr>
        <w:t>&lt;/html&gt;</w:t>
      </w:r>
    </w:p>
    <w:p w14:paraId="3D835758" w14:textId="77777777" w:rsidR="00F95386" w:rsidRPr="00F06B83" w:rsidRDefault="00F95386" w:rsidP="00F95386">
      <w:pPr>
        <w:pStyle w:val="BodyText"/>
        <w:spacing w:before="186" w:line="360" w:lineRule="auto"/>
        <w:ind w:right="-687"/>
        <w:rPr>
          <w:sz w:val="28"/>
          <w:szCs w:val="28"/>
        </w:rPr>
      </w:pPr>
    </w:p>
    <w:p w14:paraId="66FBF773" w14:textId="77777777" w:rsidR="00F95386" w:rsidRPr="00F06B83" w:rsidRDefault="00F95386" w:rsidP="00F95386">
      <w:pPr>
        <w:pStyle w:val="BodyText"/>
        <w:spacing w:before="186" w:line="360" w:lineRule="auto"/>
        <w:ind w:left="0" w:right="-687"/>
        <w:rPr>
          <w:sz w:val="28"/>
          <w:szCs w:val="28"/>
        </w:rPr>
      </w:pPr>
    </w:p>
    <w:p w14:paraId="731BE47D" w14:textId="13AA482F" w:rsidR="00F95386" w:rsidRPr="00F06B83" w:rsidRDefault="00F95386" w:rsidP="00F95386">
      <w:pPr>
        <w:pStyle w:val="BodyText"/>
        <w:spacing w:before="186" w:line="360" w:lineRule="auto"/>
        <w:ind w:left="0" w:right="-687"/>
        <w:rPr>
          <w:sz w:val="28"/>
          <w:szCs w:val="28"/>
        </w:rPr>
      </w:pPr>
      <w:r w:rsidRPr="00F06B83">
        <w:rPr>
          <w:sz w:val="28"/>
          <w:szCs w:val="28"/>
        </w:rPr>
        <w:t xml:space="preserve">        </w:t>
      </w:r>
      <w:r w:rsidRPr="00F06B83">
        <w:rPr>
          <w:b/>
          <w:bCs/>
          <w:sz w:val="28"/>
          <w:szCs w:val="28"/>
        </w:rPr>
        <w:t>style.css</w:t>
      </w:r>
    </w:p>
    <w:p w14:paraId="7737B46F" w14:textId="77777777" w:rsidR="00F95386" w:rsidRPr="00F06B83" w:rsidRDefault="00F95386" w:rsidP="00F95386">
      <w:pPr>
        <w:pStyle w:val="BodyText"/>
        <w:spacing w:before="186" w:line="360" w:lineRule="auto"/>
        <w:ind w:right="-687"/>
        <w:rPr>
          <w:sz w:val="28"/>
          <w:szCs w:val="28"/>
        </w:rPr>
      </w:pPr>
      <w:r w:rsidRPr="00F06B83">
        <w:rPr>
          <w:sz w:val="28"/>
          <w:szCs w:val="28"/>
        </w:rPr>
        <w:t>body {</w:t>
      </w:r>
    </w:p>
    <w:p w14:paraId="2F11F0E0" w14:textId="77777777" w:rsidR="00F95386" w:rsidRPr="00F06B83" w:rsidRDefault="00F95386" w:rsidP="00F95386">
      <w:pPr>
        <w:pStyle w:val="BodyText"/>
        <w:spacing w:before="186" w:line="360" w:lineRule="auto"/>
        <w:ind w:right="-687"/>
        <w:rPr>
          <w:sz w:val="28"/>
          <w:szCs w:val="28"/>
        </w:rPr>
      </w:pPr>
      <w:r w:rsidRPr="00F06B83">
        <w:rPr>
          <w:sz w:val="28"/>
          <w:szCs w:val="28"/>
        </w:rPr>
        <w:t xml:space="preserve">   font-family: Arial, sans-serif;</w:t>
      </w:r>
    </w:p>
    <w:p w14:paraId="5E52803D" w14:textId="77777777" w:rsidR="00F95386" w:rsidRPr="00F06B83" w:rsidRDefault="00F95386" w:rsidP="00F95386">
      <w:pPr>
        <w:pStyle w:val="BodyText"/>
        <w:spacing w:before="186" w:line="360" w:lineRule="auto"/>
        <w:ind w:right="-687"/>
        <w:rPr>
          <w:sz w:val="28"/>
          <w:szCs w:val="28"/>
        </w:rPr>
      </w:pPr>
      <w:r w:rsidRPr="00F06B83">
        <w:rPr>
          <w:sz w:val="28"/>
          <w:szCs w:val="28"/>
        </w:rPr>
        <w:t xml:space="preserve">   background: #f4f4f4;</w:t>
      </w:r>
    </w:p>
    <w:p w14:paraId="1E0E8D36" w14:textId="77777777" w:rsidR="00F95386" w:rsidRPr="00F06B83" w:rsidRDefault="00F95386" w:rsidP="00F95386">
      <w:pPr>
        <w:pStyle w:val="BodyText"/>
        <w:spacing w:before="186" w:line="360" w:lineRule="auto"/>
        <w:ind w:right="-687"/>
        <w:rPr>
          <w:sz w:val="28"/>
          <w:szCs w:val="28"/>
        </w:rPr>
      </w:pPr>
      <w:r w:rsidRPr="00F06B83">
        <w:rPr>
          <w:sz w:val="28"/>
          <w:szCs w:val="28"/>
        </w:rPr>
        <w:t xml:space="preserve">   margin: 0;</w:t>
      </w:r>
    </w:p>
    <w:p w14:paraId="2F4C1D6C" w14:textId="77777777" w:rsidR="00F95386" w:rsidRPr="00F06B83" w:rsidRDefault="00F95386" w:rsidP="00F95386">
      <w:pPr>
        <w:pStyle w:val="BodyText"/>
        <w:spacing w:before="186" w:line="360" w:lineRule="auto"/>
        <w:ind w:right="-687"/>
        <w:rPr>
          <w:sz w:val="28"/>
          <w:szCs w:val="28"/>
        </w:rPr>
      </w:pPr>
      <w:r w:rsidRPr="00F06B83">
        <w:rPr>
          <w:sz w:val="28"/>
          <w:szCs w:val="28"/>
        </w:rPr>
        <w:t xml:space="preserve">   padding: 0;</w:t>
      </w:r>
    </w:p>
    <w:p w14:paraId="161172AE" w14:textId="77777777" w:rsidR="00F95386" w:rsidRPr="00F06B83" w:rsidRDefault="00F95386" w:rsidP="00F95386">
      <w:pPr>
        <w:pStyle w:val="BodyText"/>
        <w:spacing w:before="186" w:line="360" w:lineRule="auto"/>
        <w:ind w:right="-687"/>
        <w:rPr>
          <w:sz w:val="28"/>
          <w:szCs w:val="28"/>
        </w:rPr>
      </w:pPr>
      <w:r w:rsidRPr="00F06B83">
        <w:rPr>
          <w:sz w:val="28"/>
          <w:szCs w:val="28"/>
        </w:rPr>
        <w:t>}</w:t>
      </w:r>
    </w:p>
    <w:p w14:paraId="36694AC3" w14:textId="77777777" w:rsidR="00F95386" w:rsidRPr="00F06B83" w:rsidRDefault="00F95386" w:rsidP="00F95386">
      <w:pPr>
        <w:pStyle w:val="BodyText"/>
        <w:spacing w:before="186" w:line="360" w:lineRule="auto"/>
        <w:ind w:right="-687"/>
        <w:rPr>
          <w:sz w:val="28"/>
          <w:szCs w:val="28"/>
        </w:rPr>
      </w:pPr>
      <w:r w:rsidRPr="00F06B83">
        <w:rPr>
          <w:sz w:val="28"/>
          <w:szCs w:val="28"/>
        </w:rPr>
        <w:t>header {</w:t>
      </w:r>
    </w:p>
    <w:p w14:paraId="0065F49C" w14:textId="77777777" w:rsidR="00F95386" w:rsidRPr="00F06B83" w:rsidRDefault="00F95386" w:rsidP="00F95386">
      <w:pPr>
        <w:pStyle w:val="BodyText"/>
        <w:spacing w:before="186" w:line="360" w:lineRule="auto"/>
        <w:ind w:right="-687"/>
        <w:rPr>
          <w:sz w:val="28"/>
          <w:szCs w:val="28"/>
        </w:rPr>
      </w:pPr>
      <w:r w:rsidRPr="00F06B83">
        <w:rPr>
          <w:sz w:val="28"/>
          <w:szCs w:val="28"/>
        </w:rPr>
        <w:t xml:space="preserve">   background: #333;</w:t>
      </w:r>
    </w:p>
    <w:p w14:paraId="6265A903" w14:textId="77777777" w:rsidR="00F95386" w:rsidRPr="00F06B83" w:rsidRDefault="00F95386" w:rsidP="00F95386">
      <w:pPr>
        <w:pStyle w:val="BodyText"/>
        <w:spacing w:before="186" w:line="360" w:lineRule="auto"/>
        <w:ind w:right="-687"/>
        <w:rPr>
          <w:sz w:val="28"/>
          <w:szCs w:val="28"/>
        </w:rPr>
      </w:pPr>
      <w:r w:rsidRPr="00F06B83">
        <w:rPr>
          <w:sz w:val="28"/>
          <w:szCs w:val="28"/>
        </w:rPr>
        <w:t xml:space="preserve">   color: #fff;</w:t>
      </w:r>
    </w:p>
    <w:p w14:paraId="7111B599" w14:textId="77777777" w:rsidR="00F95386" w:rsidRPr="00F06B83" w:rsidRDefault="00F95386" w:rsidP="00F95386">
      <w:pPr>
        <w:pStyle w:val="BodyText"/>
        <w:spacing w:before="186" w:line="360" w:lineRule="auto"/>
        <w:ind w:right="-687"/>
        <w:rPr>
          <w:sz w:val="28"/>
          <w:szCs w:val="28"/>
        </w:rPr>
      </w:pPr>
      <w:r w:rsidRPr="00F06B83">
        <w:rPr>
          <w:sz w:val="28"/>
          <w:szCs w:val="28"/>
        </w:rPr>
        <w:t xml:space="preserve">   padding: 20px;</w:t>
      </w:r>
    </w:p>
    <w:p w14:paraId="4F70B12E" w14:textId="77777777" w:rsidR="00F95386" w:rsidRPr="00F06B83" w:rsidRDefault="00F95386" w:rsidP="00F95386">
      <w:pPr>
        <w:pStyle w:val="BodyText"/>
        <w:spacing w:before="186" w:line="360" w:lineRule="auto"/>
        <w:ind w:right="-687"/>
        <w:rPr>
          <w:sz w:val="28"/>
          <w:szCs w:val="28"/>
        </w:rPr>
      </w:pPr>
      <w:r w:rsidRPr="00F06B83">
        <w:rPr>
          <w:sz w:val="28"/>
          <w:szCs w:val="28"/>
        </w:rPr>
        <w:t xml:space="preserve">   text-align: center;</w:t>
      </w:r>
    </w:p>
    <w:p w14:paraId="314A22A1" w14:textId="77777777" w:rsidR="00F95386" w:rsidRPr="00F06B83" w:rsidRDefault="00F95386" w:rsidP="00F95386">
      <w:pPr>
        <w:pStyle w:val="BodyText"/>
        <w:spacing w:before="186" w:line="360" w:lineRule="auto"/>
        <w:ind w:right="-687"/>
        <w:rPr>
          <w:sz w:val="28"/>
          <w:szCs w:val="28"/>
        </w:rPr>
      </w:pPr>
      <w:r w:rsidRPr="00F06B83">
        <w:rPr>
          <w:sz w:val="28"/>
          <w:szCs w:val="28"/>
        </w:rPr>
        <w:t>}</w:t>
      </w:r>
    </w:p>
    <w:p w14:paraId="041F4A11" w14:textId="77777777" w:rsidR="00F95386" w:rsidRPr="00F06B83" w:rsidRDefault="00F95386" w:rsidP="00F95386">
      <w:pPr>
        <w:pStyle w:val="BodyText"/>
        <w:spacing w:before="186" w:line="360" w:lineRule="auto"/>
        <w:ind w:right="-687"/>
        <w:rPr>
          <w:sz w:val="28"/>
          <w:szCs w:val="28"/>
        </w:rPr>
      </w:pPr>
      <w:r w:rsidRPr="00F06B83">
        <w:rPr>
          <w:sz w:val="28"/>
          <w:szCs w:val="28"/>
        </w:rPr>
        <w:t>nav a {</w:t>
      </w:r>
    </w:p>
    <w:p w14:paraId="3F691DE8" w14:textId="77777777" w:rsidR="00F95386" w:rsidRPr="00F06B83" w:rsidRDefault="00F95386" w:rsidP="00F95386">
      <w:pPr>
        <w:pStyle w:val="BodyText"/>
        <w:spacing w:before="186" w:line="360" w:lineRule="auto"/>
        <w:ind w:right="-687"/>
        <w:rPr>
          <w:sz w:val="28"/>
          <w:szCs w:val="28"/>
        </w:rPr>
      </w:pPr>
      <w:r w:rsidRPr="00F06B83">
        <w:rPr>
          <w:sz w:val="28"/>
          <w:szCs w:val="28"/>
        </w:rPr>
        <w:t xml:space="preserve">   color: #fff;</w:t>
      </w:r>
    </w:p>
    <w:p w14:paraId="3EAD1BCE" w14:textId="77777777" w:rsidR="00F95386" w:rsidRPr="00F06B83" w:rsidRDefault="00F95386" w:rsidP="00F95386">
      <w:pPr>
        <w:pStyle w:val="BodyText"/>
        <w:spacing w:before="186" w:line="360" w:lineRule="auto"/>
        <w:ind w:right="-687"/>
        <w:rPr>
          <w:sz w:val="28"/>
          <w:szCs w:val="28"/>
        </w:rPr>
      </w:pPr>
      <w:r w:rsidRPr="00F06B83">
        <w:rPr>
          <w:sz w:val="28"/>
          <w:szCs w:val="28"/>
        </w:rPr>
        <w:t xml:space="preserve">   margin: 0 15px;</w:t>
      </w:r>
    </w:p>
    <w:p w14:paraId="12109577" w14:textId="77777777" w:rsidR="00F95386" w:rsidRPr="00F06B83" w:rsidRDefault="00F95386" w:rsidP="00F95386">
      <w:pPr>
        <w:pStyle w:val="BodyText"/>
        <w:spacing w:before="186" w:line="360" w:lineRule="auto"/>
        <w:ind w:right="-687"/>
        <w:rPr>
          <w:sz w:val="28"/>
          <w:szCs w:val="28"/>
        </w:rPr>
      </w:pPr>
      <w:r w:rsidRPr="00F06B83">
        <w:rPr>
          <w:sz w:val="28"/>
          <w:szCs w:val="28"/>
        </w:rPr>
        <w:t xml:space="preserve">   text-decoration: none;</w:t>
      </w:r>
    </w:p>
    <w:p w14:paraId="33AE0F26" w14:textId="2142B1BA" w:rsidR="00F95386" w:rsidRPr="00F06B83" w:rsidRDefault="00F95386" w:rsidP="00F95386">
      <w:pPr>
        <w:pStyle w:val="BodyText"/>
        <w:spacing w:before="186" w:line="360" w:lineRule="auto"/>
        <w:ind w:right="-687"/>
        <w:rPr>
          <w:sz w:val="28"/>
          <w:szCs w:val="28"/>
        </w:rPr>
      </w:pPr>
      <w:r w:rsidRPr="00F06B83">
        <w:rPr>
          <w:sz w:val="28"/>
          <w:szCs w:val="28"/>
        </w:rPr>
        <w:t>}</w:t>
      </w:r>
    </w:p>
    <w:p w14:paraId="6EB00FE7" w14:textId="77777777" w:rsidR="00D3703B" w:rsidRPr="00F06B83" w:rsidRDefault="00D3703B" w:rsidP="00820FD8">
      <w:pPr>
        <w:pStyle w:val="BodyText"/>
        <w:spacing w:before="186" w:line="360" w:lineRule="auto"/>
        <w:ind w:left="0" w:right="-687"/>
        <w:rPr>
          <w:sz w:val="28"/>
          <w:szCs w:val="28"/>
        </w:rPr>
      </w:pPr>
    </w:p>
    <w:p w14:paraId="44D3421A" w14:textId="77777777" w:rsidR="00820FD8" w:rsidRPr="00F06B83" w:rsidRDefault="00820FD8" w:rsidP="00820FD8">
      <w:pPr>
        <w:pStyle w:val="BodyText"/>
        <w:spacing w:before="186" w:line="360" w:lineRule="auto"/>
        <w:ind w:left="0" w:right="-687"/>
        <w:rPr>
          <w:sz w:val="28"/>
          <w:szCs w:val="28"/>
        </w:rPr>
      </w:pPr>
    </w:p>
    <w:p w14:paraId="36A192E9" w14:textId="6C1B76B5" w:rsidR="00F95386" w:rsidRPr="00F06B83" w:rsidRDefault="00F95386" w:rsidP="00F95386">
      <w:pPr>
        <w:pStyle w:val="BodyText"/>
        <w:spacing w:before="186" w:line="360" w:lineRule="auto"/>
        <w:ind w:right="-687"/>
        <w:rPr>
          <w:b/>
          <w:bCs/>
          <w:sz w:val="28"/>
          <w:szCs w:val="28"/>
        </w:rPr>
      </w:pPr>
      <w:r w:rsidRPr="00F06B83">
        <w:rPr>
          <w:b/>
          <w:bCs/>
          <w:sz w:val="28"/>
          <w:szCs w:val="28"/>
        </w:rPr>
        <w:t xml:space="preserve">5.3 </w:t>
      </w:r>
      <w:r w:rsidR="00820FD8" w:rsidRPr="00F06B83">
        <w:rPr>
          <w:b/>
          <w:bCs/>
          <w:sz w:val="28"/>
          <w:szCs w:val="28"/>
        </w:rPr>
        <w:t>FARMER</w:t>
      </w:r>
      <w:r w:rsidRPr="00F06B83">
        <w:rPr>
          <w:b/>
          <w:bCs/>
          <w:sz w:val="28"/>
          <w:szCs w:val="28"/>
        </w:rPr>
        <w:t xml:space="preserve"> </w:t>
      </w:r>
      <w:r w:rsidR="00820FD8" w:rsidRPr="00F06B83">
        <w:rPr>
          <w:b/>
          <w:bCs/>
          <w:sz w:val="28"/>
          <w:szCs w:val="28"/>
        </w:rPr>
        <w:t>&amp; CONSUMER DASHBOARD</w:t>
      </w:r>
    </w:p>
    <w:p w14:paraId="138096DB" w14:textId="44B83714" w:rsidR="00F95386" w:rsidRPr="00F06B83" w:rsidRDefault="00820FD8" w:rsidP="00F95386">
      <w:pPr>
        <w:pStyle w:val="BodyText"/>
        <w:spacing w:before="186" w:line="360" w:lineRule="auto"/>
        <w:ind w:right="-687"/>
        <w:rPr>
          <w:b/>
          <w:bCs/>
          <w:sz w:val="28"/>
          <w:szCs w:val="28"/>
        </w:rPr>
      </w:pPr>
      <w:r w:rsidRPr="00F06B83">
        <w:rPr>
          <w:b/>
          <w:bCs/>
          <w:sz w:val="28"/>
          <w:szCs w:val="28"/>
        </w:rPr>
        <w:t>FARMER DASHBOARD</w:t>
      </w:r>
    </w:p>
    <w:p w14:paraId="45FD2948" w14:textId="77777777" w:rsidR="00820FD8" w:rsidRPr="00F06B83" w:rsidRDefault="00820FD8" w:rsidP="00820FD8">
      <w:pPr>
        <w:pStyle w:val="BodyText"/>
        <w:spacing w:before="186" w:line="360" w:lineRule="auto"/>
        <w:ind w:right="-687"/>
        <w:rPr>
          <w:sz w:val="28"/>
          <w:szCs w:val="28"/>
        </w:rPr>
      </w:pPr>
      <w:r w:rsidRPr="00F06B83">
        <w:rPr>
          <w:sz w:val="28"/>
          <w:szCs w:val="28"/>
        </w:rPr>
        <w:t>&lt;!DOCTYPE html&gt;</w:t>
      </w:r>
    </w:p>
    <w:p w14:paraId="1C259416" w14:textId="3A039CED" w:rsidR="00820FD8" w:rsidRPr="00F06B83" w:rsidRDefault="00820FD8" w:rsidP="00820FD8">
      <w:pPr>
        <w:pStyle w:val="BodyText"/>
        <w:spacing w:before="186" w:line="360" w:lineRule="auto"/>
        <w:ind w:right="-687"/>
        <w:rPr>
          <w:sz w:val="28"/>
          <w:szCs w:val="28"/>
        </w:rPr>
      </w:pPr>
      <w:r w:rsidRPr="00F06B83">
        <w:rPr>
          <w:sz w:val="28"/>
          <w:szCs w:val="28"/>
        </w:rPr>
        <w:t>&lt;html lang=</w:t>
      </w:r>
      <w:r w:rsidR="00C43560" w:rsidRPr="00F06B83">
        <w:rPr>
          <w:sz w:val="28"/>
          <w:szCs w:val="28"/>
        </w:rPr>
        <w:t>”</w:t>
      </w:r>
      <w:r w:rsidRPr="00F06B83">
        <w:rPr>
          <w:sz w:val="28"/>
          <w:szCs w:val="28"/>
        </w:rPr>
        <w:t>en</w:t>
      </w:r>
      <w:r w:rsidR="00C43560" w:rsidRPr="00F06B83">
        <w:rPr>
          <w:sz w:val="28"/>
          <w:szCs w:val="28"/>
        </w:rPr>
        <w:t>”</w:t>
      </w:r>
      <w:r w:rsidRPr="00F06B83">
        <w:rPr>
          <w:sz w:val="28"/>
          <w:szCs w:val="28"/>
        </w:rPr>
        <w:t>&gt;</w:t>
      </w:r>
    </w:p>
    <w:p w14:paraId="68AEDD2B" w14:textId="77777777" w:rsidR="00820FD8" w:rsidRPr="00F06B83" w:rsidRDefault="00820FD8" w:rsidP="00820FD8">
      <w:pPr>
        <w:pStyle w:val="BodyText"/>
        <w:spacing w:before="186" w:line="360" w:lineRule="auto"/>
        <w:ind w:right="-687"/>
        <w:rPr>
          <w:sz w:val="28"/>
          <w:szCs w:val="28"/>
        </w:rPr>
      </w:pPr>
      <w:r w:rsidRPr="00F06B83">
        <w:rPr>
          <w:sz w:val="28"/>
          <w:szCs w:val="28"/>
        </w:rPr>
        <w:t>&lt;head&gt;</w:t>
      </w:r>
    </w:p>
    <w:p w14:paraId="176797E9" w14:textId="74307227" w:rsidR="00820FD8" w:rsidRPr="00F06B83" w:rsidRDefault="00820FD8" w:rsidP="00820FD8">
      <w:pPr>
        <w:pStyle w:val="BodyText"/>
        <w:spacing w:before="186" w:line="360" w:lineRule="auto"/>
        <w:ind w:right="-687"/>
        <w:rPr>
          <w:sz w:val="28"/>
          <w:szCs w:val="28"/>
        </w:rPr>
      </w:pPr>
      <w:r w:rsidRPr="00F06B83">
        <w:rPr>
          <w:sz w:val="28"/>
          <w:szCs w:val="28"/>
        </w:rPr>
        <w:t xml:space="preserve">  &lt;meta charset=</w:t>
      </w:r>
      <w:r w:rsidR="00C43560" w:rsidRPr="00F06B83">
        <w:rPr>
          <w:sz w:val="28"/>
          <w:szCs w:val="28"/>
        </w:rPr>
        <w:t>”</w:t>
      </w:r>
      <w:r w:rsidRPr="00F06B83">
        <w:rPr>
          <w:sz w:val="28"/>
          <w:szCs w:val="28"/>
        </w:rPr>
        <w:t>UTF-8</w:t>
      </w:r>
      <w:r w:rsidR="00C43560" w:rsidRPr="00F06B83">
        <w:rPr>
          <w:sz w:val="28"/>
          <w:szCs w:val="28"/>
        </w:rPr>
        <w:t>”</w:t>
      </w:r>
      <w:r w:rsidRPr="00F06B83">
        <w:rPr>
          <w:sz w:val="28"/>
          <w:szCs w:val="28"/>
        </w:rPr>
        <w:t>&gt;</w:t>
      </w:r>
    </w:p>
    <w:p w14:paraId="7C3B7E96" w14:textId="77777777" w:rsidR="00820FD8" w:rsidRPr="00F06B83" w:rsidRDefault="00820FD8" w:rsidP="00820FD8">
      <w:pPr>
        <w:pStyle w:val="BodyText"/>
        <w:spacing w:before="186" w:line="360" w:lineRule="auto"/>
        <w:ind w:right="-687"/>
        <w:rPr>
          <w:sz w:val="28"/>
          <w:szCs w:val="28"/>
        </w:rPr>
      </w:pPr>
      <w:r w:rsidRPr="00F06B83">
        <w:rPr>
          <w:sz w:val="28"/>
          <w:szCs w:val="28"/>
        </w:rPr>
        <w:t xml:space="preserve">  &lt;title&gt;Farmer Dashboard&lt;/title&gt;</w:t>
      </w:r>
    </w:p>
    <w:p w14:paraId="1174427F" w14:textId="77777777" w:rsidR="00820FD8" w:rsidRPr="00F06B83" w:rsidRDefault="00820FD8" w:rsidP="00820FD8">
      <w:pPr>
        <w:pStyle w:val="BodyText"/>
        <w:spacing w:before="186" w:line="360" w:lineRule="auto"/>
        <w:ind w:right="-687"/>
        <w:rPr>
          <w:sz w:val="28"/>
          <w:szCs w:val="28"/>
        </w:rPr>
      </w:pPr>
      <w:r w:rsidRPr="00F06B83">
        <w:rPr>
          <w:sz w:val="28"/>
          <w:szCs w:val="28"/>
        </w:rPr>
        <w:t xml:space="preserve">  &lt;style&gt;</w:t>
      </w:r>
    </w:p>
    <w:p w14:paraId="3427BB4F" w14:textId="77777777" w:rsidR="00820FD8" w:rsidRPr="00F06B83" w:rsidRDefault="00820FD8" w:rsidP="00820FD8">
      <w:pPr>
        <w:pStyle w:val="BodyText"/>
        <w:spacing w:before="186" w:line="360" w:lineRule="auto"/>
        <w:ind w:right="-687"/>
        <w:rPr>
          <w:sz w:val="28"/>
          <w:szCs w:val="28"/>
        </w:rPr>
      </w:pPr>
      <w:r w:rsidRPr="00F06B83">
        <w:rPr>
          <w:sz w:val="28"/>
          <w:szCs w:val="28"/>
        </w:rPr>
        <w:t xml:space="preserve">    body { font-family: sans-serif; margin: 0; background: #f4f4f4; }</w:t>
      </w:r>
    </w:p>
    <w:p w14:paraId="73498FE0" w14:textId="77777777" w:rsidR="00820FD8" w:rsidRPr="00F06B83" w:rsidRDefault="00820FD8" w:rsidP="00820FD8">
      <w:pPr>
        <w:pStyle w:val="BodyText"/>
        <w:spacing w:before="186" w:line="360" w:lineRule="auto"/>
        <w:ind w:right="-687"/>
        <w:rPr>
          <w:sz w:val="28"/>
          <w:szCs w:val="28"/>
        </w:rPr>
      </w:pPr>
      <w:r w:rsidRPr="00F06B83">
        <w:rPr>
          <w:sz w:val="28"/>
          <w:szCs w:val="28"/>
        </w:rPr>
        <w:t xml:space="preserve">    header { background: #2e7d32; color: white; padding: 1em; text-align: center; }</w:t>
      </w:r>
    </w:p>
    <w:p w14:paraId="68217DD5" w14:textId="77777777" w:rsidR="00820FD8" w:rsidRPr="00F06B83" w:rsidRDefault="00820FD8" w:rsidP="00820FD8">
      <w:pPr>
        <w:pStyle w:val="BodyText"/>
        <w:spacing w:before="186" w:line="360" w:lineRule="auto"/>
        <w:ind w:right="-687"/>
        <w:rPr>
          <w:sz w:val="28"/>
          <w:szCs w:val="28"/>
        </w:rPr>
      </w:pPr>
      <w:r w:rsidRPr="00F06B83">
        <w:rPr>
          <w:sz w:val="28"/>
          <w:szCs w:val="28"/>
        </w:rPr>
        <w:t xml:space="preserve">    nav { background: #388e3c; display: flex; justify-content: space-around; padding: 0.5em; }</w:t>
      </w:r>
    </w:p>
    <w:p w14:paraId="67E53F26" w14:textId="77777777" w:rsidR="00820FD8" w:rsidRPr="00F06B83" w:rsidRDefault="00820FD8" w:rsidP="00820FD8">
      <w:pPr>
        <w:pStyle w:val="BodyText"/>
        <w:spacing w:before="186" w:line="360" w:lineRule="auto"/>
        <w:ind w:right="-687"/>
        <w:rPr>
          <w:sz w:val="28"/>
          <w:szCs w:val="28"/>
        </w:rPr>
      </w:pPr>
      <w:r w:rsidRPr="00F06B83">
        <w:rPr>
          <w:sz w:val="28"/>
          <w:szCs w:val="28"/>
        </w:rPr>
        <w:t xml:space="preserve">    nav a { color: white; text-decoration: none; font-weight: bold; }</w:t>
      </w:r>
    </w:p>
    <w:p w14:paraId="60B48EC9" w14:textId="77777777" w:rsidR="00820FD8" w:rsidRPr="00F06B83" w:rsidRDefault="00820FD8" w:rsidP="00820FD8">
      <w:pPr>
        <w:pStyle w:val="BodyText"/>
        <w:spacing w:before="186" w:line="360" w:lineRule="auto"/>
        <w:ind w:right="-687"/>
        <w:rPr>
          <w:sz w:val="28"/>
          <w:szCs w:val="28"/>
        </w:rPr>
      </w:pPr>
      <w:r w:rsidRPr="00F06B83">
        <w:rPr>
          <w:sz w:val="28"/>
          <w:szCs w:val="28"/>
        </w:rPr>
        <w:t xml:space="preserve">    .container { padding: 20px; }</w:t>
      </w:r>
    </w:p>
    <w:p w14:paraId="09D6AA23" w14:textId="77777777" w:rsidR="00820FD8" w:rsidRPr="00F06B83" w:rsidRDefault="00820FD8" w:rsidP="00820FD8">
      <w:pPr>
        <w:pStyle w:val="BodyText"/>
        <w:spacing w:before="186" w:line="360" w:lineRule="auto"/>
        <w:ind w:right="-687"/>
        <w:rPr>
          <w:sz w:val="28"/>
          <w:szCs w:val="28"/>
        </w:rPr>
      </w:pPr>
      <w:r w:rsidRPr="00F06B83">
        <w:rPr>
          <w:sz w:val="28"/>
          <w:szCs w:val="28"/>
        </w:rPr>
        <w:t xml:space="preserve">    .card { background: white; padding: 15px; border-radius: 8px; box-shadow: 0 2px 5px rgba(0,0,0,0.1); margin-bottom: 20px; }</w:t>
      </w:r>
    </w:p>
    <w:p w14:paraId="0B49B086" w14:textId="77777777" w:rsidR="00820FD8" w:rsidRPr="00F06B83" w:rsidRDefault="00820FD8" w:rsidP="00820FD8">
      <w:pPr>
        <w:pStyle w:val="BodyText"/>
        <w:spacing w:before="186" w:line="360" w:lineRule="auto"/>
        <w:ind w:right="-687"/>
        <w:rPr>
          <w:sz w:val="28"/>
          <w:szCs w:val="28"/>
        </w:rPr>
      </w:pPr>
      <w:r w:rsidRPr="00F06B83">
        <w:rPr>
          <w:sz w:val="28"/>
          <w:szCs w:val="28"/>
        </w:rPr>
        <w:t xml:space="preserve">    .card h3 { margin-top: 0; }</w:t>
      </w:r>
    </w:p>
    <w:p w14:paraId="2505B3D0" w14:textId="77777777" w:rsidR="00820FD8" w:rsidRPr="00F06B83" w:rsidRDefault="00820FD8" w:rsidP="00820FD8">
      <w:pPr>
        <w:pStyle w:val="BodyText"/>
        <w:spacing w:before="186" w:line="360" w:lineRule="auto"/>
        <w:ind w:right="-687"/>
        <w:rPr>
          <w:sz w:val="28"/>
          <w:szCs w:val="28"/>
        </w:rPr>
      </w:pPr>
      <w:r w:rsidRPr="00F06B83">
        <w:rPr>
          <w:sz w:val="28"/>
          <w:szCs w:val="28"/>
        </w:rPr>
        <w:t xml:space="preserve">    .btn { background: #2e7d32; color: white; border: none; padding: 8px 12px; border-radius: 5px; cursor: pointer; }</w:t>
      </w:r>
    </w:p>
    <w:p w14:paraId="66CFEFB4" w14:textId="77777777" w:rsidR="00820FD8" w:rsidRPr="00F06B83" w:rsidRDefault="00820FD8" w:rsidP="00820FD8">
      <w:pPr>
        <w:pStyle w:val="BodyText"/>
        <w:spacing w:before="186" w:line="360" w:lineRule="auto"/>
        <w:ind w:right="-687"/>
        <w:rPr>
          <w:sz w:val="28"/>
          <w:szCs w:val="28"/>
        </w:rPr>
      </w:pPr>
      <w:r w:rsidRPr="00F06B83">
        <w:rPr>
          <w:sz w:val="28"/>
          <w:szCs w:val="28"/>
        </w:rPr>
        <w:t xml:space="preserve">  &lt;/style&gt;</w:t>
      </w:r>
    </w:p>
    <w:p w14:paraId="522BAE9F" w14:textId="77777777" w:rsidR="00820FD8" w:rsidRPr="00F06B83" w:rsidRDefault="00820FD8" w:rsidP="00820FD8">
      <w:pPr>
        <w:pStyle w:val="BodyText"/>
        <w:spacing w:before="186" w:line="360" w:lineRule="auto"/>
        <w:ind w:right="-687"/>
        <w:rPr>
          <w:sz w:val="28"/>
          <w:szCs w:val="28"/>
        </w:rPr>
      </w:pPr>
      <w:r w:rsidRPr="00F06B83">
        <w:rPr>
          <w:sz w:val="28"/>
          <w:szCs w:val="28"/>
        </w:rPr>
        <w:t>&lt;/head&gt;</w:t>
      </w:r>
    </w:p>
    <w:p w14:paraId="70D6E89E" w14:textId="77777777" w:rsidR="00820FD8" w:rsidRPr="00F06B83" w:rsidRDefault="00820FD8" w:rsidP="00820FD8">
      <w:pPr>
        <w:pStyle w:val="BodyText"/>
        <w:spacing w:before="186" w:line="360" w:lineRule="auto"/>
        <w:ind w:right="-687"/>
        <w:rPr>
          <w:sz w:val="28"/>
          <w:szCs w:val="28"/>
        </w:rPr>
      </w:pPr>
      <w:r w:rsidRPr="00F06B83">
        <w:rPr>
          <w:sz w:val="28"/>
          <w:szCs w:val="28"/>
        </w:rPr>
        <w:lastRenderedPageBreak/>
        <w:t>&lt;body&gt;</w:t>
      </w:r>
    </w:p>
    <w:p w14:paraId="7FA6F3F3" w14:textId="77777777" w:rsidR="00820FD8" w:rsidRPr="00F06B83" w:rsidRDefault="00820FD8" w:rsidP="00820FD8">
      <w:pPr>
        <w:pStyle w:val="BodyText"/>
        <w:spacing w:before="186" w:line="360" w:lineRule="auto"/>
        <w:ind w:right="-687"/>
        <w:rPr>
          <w:sz w:val="28"/>
          <w:szCs w:val="28"/>
        </w:rPr>
      </w:pPr>
      <w:r w:rsidRPr="00F06B83">
        <w:rPr>
          <w:sz w:val="28"/>
          <w:szCs w:val="28"/>
        </w:rPr>
        <w:t xml:space="preserve">  &lt;header&gt;</w:t>
      </w:r>
    </w:p>
    <w:p w14:paraId="42E9A98A" w14:textId="77777777" w:rsidR="00820FD8" w:rsidRPr="00F06B83" w:rsidRDefault="00820FD8" w:rsidP="00820FD8">
      <w:pPr>
        <w:pStyle w:val="BodyText"/>
        <w:spacing w:before="186" w:line="360" w:lineRule="auto"/>
        <w:ind w:right="-687"/>
        <w:rPr>
          <w:sz w:val="28"/>
          <w:szCs w:val="28"/>
        </w:rPr>
      </w:pPr>
      <w:r w:rsidRPr="00F06B83">
        <w:rPr>
          <w:sz w:val="28"/>
          <w:szCs w:val="28"/>
        </w:rPr>
        <w:t xml:space="preserve">    &lt;h1&gt;Farmer Dashboard&lt;/h1&gt;</w:t>
      </w:r>
    </w:p>
    <w:p w14:paraId="0FF8BCE9" w14:textId="0BD95E02" w:rsidR="00820FD8" w:rsidRPr="00F06B83" w:rsidRDefault="00820FD8" w:rsidP="00820FD8">
      <w:pPr>
        <w:pStyle w:val="BodyText"/>
        <w:spacing w:before="186" w:line="360" w:lineRule="auto"/>
        <w:ind w:right="-687"/>
        <w:rPr>
          <w:sz w:val="28"/>
          <w:szCs w:val="28"/>
        </w:rPr>
      </w:pPr>
      <w:r w:rsidRPr="00F06B83">
        <w:rPr>
          <w:sz w:val="28"/>
          <w:szCs w:val="28"/>
        </w:rPr>
        <w:t xml:space="preserve">  &lt;/header&gt;</w:t>
      </w:r>
    </w:p>
    <w:p w14:paraId="5473FF66" w14:textId="77777777" w:rsidR="00820FD8" w:rsidRPr="00F06B83" w:rsidRDefault="00820FD8" w:rsidP="00820FD8">
      <w:pPr>
        <w:pStyle w:val="BodyText"/>
        <w:spacing w:before="186" w:line="360" w:lineRule="auto"/>
        <w:ind w:right="-687"/>
        <w:rPr>
          <w:sz w:val="28"/>
          <w:szCs w:val="28"/>
        </w:rPr>
      </w:pPr>
      <w:r w:rsidRPr="00F06B83">
        <w:rPr>
          <w:sz w:val="28"/>
          <w:szCs w:val="28"/>
        </w:rPr>
        <w:t xml:space="preserve">  &lt;nav&gt;</w:t>
      </w:r>
    </w:p>
    <w:p w14:paraId="0119D436" w14:textId="2588B99B" w:rsidR="00820FD8" w:rsidRPr="00F06B83" w:rsidRDefault="00820FD8" w:rsidP="00820FD8">
      <w:pPr>
        <w:pStyle w:val="BodyText"/>
        <w:spacing w:before="186" w:line="360" w:lineRule="auto"/>
        <w:ind w:right="-687"/>
        <w:rPr>
          <w:sz w:val="28"/>
          <w:szCs w:val="28"/>
        </w:rPr>
      </w:pPr>
      <w:r w:rsidRPr="00F06B83">
        <w:rPr>
          <w:sz w:val="28"/>
          <w:szCs w:val="28"/>
        </w:rPr>
        <w:t xml:space="preserve">    &lt;a href=</w:t>
      </w:r>
      <w:r w:rsidR="00C43560" w:rsidRPr="00F06B83">
        <w:rPr>
          <w:sz w:val="28"/>
          <w:szCs w:val="28"/>
        </w:rPr>
        <w:t>”</w:t>
      </w:r>
      <w:r w:rsidRPr="00F06B83">
        <w:rPr>
          <w:sz w:val="28"/>
          <w:szCs w:val="28"/>
        </w:rPr>
        <w:t>#</w:t>
      </w:r>
      <w:r w:rsidR="00C43560" w:rsidRPr="00F06B83">
        <w:rPr>
          <w:sz w:val="28"/>
          <w:szCs w:val="28"/>
        </w:rPr>
        <w:t>”</w:t>
      </w:r>
      <w:r w:rsidRPr="00F06B83">
        <w:rPr>
          <w:sz w:val="28"/>
          <w:szCs w:val="28"/>
        </w:rPr>
        <w:t>&gt;Home&lt;/a&gt;</w:t>
      </w:r>
    </w:p>
    <w:p w14:paraId="56EEBB29" w14:textId="31BD2A44" w:rsidR="00820FD8" w:rsidRPr="00F06B83" w:rsidRDefault="00820FD8" w:rsidP="00820FD8">
      <w:pPr>
        <w:pStyle w:val="BodyText"/>
        <w:spacing w:before="186" w:line="360" w:lineRule="auto"/>
        <w:ind w:right="-687"/>
        <w:rPr>
          <w:sz w:val="28"/>
          <w:szCs w:val="28"/>
        </w:rPr>
      </w:pPr>
      <w:r w:rsidRPr="00F06B83">
        <w:rPr>
          <w:sz w:val="28"/>
          <w:szCs w:val="28"/>
        </w:rPr>
        <w:t xml:space="preserve">    &lt;a href=</w:t>
      </w:r>
      <w:r w:rsidR="00C43560" w:rsidRPr="00F06B83">
        <w:rPr>
          <w:sz w:val="28"/>
          <w:szCs w:val="28"/>
        </w:rPr>
        <w:t>”</w:t>
      </w:r>
      <w:r w:rsidRPr="00F06B83">
        <w:rPr>
          <w:sz w:val="28"/>
          <w:szCs w:val="28"/>
        </w:rPr>
        <w:t>#</w:t>
      </w:r>
      <w:r w:rsidR="00C43560" w:rsidRPr="00F06B83">
        <w:rPr>
          <w:sz w:val="28"/>
          <w:szCs w:val="28"/>
        </w:rPr>
        <w:t>”</w:t>
      </w:r>
      <w:r w:rsidRPr="00F06B83">
        <w:rPr>
          <w:sz w:val="28"/>
          <w:szCs w:val="28"/>
        </w:rPr>
        <w:t>&gt;Upload Crop&lt;/a&gt;</w:t>
      </w:r>
    </w:p>
    <w:p w14:paraId="1F8EFFCB" w14:textId="4D507783" w:rsidR="00820FD8" w:rsidRPr="00F06B83" w:rsidRDefault="00820FD8" w:rsidP="00820FD8">
      <w:pPr>
        <w:pStyle w:val="BodyText"/>
        <w:spacing w:before="186" w:line="360" w:lineRule="auto"/>
        <w:ind w:right="-687"/>
        <w:rPr>
          <w:sz w:val="28"/>
          <w:szCs w:val="28"/>
        </w:rPr>
      </w:pPr>
      <w:r w:rsidRPr="00F06B83">
        <w:rPr>
          <w:sz w:val="28"/>
          <w:szCs w:val="28"/>
        </w:rPr>
        <w:t xml:space="preserve">    &lt;a href=</w:t>
      </w:r>
      <w:r w:rsidR="00C43560" w:rsidRPr="00F06B83">
        <w:rPr>
          <w:sz w:val="28"/>
          <w:szCs w:val="28"/>
        </w:rPr>
        <w:t>”</w:t>
      </w:r>
      <w:r w:rsidRPr="00F06B83">
        <w:rPr>
          <w:sz w:val="28"/>
          <w:szCs w:val="28"/>
        </w:rPr>
        <w:t>#</w:t>
      </w:r>
      <w:r w:rsidR="00C43560" w:rsidRPr="00F06B83">
        <w:rPr>
          <w:sz w:val="28"/>
          <w:szCs w:val="28"/>
        </w:rPr>
        <w:t>”</w:t>
      </w:r>
      <w:r w:rsidRPr="00F06B83">
        <w:rPr>
          <w:sz w:val="28"/>
          <w:szCs w:val="28"/>
        </w:rPr>
        <w:t>&gt;My Crops&lt;/a&gt;</w:t>
      </w:r>
    </w:p>
    <w:p w14:paraId="4BF7E344" w14:textId="2D3A761C" w:rsidR="00820FD8" w:rsidRPr="00F06B83" w:rsidRDefault="00820FD8" w:rsidP="00820FD8">
      <w:pPr>
        <w:pStyle w:val="BodyText"/>
        <w:spacing w:before="186" w:line="360" w:lineRule="auto"/>
        <w:ind w:right="-687"/>
        <w:rPr>
          <w:sz w:val="28"/>
          <w:szCs w:val="28"/>
        </w:rPr>
      </w:pPr>
      <w:r w:rsidRPr="00F06B83">
        <w:rPr>
          <w:sz w:val="28"/>
          <w:szCs w:val="28"/>
        </w:rPr>
        <w:t xml:space="preserve">    &lt;a href=</w:t>
      </w:r>
      <w:r w:rsidR="00C43560" w:rsidRPr="00F06B83">
        <w:rPr>
          <w:sz w:val="28"/>
          <w:szCs w:val="28"/>
        </w:rPr>
        <w:t>”</w:t>
      </w:r>
      <w:r w:rsidRPr="00F06B83">
        <w:rPr>
          <w:sz w:val="28"/>
          <w:szCs w:val="28"/>
        </w:rPr>
        <w:t>#</w:t>
      </w:r>
      <w:r w:rsidR="00C43560" w:rsidRPr="00F06B83">
        <w:rPr>
          <w:sz w:val="28"/>
          <w:szCs w:val="28"/>
        </w:rPr>
        <w:t>”</w:t>
      </w:r>
      <w:r w:rsidRPr="00F06B83">
        <w:rPr>
          <w:sz w:val="28"/>
          <w:szCs w:val="28"/>
        </w:rPr>
        <w:t>&gt;Logout&lt;/a&gt;</w:t>
      </w:r>
    </w:p>
    <w:p w14:paraId="7FD67D58" w14:textId="77777777" w:rsidR="00820FD8" w:rsidRPr="00F06B83" w:rsidRDefault="00820FD8" w:rsidP="00820FD8">
      <w:pPr>
        <w:pStyle w:val="BodyText"/>
        <w:spacing w:before="186" w:line="360" w:lineRule="auto"/>
        <w:ind w:right="-687"/>
        <w:rPr>
          <w:sz w:val="28"/>
          <w:szCs w:val="28"/>
        </w:rPr>
      </w:pPr>
      <w:r w:rsidRPr="00F06B83">
        <w:rPr>
          <w:sz w:val="28"/>
          <w:szCs w:val="28"/>
        </w:rPr>
        <w:t xml:space="preserve">  &lt;/nav&gt;</w:t>
      </w:r>
    </w:p>
    <w:p w14:paraId="62938A69" w14:textId="77777777" w:rsidR="00820FD8" w:rsidRPr="00F06B83" w:rsidRDefault="00820FD8" w:rsidP="00820FD8">
      <w:pPr>
        <w:pStyle w:val="BodyText"/>
        <w:spacing w:before="186" w:line="360" w:lineRule="auto"/>
        <w:ind w:right="-687"/>
        <w:rPr>
          <w:sz w:val="28"/>
          <w:szCs w:val="28"/>
        </w:rPr>
      </w:pPr>
    </w:p>
    <w:p w14:paraId="5131B848" w14:textId="6FA9E66E" w:rsidR="00820FD8" w:rsidRPr="00F06B83" w:rsidRDefault="00820FD8" w:rsidP="00820FD8">
      <w:pPr>
        <w:pStyle w:val="BodyText"/>
        <w:spacing w:before="186" w:line="360" w:lineRule="auto"/>
        <w:ind w:right="-687"/>
        <w:rPr>
          <w:sz w:val="28"/>
          <w:szCs w:val="28"/>
        </w:rPr>
      </w:pPr>
      <w:r w:rsidRPr="00F06B83">
        <w:rPr>
          <w:sz w:val="28"/>
          <w:szCs w:val="28"/>
        </w:rPr>
        <w:t xml:space="preserve">  &lt;div class=</w:t>
      </w:r>
      <w:r w:rsidR="00C43560" w:rsidRPr="00F06B83">
        <w:rPr>
          <w:sz w:val="28"/>
          <w:szCs w:val="28"/>
        </w:rPr>
        <w:t>”</w:t>
      </w:r>
      <w:r w:rsidRPr="00F06B83">
        <w:rPr>
          <w:sz w:val="28"/>
          <w:szCs w:val="28"/>
        </w:rPr>
        <w:t>container</w:t>
      </w:r>
      <w:r w:rsidR="00C43560" w:rsidRPr="00F06B83">
        <w:rPr>
          <w:sz w:val="28"/>
          <w:szCs w:val="28"/>
        </w:rPr>
        <w:t>”</w:t>
      </w:r>
      <w:r w:rsidRPr="00F06B83">
        <w:rPr>
          <w:sz w:val="28"/>
          <w:szCs w:val="28"/>
        </w:rPr>
        <w:t>&gt;</w:t>
      </w:r>
    </w:p>
    <w:p w14:paraId="7B778FB3" w14:textId="63B7B062" w:rsidR="00820FD8" w:rsidRPr="00F06B83" w:rsidRDefault="00820FD8" w:rsidP="00820FD8">
      <w:pPr>
        <w:pStyle w:val="BodyText"/>
        <w:spacing w:before="186" w:line="360" w:lineRule="auto"/>
        <w:ind w:right="-687"/>
        <w:rPr>
          <w:sz w:val="28"/>
          <w:szCs w:val="28"/>
        </w:rPr>
      </w:pPr>
      <w:r w:rsidRPr="00F06B83">
        <w:rPr>
          <w:sz w:val="28"/>
          <w:szCs w:val="28"/>
        </w:rPr>
        <w:t xml:space="preserve">    &lt;div class=</w:t>
      </w:r>
      <w:r w:rsidR="00C43560" w:rsidRPr="00F06B83">
        <w:rPr>
          <w:sz w:val="28"/>
          <w:szCs w:val="28"/>
        </w:rPr>
        <w:t>”</w:t>
      </w:r>
      <w:r w:rsidRPr="00F06B83">
        <w:rPr>
          <w:sz w:val="28"/>
          <w:szCs w:val="28"/>
        </w:rPr>
        <w:t>card</w:t>
      </w:r>
      <w:r w:rsidR="00C43560" w:rsidRPr="00F06B83">
        <w:rPr>
          <w:sz w:val="28"/>
          <w:szCs w:val="28"/>
        </w:rPr>
        <w:t>”</w:t>
      </w:r>
      <w:r w:rsidRPr="00F06B83">
        <w:rPr>
          <w:sz w:val="28"/>
          <w:szCs w:val="28"/>
        </w:rPr>
        <w:t>&gt;</w:t>
      </w:r>
    </w:p>
    <w:p w14:paraId="34D0B54C" w14:textId="77777777" w:rsidR="00820FD8" w:rsidRPr="00F06B83" w:rsidRDefault="00820FD8" w:rsidP="00820FD8">
      <w:pPr>
        <w:pStyle w:val="BodyText"/>
        <w:spacing w:before="186" w:line="360" w:lineRule="auto"/>
        <w:ind w:right="-687"/>
        <w:rPr>
          <w:sz w:val="28"/>
          <w:szCs w:val="28"/>
        </w:rPr>
      </w:pPr>
      <w:r w:rsidRPr="00F06B83">
        <w:rPr>
          <w:sz w:val="28"/>
          <w:szCs w:val="28"/>
        </w:rPr>
        <w:t xml:space="preserve">      &lt;h3&gt;Welcome, Farmer!&lt;/h3&gt;</w:t>
      </w:r>
    </w:p>
    <w:p w14:paraId="45C7F468" w14:textId="77777777" w:rsidR="00820FD8" w:rsidRPr="00F06B83" w:rsidRDefault="00820FD8" w:rsidP="00820FD8">
      <w:pPr>
        <w:pStyle w:val="BodyText"/>
        <w:spacing w:before="186" w:line="360" w:lineRule="auto"/>
        <w:ind w:right="-687"/>
        <w:rPr>
          <w:sz w:val="28"/>
          <w:szCs w:val="28"/>
        </w:rPr>
      </w:pPr>
      <w:r w:rsidRPr="00F06B83">
        <w:rPr>
          <w:sz w:val="28"/>
          <w:szCs w:val="28"/>
        </w:rPr>
        <w:t xml:space="preserve">      &lt;p&gt;You can upload and manage your crops here.&lt;/p&gt;</w:t>
      </w:r>
    </w:p>
    <w:p w14:paraId="22F824C8" w14:textId="4F864D5A" w:rsidR="00820FD8" w:rsidRPr="00F06B83" w:rsidRDefault="00820FD8" w:rsidP="00820FD8">
      <w:pPr>
        <w:pStyle w:val="BodyText"/>
        <w:spacing w:before="186" w:line="360" w:lineRule="auto"/>
        <w:ind w:right="-687"/>
        <w:rPr>
          <w:sz w:val="28"/>
          <w:szCs w:val="28"/>
        </w:rPr>
      </w:pPr>
      <w:r w:rsidRPr="00F06B83">
        <w:rPr>
          <w:sz w:val="28"/>
          <w:szCs w:val="28"/>
        </w:rPr>
        <w:t xml:space="preserve">      &lt;button class=</w:t>
      </w:r>
      <w:r w:rsidR="00C43560" w:rsidRPr="00F06B83">
        <w:rPr>
          <w:sz w:val="28"/>
          <w:szCs w:val="28"/>
        </w:rPr>
        <w:t>”</w:t>
      </w:r>
      <w:r w:rsidRPr="00F06B83">
        <w:rPr>
          <w:sz w:val="28"/>
          <w:szCs w:val="28"/>
        </w:rPr>
        <w:t>btn</w:t>
      </w:r>
      <w:r w:rsidR="00C43560" w:rsidRPr="00F06B83">
        <w:rPr>
          <w:sz w:val="28"/>
          <w:szCs w:val="28"/>
        </w:rPr>
        <w:t>”</w:t>
      </w:r>
      <w:r w:rsidRPr="00F06B83">
        <w:rPr>
          <w:sz w:val="28"/>
          <w:szCs w:val="28"/>
        </w:rPr>
        <w:t>&gt;Upload New Crop&lt;/button&gt;</w:t>
      </w:r>
    </w:p>
    <w:p w14:paraId="24A7CED2" w14:textId="77777777" w:rsidR="00820FD8" w:rsidRPr="00F06B83" w:rsidRDefault="00820FD8" w:rsidP="00820FD8">
      <w:pPr>
        <w:pStyle w:val="BodyText"/>
        <w:spacing w:before="186" w:line="360" w:lineRule="auto"/>
        <w:ind w:right="-687"/>
        <w:rPr>
          <w:sz w:val="28"/>
          <w:szCs w:val="28"/>
        </w:rPr>
      </w:pPr>
      <w:r w:rsidRPr="00F06B83">
        <w:rPr>
          <w:sz w:val="28"/>
          <w:szCs w:val="28"/>
        </w:rPr>
        <w:t xml:space="preserve">    &lt;/div&gt;</w:t>
      </w:r>
    </w:p>
    <w:p w14:paraId="54B610AD" w14:textId="77777777" w:rsidR="00820FD8" w:rsidRPr="00F06B83" w:rsidRDefault="00820FD8" w:rsidP="00820FD8">
      <w:pPr>
        <w:pStyle w:val="BodyText"/>
        <w:spacing w:before="186" w:line="360" w:lineRule="auto"/>
        <w:ind w:right="-687"/>
        <w:rPr>
          <w:sz w:val="28"/>
          <w:szCs w:val="28"/>
        </w:rPr>
      </w:pPr>
    </w:p>
    <w:p w14:paraId="67AA9423" w14:textId="166FBE5E" w:rsidR="00820FD8" w:rsidRPr="00F06B83" w:rsidRDefault="00820FD8" w:rsidP="00820FD8">
      <w:pPr>
        <w:pStyle w:val="BodyText"/>
        <w:spacing w:before="186" w:line="360" w:lineRule="auto"/>
        <w:ind w:right="-687"/>
        <w:rPr>
          <w:sz w:val="28"/>
          <w:szCs w:val="28"/>
        </w:rPr>
      </w:pPr>
      <w:r w:rsidRPr="00F06B83">
        <w:rPr>
          <w:sz w:val="28"/>
          <w:szCs w:val="28"/>
        </w:rPr>
        <w:t xml:space="preserve">    &lt;div class=</w:t>
      </w:r>
      <w:r w:rsidR="00C43560" w:rsidRPr="00F06B83">
        <w:rPr>
          <w:sz w:val="28"/>
          <w:szCs w:val="28"/>
        </w:rPr>
        <w:t>”</w:t>
      </w:r>
      <w:r w:rsidRPr="00F06B83">
        <w:rPr>
          <w:sz w:val="28"/>
          <w:szCs w:val="28"/>
        </w:rPr>
        <w:t>card</w:t>
      </w:r>
      <w:r w:rsidR="00C43560" w:rsidRPr="00F06B83">
        <w:rPr>
          <w:sz w:val="28"/>
          <w:szCs w:val="28"/>
        </w:rPr>
        <w:t>”</w:t>
      </w:r>
      <w:r w:rsidRPr="00F06B83">
        <w:rPr>
          <w:sz w:val="28"/>
          <w:szCs w:val="28"/>
        </w:rPr>
        <w:t>&gt;</w:t>
      </w:r>
    </w:p>
    <w:p w14:paraId="1601F402" w14:textId="77777777" w:rsidR="00820FD8" w:rsidRPr="00F06B83" w:rsidRDefault="00820FD8" w:rsidP="00820FD8">
      <w:pPr>
        <w:pStyle w:val="BodyText"/>
        <w:spacing w:before="186" w:line="360" w:lineRule="auto"/>
        <w:ind w:right="-687"/>
        <w:rPr>
          <w:sz w:val="28"/>
          <w:szCs w:val="28"/>
        </w:rPr>
      </w:pPr>
      <w:r w:rsidRPr="00F06B83">
        <w:rPr>
          <w:sz w:val="28"/>
          <w:szCs w:val="28"/>
        </w:rPr>
        <w:t xml:space="preserve">      &lt;h3&gt;Your Crops&lt;/h3&gt;</w:t>
      </w:r>
    </w:p>
    <w:p w14:paraId="63FABCC7" w14:textId="77777777" w:rsidR="00820FD8" w:rsidRPr="00F06B83" w:rsidRDefault="00820FD8" w:rsidP="00820FD8">
      <w:pPr>
        <w:pStyle w:val="BodyText"/>
        <w:spacing w:before="186" w:line="360" w:lineRule="auto"/>
        <w:ind w:right="-687"/>
        <w:rPr>
          <w:sz w:val="28"/>
          <w:szCs w:val="28"/>
        </w:rPr>
      </w:pPr>
      <w:r w:rsidRPr="00F06B83">
        <w:rPr>
          <w:sz w:val="28"/>
          <w:szCs w:val="28"/>
        </w:rPr>
        <w:t xml:space="preserve">      &lt;ul&gt;</w:t>
      </w:r>
    </w:p>
    <w:p w14:paraId="25290625" w14:textId="4BEEC7D9" w:rsidR="00820FD8" w:rsidRPr="00F06B83" w:rsidRDefault="00820FD8" w:rsidP="00820FD8">
      <w:pPr>
        <w:pStyle w:val="BodyText"/>
        <w:spacing w:before="186" w:line="360" w:lineRule="auto"/>
        <w:ind w:right="-687"/>
        <w:rPr>
          <w:sz w:val="28"/>
          <w:szCs w:val="28"/>
        </w:rPr>
      </w:pPr>
      <w:r w:rsidRPr="00F06B83">
        <w:rPr>
          <w:sz w:val="28"/>
          <w:szCs w:val="28"/>
        </w:rPr>
        <w:lastRenderedPageBreak/>
        <w:t xml:space="preserve">        &lt;li&gt;Tomato </w:t>
      </w:r>
      <w:r w:rsidR="00C43560" w:rsidRPr="00F06B83">
        <w:rPr>
          <w:sz w:val="28"/>
          <w:szCs w:val="28"/>
        </w:rPr>
        <w:t>–</w:t>
      </w:r>
      <w:r w:rsidRPr="00F06B83">
        <w:rPr>
          <w:sz w:val="28"/>
          <w:szCs w:val="28"/>
        </w:rPr>
        <w:t xml:space="preserve"> 100kg @ ₹25&lt;/li&gt;</w:t>
      </w:r>
    </w:p>
    <w:p w14:paraId="31DD89D7" w14:textId="19E65B89" w:rsidR="00820FD8" w:rsidRPr="00F06B83" w:rsidRDefault="00820FD8" w:rsidP="00820FD8">
      <w:pPr>
        <w:pStyle w:val="BodyText"/>
        <w:spacing w:before="186" w:line="360" w:lineRule="auto"/>
        <w:ind w:right="-687"/>
        <w:rPr>
          <w:sz w:val="28"/>
          <w:szCs w:val="28"/>
        </w:rPr>
      </w:pPr>
      <w:r w:rsidRPr="00F06B83">
        <w:rPr>
          <w:sz w:val="28"/>
          <w:szCs w:val="28"/>
        </w:rPr>
        <w:t xml:space="preserve">        &lt;li&gt;Onion </w:t>
      </w:r>
      <w:r w:rsidR="00C43560" w:rsidRPr="00F06B83">
        <w:rPr>
          <w:sz w:val="28"/>
          <w:szCs w:val="28"/>
        </w:rPr>
        <w:t>–</w:t>
      </w:r>
      <w:r w:rsidRPr="00F06B83">
        <w:rPr>
          <w:sz w:val="28"/>
          <w:szCs w:val="28"/>
        </w:rPr>
        <w:t xml:space="preserve"> 80kg @ ₹18&lt;/li&gt;</w:t>
      </w:r>
    </w:p>
    <w:p w14:paraId="1AFDD320" w14:textId="33A84CEA" w:rsidR="00820FD8" w:rsidRPr="00F06B83" w:rsidRDefault="00820FD8" w:rsidP="00820FD8">
      <w:pPr>
        <w:pStyle w:val="BodyText"/>
        <w:spacing w:before="186" w:line="360" w:lineRule="auto"/>
        <w:ind w:right="-687"/>
        <w:rPr>
          <w:sz w:val="28"/>
          <w:szCs w:val="28"/>
        </w:rPr>
      </w:pPr>
      <w:r w:rsidRPr="00F06B83">
        <w:rPr>
          <w:sz w:val="28"/>
          <w:szCs w:val="28"/>
        </w:rPr>
        <w:t xml:space="preserve">        &lt;!</w:t>
      </w:r>
      <w:r w:rsidR="00C43560" w:rsidRPr="00F06B83">
        <w:rPr>
          <w:sz w:val="28"/>
          <w:szCs w:val="28"/>
        </w:rPr>
        <w:t>–</w:t>
      </w:r>
      <w:r w:rsidRPr="00F06B83">
        <w:rPr>
          <w:sz w:val="28"/>
          <w:szCs w:val="28"/>
        </w:rPr>
        <w:t xml:space="preserve">Add dynamic content here </w:t>
      </w:r>
      <w:r w:rsidR="00C43560" w:rsidRPr="00F06B83">
        <w:rPr>
          <w:sz w:val="28"/>
          <w:szCs w:val="28"/>
        </w:rPr>
        <w:sym w:font="Wingdings" w:char="F0E0"/>
      </w:r>
    </w:p>
    <w:p w14:paraId="16993A2F" w14:textId="77777777" w:rsidR="00820FD8" w:rsidRPr="00F06B83" w:rsidRDefault="00820FD8" w:rsidP="00820FD8">
      <w:pPr>
        <w:pStyle w:val="BodyText"/>
        <w:spacing w:before="186" w:line="360" w:lineRule="auto"/>
        <w:ind w:right="-687"/>
        <w:rPr>
          <w:sz w:val="28"/>
          <w:szCs w:val="28"/>
        </w:rPr>
      </w:pPr>
      <w:r w:rsidRPr="00F06B83">
        <w:rPr>
          <w:sz w:val="28"/>
          <w:szCs w:val="28"/>
        </w:rPr>
        <w:t xml:space="preserve">      &lt;/ul&gt;</w:t>
      </w:r>
    </w:p>
    <w:p w14:paraId="0F59E276" w14:textId="77777777" w:rsidR="00820FD8" w:rsidRPr="00F06B83" w:rsidRDefault="00820FD8" w:rsidP="00820FD8">
      <w:pPr>
        <w:pStyle w:val="BodyText"/>
        <w:spacing w:before="186" w:line="360" w:lineRule="auto"/>
        <w:ind w:right="-687"/>
        <w:rPr>
          <w:sz w:val="28"/>
          <w:szCs w:val="28"/>
        </w:rPr>
      </w:pPr>
      <w:r w:rsidRPr="00F06B83">
        <w:rPr>
          <w:sz w:val="28"/>
          <w:szCs w:val="28"/>
        </w:rPr>
        <w:t xml:space="preserve">    &lt;/div&gt;</w:t>
      </w:r>
    </w:p>
    <w:p w14:paraId="065183FD" w14:textId="77777777" w:rsidR="00820FD8" w:rsidRPr="00F06B83" w:rsidRDefault="00820FD8" w:rsidP="00820FD8">
      <w:pPr>
        <w:pStyle w:val="BodyText"/>
        <w:spacing w:before="186" w:line="360" w:lineRule="auto"/>
        <w:ind w:right="-687"/>
        <w:rPr>
          <w:sz w:val="28"/>
          <w:szCs w:val="28"/>
        </w:rPr>
      </w:pPr>
      <w:r w:rsidRPr="00F06B83">
        <w:rPr>
          <w:sz w:val="28"/>
          <w:szCs w:val="28"/>
        </w:rPr>
        <w:t xml:space="preserve">  &lt;/div&gt;</w:t>
      </w:r>
    </w:p>
    <w:p w14:paraId="00414074" w14:textId="77777777" w:rsidR="00820FD8" w:rsidRPr="00F06B83" w:rsidRDefault="00820FD8" w:rsidP="00820FD8">
      <w:pPr>
        <w:pStyle w:val="BodyText"/>
        <w:spacing w:before="186" w:line="360" w:lineRule="auto"/>
        <w:ind w:right="-687"/>
        <w:rPr>
          <w:sz w:val="28"/>
          <w:szCs w:val="28"/>
        </w:rPr>
      </w:pPr>
      <w:r w:rsidRPr="00F06B83">
        <w:rPr>
          <w:sz w:val="28"/>
          <w:szCs w:val="28"/>
        </w:rPr>
        <w:t>&lt;/body&gt;</w:t>
      </w:r>
    </w:p>
    <w:p w14:paraId="632F0504" w14:textId="77777777" w:rsidR="0054378E" w:rsidRPr="00F06B83" w:rsidRDefault="00820FD8" w:rsidP="00820FD8">
      <w:pPr>
        <w:pStyle w:val="BodyText"/>
        <w:spacing w:before="186" w:line="360" w:lineRule="auto"/>
        <w:ind w:right="-687"/>
        <w:rPr>
          <w:sz w:val="28"/>
          <w:szCs w:val="28"/>
        </w:rPr>
      </w:pPr>
      <w:r w:rsidRPr="00F06B83">
        <w:rPr>
          <w:sz w:val="28"/>
          <w:szCs w:val="28"/>
        </w:rPr>
        <w:t>&lt;/html&gt;</w:t>
      </w:r>
    </w:p>
    <w:p w14:paraId="49E854B0" w14:textId="11BAEE0A" w:rsidR="0028076B" w:rsidRPr="00F06B83" w:rsidRDefault="0054378E" w:rsidP="00820FD8">
      <w:pPr>
        <w:pStyle w:val="BodyText"/>
        <w:spacing w:before="186" w:line="360" w:lineRule="auto"/>
        <w:ind w:right="-687"/>
        <w:rPr>
          <w:sz w:val="28"/>
          <w:szCs w:val="28"/>
        </w:rPr>
      </w:pPr>
      <w:r w:rsidRPr="00F06B83">
        <w:rPr>
          <w:b/>
          <w:bCs/>
          <w:sz w:val="28"/>
          <w:szCs w:val="28"/>
        </w:rPr>
        <w:t>CONSUMER DASHBOARD</w:t>
      </w:r>
    </w:p>
    <w:p w14:paraId="11E1B858" w14:textId="77777777" w:rsidR="0054378E" w:rsidRPr="00F06B83" w:rsidRDefault="0054378E" w:rsidP="0054378E">
      <w:pPr>
        <w:pStyle w:val="BodyText"/>
        <w:spacing w:line="360" w:lineRule="auto"/>
        <w:rPr>
          <w:sz w:val="28"/>
          <w:szCs w:val="28"/>
        </w:rPr>
      </w:pPr>
      <w:r w:rsidRPr="00F06B83">
        <w:rPr>
          <w:sz w:val="28"/>
          <w:szCs w:val="28"/>
        </w:rPr>
        <w:t>&lt;!DOCTYPE html&gt;</w:t>
      </w:r>
    </w:p>
    <w:p w14:paraId="1B69C809" w14:textId="77777777" w:rsidR="0054378E" w:rsidRPr="00F06B83" w:rsidRDefault="0054378E" w:rsidP="0054378E">
      <w:pPr>
        <w:pStyle w:val="BodyText"/>
        <w:spacing w:line="360" w:lineRule="auto"/>
        <w:rPr>
          <w:sz w:val="28"/>
          <w:szCs w:val="28"/>
        </w:rPr>
      </w:pPr>
      <w:r w:rsidRPr="00F06B83">
        <w:rPr>
          <w:sz w:val="28"/>
          <w:szCs w:val="28"/>
        </w:rPr>
        <w:t>&lt;html&gt;</w:t>
      </w:r>
    </w:p>
    <w:p w14:paraId="442BC05C" w14:textId="77777777" w:rsidR="0054378E" w:rsidRPr="00F06B83" w:rsidRDefault="0054378E" w:rsidP="0054378E">
      <w:pPr>
        <w:pStyle w:val="BodyText"/>
        <w:spacing w:line="360" w:lineRule="auto"/>
        <w:rPr>
          <w:sz w:val="28"/>
          <w:szCs w:val="28"/>
        </w:rPr>
      </w:pPr>
      <w:r w:rsidRPr="00F06B83">
        <w:rPr>
          <w:sz w:val="28"/>
          <w:szCs w:val="28"/>
        </w:rPr>
        <w:t>&lt;head&gt;</w:t>
      </w:r>
    </w:p>
    <w:p w14:paraId="5D7F6103" w14:textId="77777777" w:rsidR="0054378E" w:rsidRPr="00F06B83" w:rsidRDefault="0054378E" w:rsidP="0054378E">
      <w:pPr>
        <w:pStyle w:val="BodyText"/>
        <w:spacing w:line="360" w:lineRule="auto"/>
        <w:rPr>
          <w:sz w:val="28"/>
          <w:szCs w:val="28"/>
        </w:rPr>
      </w:pPr>
      <w:r w:rsidRPr="00F06B83">
        <w:rPr>
          <w:sz w:val="28"/>
          <w:szCs w:val="28"/>
        </w:rPr>
        <w:t xml:space="preserve">  &lt;title&gt;Consumer Dashboard&lt;/title&gt;</w:t>
      </w:r>
    </w:p>
    <w:p w14:paraId="7AB996E3" w14:textId="77777777" w:rsidR="0054378E" w:rsidRPr="00F06B83" w:rsidRDefault="0054378E" w:rsidP="0054378E">
      <w:pPr>
        <w:pStyle w:val="BodyText"/>
        <w:spacing w:line="360" w:lineRule="auto"/>
        <w:rPr>
          <w:sz w:val="28"/>
          <w:szCs w:val="28"/>
        </w:rPr>
      </w:pPr>
      <w:r w:rsidRPr="00F06B83">
        <w:rPr>
          <w:sz w:val="28"/>
          <w:szCs w:val="28"/>
        </w:rPr>
        <w:t xml:space="preserve">  &lt;style&gt;</w:t>
      </w:r>
    </w:p>
    <w:p w14:paraId="3CDE8AC3" w14:textId="77777777" w:rsidR="0054378E" w:rsidRPr="00F06B83" w:rsidRDefault="0054378E" w:rsidP="0054378E">
      <w:pPr>
        <w:pStyle w:val="BodyText"/>
        <w:spacing w:line="360" w:lineRule="auto"/>
        <w:rPr>
          <w:sz w:val="28"/>
          <w:szCs w:val="28"/>
        </w:rPr>
      </w:pPr>
      <w:r w:rsidRPr="00F06B83">
        <w:rPr>
          <w:sz w:val="28"/>
          <w:szCs w:val="28"/>
        </w:rPr>
        <w:t xml:space="preserve">    body { font-family: sans-serif; margin: 0; padding: 0; background: #f0f8f5; }</w:t>
      </w:r>
    </w:p>
    <w:p w14:paraId="407E1DE7" w14:textId="77777777" w:rsidR="0054378E" w:rsidRPr="00F06B83" w:rsidRDefault="0054378E" w:rsidP="0054378E">
      <w:pPr>
        <w:pStyle w:val="BodyText"/>
        <w:spacing w:line="360" w:lineRule="auto"/>
        <w:rPr>
          <w:sz w:val="28"/>
          <w:szCs w:val="28"/>
        </w:rPr>
      </w:pPr>
      <w:r w:rsidRPr="00F06B83">
        <w:rPr>
          <w:sz w:val="28"/>
          <w:szCs w:val="28"/>
        </w:rPr>
        <w:t xml:space="preserve">    header, nav { background: #00695c; color: white; text-align: center; padding: 10px; }</w:t>
      </w:r>
    </w:p>
    <w:p w14:paraId="414DF033" w14:textId="77777777" w:rsidR="0054378E" w:rsidRPr="00F06B83" w:rsidRDefault="0054378E" w:rsidP="0054378E">
      <w:pPr>
        <w:pStyle w:val="BodyText"/>
        <w:spacing w:line="360" w:lineRule="auto"/>
        <w:rPr>
          <w:sz w:val="28"/>
          <w:szCs w:val="28"/>
        </w:rPr>
      </w:pPr>
      <w:r w:rsidRPr="00F06B83">
        <w:rPr>
          <w:sz w:val="28"/>
          <w:szCs w:val="28"/>
        </w:rPr>
        <w:t xml:space="preserve">    .container { padding: 15px; }</w:t>
      </w:r>
    </w:p>
    <w:p w14:paraId="6604A0BA" w14:textId="77777777" w:rsidR="0054378E" w:rsidRPr="00F06B83" w:rsidRDefault="0054378E" w:rsidP="0054378E">
      <w:pPr>
        <w:pStyle w:val="BodyText"/>
        <w:spacing w:line="360" w:lineRule="auto"/>
        <w:rPr>
          <w:sz w:val="28"/>
          <w:szCs w:val="28"/>
        </w:rPr>
      </w:pPr>
      <w:r w:rsidRPr="00F06B83">
        <w:rPr>
          <w:sz w:val="28"/>
          <w:szCs w:val="28"/>
        </w:rPr>
        <w:t xml:space="preserve">    input, button { padding: 8px; margin: 5px 0; }</w:t>
      </w:r>
    </w:p>
    <w:p w14:paraId="5A96F55B" w14:textId="77777777" w:rsidR="0054378E" w:rsidRPr="00F06B83" w:rsidRDefault="0054378E" w:rsidP="0054378E">
      <w:pPr>
        <w:pStyle w:val="BodyText"/>
        <w:spacing w:line="360" w:lineRule="auto"/>
        <w:rPr>
          <w:sz w:val="28"/>
          <w:szCs w:val="28"/>
        </w:rPr>
      </w:pPr>
      <w:r w:rsidRPr="00F06B83">
        <w:rPr>
          <w:sz w:val="28"/>
          <w:szCs w:val="28"/>
        </w:rPr>
        <w:t xml:space="preserve">  &lt;/style&gt;</w:t>
      </w:r>
    </w:p>
    <w:p w14:paraId="6C4F9293" w14:textId="77777777" w:rsidR="0054378E" w:rsidRPr="00F06B83" w:rsidRDefault="0054378E" w:rsidP="0054378E">
      <w:pPr>
        <w:pStyle w:val="BodyText"/>
        <w:spacing w:line="360" w:lineRule="auto"/>
        <w:rPr>
          <w:sz w:val="28"/>
          <w:szCs w:val="28"/>
        </w:rPr>
      </w:pPr>
      <w:r w:rsidRPr="00F06B83">
        <w:rPr>
          <w:sz w:val="28"/>
          <w:szCs w:val="28"/>
        </w:rPr>
        <w:t>&lt;/head&gt;</w:t>
      </w:r>
    </w:p>
    <w:p w14:paraId="43B70E88" w14:textId="77777777" w:rsidR="0054378E" w:rsidRPr="00F06B83" w:rsidRDefault="0054378E" w:rsidP="0054378E">
      <w:pPr>
        <w:pStyle w:val="BodyText"/>
        <w:spacing w:line="360" w:lineRule="auto"/>
        <w:rPr>
          <w:sz w:val="28"/>
          <w:szCs w:val="28"/>
        </w:rPr>
      </w:pPr>
      <w:r w:rsidRPr="00F06B83">
        <w:rPr>
          <w:sz w:val="28"/>
          <w:szCs w:val="28"/>
        </w:rPr>
        <w:t>&lt;body&gt;</w:t>
      </w:r>
    </w:p>
    <w:p w14:paraId="60B55E6E" w14:textId="77777777" w:rsidR="0054378E" w:rsidRPr="00F06B83" w:rsidRDefault="0054378E" w:rsidP="0054378E">
      <w:pPr>
        <w:pStyle w:val="BodyText"/>
        <w:spacing w:line="360" w:lineRule="auto"/>
        <w:rPr>
          <w:sz w:val="28"/>
          <w:szCs w:val="28"/>
        </w:rPr>
      </w:pPr>
      <w:r w:rsidRPr="00F06B83">
        <w:rPr>
          <w:sz w:val="28"/>
          <w:szCs w:val="28"/>
        </w:rPr>
        <w:t xml:space="preserve">  &lt;header&gt;&lt;h2&gt;Welcome, Consumer&lt;/h2&gt;&lt;/header&gt;</w:t>
      </w:r>
    </w:p>
    <w:p w14:paraId="28F498CD" w14:textId="77777777" w:rsidR="0054378E" w:rsidRPr="00F06B83" w:rsidRDefault="0054378E" w:rsidP="0054378E">
      <w:pPr>
        <w:pStyle w:val="BodyText"/>
        <w:spacing w:line="360" w:lineRule="auto"/>
        <w:rPr>
          <w:sz w:val="28"/>
          <w:szCs w:val="28"/>
        </w:rPr>
      </w:pPr>
      <w:r w:rsidRPr="00F06B83">
        <w:rPr>
          <w:sz w:val="28"/>
          <w:szCs w:val="28"/>
        </w:rPr>
        <w:t xml:space="preserve">  &lt;nav&gt;Home | Search Crops | Orders | Logout&lt;/nav&gt;</w:t>
      </w:r>
    </w:p>
    <w:p w14:paraId="4A96A718" w14:textId="4027078C" w:rsidR="0054378E" w:rsidRPr="00F06B83" w:rsidRDefault="0054378E" w:rsidP="0054378E">
      <w:pPr>
        <w:pStyle w:val="BodyText"/>
        <w:spacing w:line="360" w:lineRule="auto"/>
        <w:rPr>
          <w:sz w:val="28"/>
          <w:szCs w:val="28"/>
        </w:rPr>
      </w:pPr>
      <w:r w:rsidRPr="00F06B83">
        <w:rPr>
          <w:sz w:val="28"/>
          <w:szCs w:val="28"/>
        </w:rPr>
        <w:t xml:space="preserve">  &lt;div class=</w:t>
      </w:r>
      <w:r w:rsidR="00C43560" w:rsidRPr="00F06B83">
        <w:rPr>
          <w:sz w:val="28"/>
          <w:szCs w:val="28"/>
        </w:rPr>
        <w:t>”</w:t>
      </w:r>
      <w:r w:rsidRPr="00F06B83">
        <w:rPr>
          <w:sz w:val="28"/>
          <w:szCs w:val="28"/>
        </w:rPr>
        <w:t>container</w:t>
      </w:r>
      <w:r w:rsidR="00C43560" w:rsidRPr="00F06B83">
        <w:rPr>
          <w:sz w:val="28"/>
          <w:szCs w:val="28"/>
        </w:rPr>
        <w:t>”</w:t>
      </w:r>
      <w:r w:rsidRPr="00F06B83">
        <w:rPr>
          <w:sz w:val="28"/>
          <w:szCs w:val="28"/>
        </w:rPr>
        <w:t>&gt;</w:t>
      </w:r>
    </w:p>
    <w:p w14:paraId="10952D85" w14:textId="77777777" w:rsidR="0054378E" w:rsidRPr="00F06B83" w:rsidRDefault="0054378E" w:rsidP="0054378E">
      <w:pPr>
        <w:pStyle w:val="BodyText"/>
        <w:spacing w:line="360" w:lineRule="auto"/>
        <w:rPr>
          <w:sz w:val="28"/>
          <w:szCs w:val="28"/>
        </w:rPr>
      </w:pPr>
      <w:r w:rsidRPr="00F06B83">
        <w:rPr>
          <w:sz w:val="28"/>
          <w:szCs w:val="28"/>
        </w:rPr>
        <w:t xml:space="preserve">    &lt;h3&gt;Search Crops by Location&lt;/h3&gt;</w:t>
      </w:r>
    </w:p>
    <w:p w14:paraId="46000D13" w14:textId="0E7798F0" w:rsidR="0054378E" w:rsidRPr="00F06B83" w:rsidRDefault="0054378E" w:rsidP="0054378E">
      <w:pPr>
        <w:pStyle w:val="BodyText"/>
        <w:spacing w:line="360" w:lineRule="auto"/>
        <w:rPr>
          <w:sz w:val="28"/>
          <w:szCs w:val="28"/>
        </w:rPr>
      </w:pPr>
      <w:r w:rsidRPr="00F06B83">
        <w:rPr>
          <w:sz w:val="28"/>
          <w:szCs w:val="28"/>
        </w:rPr>
        <w:lastRenderedPageBreak/>
        <w:t xml:space="preserve">    &lt;input type=</w:t>
      </w:r>
      <w:r w:rsidR="00C43560" w:rsidRPr="00F06B83">
        <w:rPr>
          <w:sz w:val="28"/>
          <w:szCs w:val="28"/>
        </w:rPr>
        <w:t>”</w:t>
      </w:r>
      <w:r w:rsidRPr="00F06B83">
        <w:rPr>
          <w:sz w:val="28"/>
          <w:szCs w:val="28"/>
        </w:rPr>
        <w:t>text</w:t>
      </w:r>
      <w:r w:rsidR="00C43560" w:rsidRPr="00F06B83">
        <w:rPr>
          <w:sz w:val="28"/>
          <w:szCs w:val="28"/>
        </w:rPr>
        <w:t>”</w:t>
      </w:r>
      <w:r w:rsidRPr="00F06B83">
        <w:rPr>
          <w:sz w:val="28"/>
          <w:szCs w:val="28"/>
        </w:rPr>
        <w:t xml:space="preserve"> placeholder=</w:t>
      </w:r>
      <w:r w:rsidR="00C43560" w:rsidRPr="00F06B83">
        <w:rPr>
          <w:sz w:val="28"/>
          <w:szCs w:val="28"/>
        </w:rPr>
        <w:t>”</w:t>
      </w:r>
      <w:r w:rsidRPr="00F06B83">
        <w:rPr>
          <w:sz w:val="28"/>
          <w:szCs w:val="28"/>
        </w:rPr>
        <w:t>Enter District or Pincode</w:t>
      </w:r>
      <w:r w:rsidR="00C43560" w:rsidRPr="00F06B83">
        <w:rPr>
          <w:sz w:val="28"/>
          <w:szCs w:val="28"/>
        </w:rPr>
        <w:t>”</w:t>
      </w:r>
      <w:r w:rsidRPr="00F06B83">
        <w:rPr>
          <w:sz w:val="28"/>
          <w:szCs w:val="28"/>
        </w:rPr>
        <w:t>&gt;</w:t>
      </w:r>
    </w:p>
    <w:p w14:paraId="0B026FDE" w14:textId="77777777" w:rsidR="0054378E" w:rsidRPr="00F06B83" w:rsidRDefault="0054378E" w:rsidP="0054378E">
      <w:pPr>
        <w:pStyle w:val="BodyText"/>
        <w:spacing w:line="360" w:lineRule="auto"/>
        <w:rPr>
          <w:sz w:val="28"/>
          <w:szCs w:val="28"/>
        </w:rPr>
      </w:pPr>
      <w:r w:rsidRPr="00F06B83">
        <w:rPr>
          <w:sz w:val="28"/>
          <w:szCs w:val="28"/>
        </w:rPr>
        <w:t xml:space="preserve">    &lt;button&gt;Search&lt;/button&gt;</w:t>
      </w:r>
    </w:p>
    <w:p w14:paraId="778A4294" w14:textId="77777777" w:rsidR="0054378E" w:rsidRPr="00F06B83" w:rsidRDefault="0054378E" w:rsidP="0054378E">
      <w:pPr>
        <w:pStyle w:val="BodyText"/>
        <w:spacing w:line="360" w:lineRule="auto"/>
        <w:rPr>
          <w:sz w:val="28"/>
          <w:szCs w:val="28"/>
        </w:rPr>
      </w:pPr>
      <w:r w:rsidRPr="00F06B83">
        <w:rPr>
          <w:sz w:val="28"/>
          <w:szCs w:val="28"/>
        </w:rPr>
        <w:t xml:space="preserve">    &lt;ul&gt;</w:t>
      </w:r>
    </w:p>
    <w:p w14:paraId="0E292B0B" w14:textId="430372E1" w:rsidR="0054378E" w:rsidRPr="00F06B83" w:rsidRDefault="0054378E" w:rsidP="0054378E">
      <w:pPr>
        <w:pStyle w:val="BodyText"/>
        <w:spacing w:line="360" w:lineRule="auto"/>
        <w:rPr>
          <w:sz w:val="28"/>
          <w:szCs w:val="28"/>
        </w:rPr>
      </w:pPr>
      <w:r w:rsidRPr="00F06B83">
        <w:rPr>
          <w:sz w:val="28"/>
          <w:szCs w:val="28"/>
        </w:rPr>
        <w:t xml:space="preserve">      &lt;li&gt;Tomato </w:t>
      </w:r>
      <w:r w:rsidR="00C43560" w:rsidRPr="00F06B83">
        <w:rPr>
          <w:sz w:val="28"/>
          <w:szCs w:val="28"/>
        </w:rPr>
        <w:t>–</w:t>
      </w:r>
      <w:r w:rsidRPr="00F06B83">
        <w:rPr>
          <w:sz w:val="28"/>
          <w:szCs w:val="28"/>
        </w:rPr>
        <w:t xml:space="preserve"> 100kg in Madurai&lt;/li&gt;</w:t>
      </w:r>
    </w:p>
    <w:p w14:paraId="5C650176" w14:textId="1C5DE3D6" w:rsidR="0054378E" w:rsidRPr="00F06B83" w:rsidRDefault="0054378E" w:rsidP="0054378E">
      <w:pPr>
        <w:pStyle w:val="BodyText"/>
        <w:spacing w:line="360" w:lineRule="auto"/>
        <w:rPr>
          <w:sz w:val="28"/>
          <w:szCs w:val="28"/>
        </w:rPr>
      </w:pPr>
      <w:r w:rsidRPr="00F06B83">
        <w:rPr>
          <w:sz w:val="28"/>
          <w:szCs w:val="28"/>
        </w:rPr>
        <w:t xml:space="preserve">      &lt;li&gt;Rice </w:t>
      </w:r>
      <w:r w:rsidR="00C43560" w:rsidRPr="00F06B83">
        <w:rPr>
          <w:sz w:val="28"/>
          <w:szCs w:val="28"/>
        </w:rPr>
        <w:t>–</w:t>
      </w:r>
      <w:r w:rsidRPr="00F06B83">
        <w:rPr>
          <w:sz w:val="28"/>
          <w:szCs w:val="28"/>
        </w:rPr>
        <w:t xml:space="preserve"> 500kg in Salem&lt;/li&gt;</w:t>
      </w:r>
    </w:p>
    <w:p w14:paraId="29F5FC1D" w14:textId="77777777" w:rsidR="0054378E" w:rsidRPr="00F06B83" w:rsidRDefault="0054378E" w:rsidP="0054378E">
      <w:pPr>
        <w:pStyle w:val="BodyText"/>
        <w:spacing w:line="360" w:lineRule="auto"/>
        <w:rPr>
          <w:sz w:val="28"/>
          <w:szCs w:val="28"/>
        </w:rPr>
      </w:pPr>
      <w:r w:rsidRPr="00F06B83">
        <w:rPr>
          <w:sz w:val="28"/>
          <w:szCs w:val="28"/>
        </w:rPr>
        <w:t xml:space="preserve">    &lt;/ul&gt;</w:t>
      </w:r>
    </w:p>
    <w:p w14:paraId="5CD59BC2" w14:textId="77777777" w:rsidR="0054378E" w:rsidRPr="00F06B83" w:rsidRDefault="0054378E" w:rsidP="0054378E">
      <w:pPr>
        <w:pStyle w:val="BodyText"/>
        <w:spacing w:line="360" w:lineRule="auto"/>
        <w:rPr>
          <w:sz w:val="28"/>
          <w:szCs w:val="28"/>
        </w:rPr>
      </w:pPr>
      <w:r w:rsidRPr="00F06B83">
        <w:rPr>
          <w:sz w:val="28"/>
          <w:szCs w:val="28"/>
        </w:rPr>
        <w:t xml:space="preserve">  &lt;/div&gt;</w:t>
      </w:r>
    </w:p>
    <w:p w14:paraId="09C5364D" w14:textId="77777777" w:rsidR="0054378E" w:rsidRPr="00F06B83" w:rsidRDefault="0054378E" w:rsidP="0054378E">
      <w:pPr>
        <w:pStyle w:val="BodyText"/>
        <w:spacing w:line="360" w:lineRule="auto"/>
        <w:rPr>
          <w:sz w:val="28"/>
          <w:szCs w:val="28"/>
        </w:rPr>
      </w:pPr>
      <w:r w:rsidRPr="00F06B83">
        <w:rPr>
          <w:sz w:val="28"/>
          <w:szCs w:val="28"/>
        </w:rPr>
        <w:t>&lt;/body&gt;</w:t>
      </w:r>
    </w:p>
    <w:p w14:paraId="30A96FDF" w14:textId="77777777" w:rsidR="006C3158" w:rsidRDefault="0054378E" w:rsidP="0054378E">
      <w:pPr>
        <w:pStyle w:val="BodyText"/>
        <w:spacing w:line="360" w:lineRule="auto"/>
        <w:ind w:left="0"/>
        <w:rPr>
          <w:sz w:val="28"/>
          <w:szCs w:val="28"/>
        </w:rPr>
      </w:pPr>
      <w:r w:rsidRPr="00F06B83">
        <w:rPr>
          <w:sz w:val="28"/>
          <w:szCs w:val="28"/>
        </w:rPr>
        <w:t>&lt;/html&gt;</w:t>
      </w:r>
    </w:p>
    <w:p w14:paraId="718EABB9" w14:textId="77777777" w:rsidR="00DD071E" w:rsidRDefault="00DD071E" w:rsidP="0054378E">
      <w:pPr>
        <w:pStyle w:val="BodyText"/>
        <w:spacing w:line="360" w:lineRule="auto"/>
        <w:ind w:left="0"/>
        <w:rPr>
          <w:sz w:val="28"/>
          <w:szCs w:val="28"/>
        </w:rPr>
      </w:pPr>
    </w:p>
    <w:p w14:paraId="16721DF3" w14:textId="77777777" w:rsidR="00DD071E" w:rsidRPr="00DD071E" w:rsidRDefault="00DD071E" w:rsidP="0054378E">
      <w:pPr>
        <w:pStyle w:val="BodyText"/>
        <w:spacing w:line="360" w:lineRule="auto"/>
        <w:ind w:left="0"/>
        <w:rPr>
          <w:b/>
          <w:bCs/>
          <w:sz w:val="28"/>
          <w:szCs w:val="28"/>
        </w:rPr>
      </w:pPr>
      <w:r w:rsidRPr="00DD071E">
        <w:rPr>
          <w:b/>
          <w:bCs/>
          <w:sz w:val="28"/>
          <w:szCs w:val="28"/>
        </w:rPr>
        <w:t>CHAT  SUPPORT</w:t>
      </w:r>
    </w:p>
    <w:p w14:paraId="4BE8E267" w14:textId="77777777" w:rsidR="00DD071E" w:rsidRDefault="00DD071E" w:rsidP="0054378E">
      <w:pPr>
        <w:pStyle w:val="BodyText"/>
        <w:spacing w:line="360" w:lineRule="auto"/>
        <w:ind w:left="0"/>
        <w:rPr>
          <w:sz w:val="28"/>
          <w:szCs w:val="28"/>
        </w:rPr>
      </w:pPr>
    </w:p>
    <w:p w14:paraId="1C04429F" w14:textId="77777777" w:rsidR="00DD071E" w:rsidRPr="00DD071E" w:rsidRDefault="00DD071E" w:rsidP="00DD071E">
      <w:pPr>
        <w:pStyle w:val="BodyText"/>
        <w:spacing w:line="360" w:lineRule="auto"/>
        <w:rPr>
          <w:sz w:val="28"/>
          <w:szCs w:val="28"/>
        </w:rPr>
      </w:pPr>
      <w:r w:rsidRPr="00DD071E">
        <w:rPr>
          <w:sz w:val="28"/>
          <w:szCs w:val="28"/>
        </w:rPr>
        <w:t>&lt;?php</w:t>
      </w:r>
    </w:p>
    <w:p w14:paraId="5FED714A" w14:textId="77777777" w:rsidR="00DD071E" w:rsidRPr="00DD071E" w:rsidRDefault="00DD071E" w:rsidP="00DD071E">
      <w:pPr>
        <w:pStyle w:val="BodyText"/>
        <w:spacing w:line="360" w:lineRule="auto"/>
        <w:rPr>
          <w:sz w:val="28"/>
          <w:szCs w:val="28"/>
        </w:rPr>
      </w:pPr>
    </w:p>
    <w:p w14:paraId="5370E5C1" w14:textId="081670AE" w:rsidR="00DD071E" w:rsidRPr="00DD071E" w:rsidRDefault="00DD071E" w:rsidP="00DD071E">
      <w:pPr>
        <w:pStyle w:val="BodyText"/>
        <w:spacing w:line="360" w:lineRule="auto"/>
        <w:rPr>
          <w:sz w:val="28"/>
          <w:szCs w:val="28"/>
        </w:rPr>
      </w:pPr>
      <w:r w:rsidRPr="00DD071E">
        <w:rPr>
          <w:sz w:val="28"/>
          <w:szCs w:val="28"/>
        </w:rPr>
        <w:t>$file = 'chat.txt';</w:t>
      </w:r>
    </w:p>
    <w:p w14:paraId="7168E4EE" w14:textId="77777777" w:rsidR="00DD071E" w:rsidRPr="00DD071E" w:rsidRDefault="00DD071E" w:rsidP="00DD071E">
      <w:pPr>
        <w:pStyle w:val="BodyText"/>
        <w:spacing w:line="360" w:lineRule="auto"/>
        <w:rPr>
          <w:sz w:val="28"/>
          <w:szCs w:val="28"/>
        </w:rPr>
      </w:pPr>
    </w:p>
    <w:p w14:paraId="658FD1F5" w14:textId="332018EC" w:rsidR="00DD071E" w:rsidRPr="00DD071E" w:rsidRDefault="00DD071E" w:rsidP="00DD071E">
      <w:pPr>
        <w:pStyle w:val="BodyText"/>
        <w:spacing w:line="360" w:lineRule="auto"/>
        <w:rPr>
          <w:sz w:val="28"/>
          <w:szCs w:val="28"/>
        </w:rPr>
      </w:pPr>
      <w:r w:rsidRPr="00DD071E">
        <w:rPr>
          <w:sz w:val="28"/>
          <w:szCs w:val="28"/>
        </w:rPr>
        <w:t>if ($_SERVER['REQUEST_METHOD'] === 'POST' &amp;&amp; !empty($_POST['message'])) {</w:t>
      </w:r>
    </w:p>
    <w:p w14:paraId="59768050" w14:textId="77777777" w:rsidR="00DD071E" w:rsidRPr="00DD071E" w:rsidRDefault="00DD071E" w:rsidP="00DD071E">
      <w:pPr>
        <w:pStyle w:val="BodyText"/>
        <w:spacing w:line="360" w:lineRule="auto"/>
        <w:rPr>
          <w:sz w:val="28"/>
          <w:szCs w:val="28"/>
        </w:rPr>
      </w:pPr>
      <w:r w:rsidRPr="00DD071E">
        <w:rPr>
          <w:sz w:val="28"/>
          <w:szCs w:val="28"/>
        </w:rPr>
        <w:t xml:space="preserve">    $user = htmlspecialchars($_POST['user'] ?? 'Guest');</w:t>
      </w:r>
    </w:p>
    <w:p w14:paraId="322574E0" w14:textId="77777777" w:rsidR="00DD071E" w:rsidRPr="00DD071E" w:rsidRDefault="00DD071E" w:rsidP="00DD071E">
      <w:pPr>
        <w:pStyle w:val="BodyText"/>
        <w:spacing w:line="360" w:lineRule="auto"/>
        <w:rPr>
          <w:sz w:val="28"/>
          <w:szCs w:val="28"/>
        </w:rPr>
      </w:pPr>
      <w:r w:rsidRPr="00DD071E">
        <w:rPr>
          <w:sz w:val="28"/>
          <w:szCs w:val="28"/>
        </w:rPr>
        <w:t xml:space="preserve">    $message = htmlspecialchars($_POST['message']);</w:t>
      </w:r>
    </w:p>
    <w:p w14:paraId="620179DC" w14:textId="77777777" w:rsidR="00DD071E" w:rsidRPr="00DD071E" w:rsidRDefault="00DD071E" w:rsidP="00DD071E">
      <w:pPr>
        <w:pStyle w:val="BodyText"/>
        <w:spacing w:line="360" w:lineRule="auto"/>
        <w:rPr>
          <w:sz w:val="28"/>
          <w:szCs w:val="28"/>
        </w:rPr>
      </w:pPr>
      <w:r w:rsidRPr="00DD071E">
        <w:rPr>
          <w:sz w:val="28"/>
          <w:szCs w:val="28"/>
        </w:rPr>
        <w:t xml:space="preserve">    $time = date('H:i:s');</w:t>
      </w:r>
    </w:p>
    <w:p w14:paraId="6DACC782" w14:textId="77777777" w:rsidR="00DD071E" w:rsidRPr="00DD071E" w:rsidRDefault="00DD071E" w:rsidP="00DD071E">
      <w:pPr>
        <w:pStyle w:val="BodyText"/>
        <w:spacing w:line="360" w:lineRule="auto"/>
        <w:rPr>
          <w:sz w:val="28"/>
          <w:szCs w:val="28"/>
        </w:rPr>
      </w:pPr>
      <w:r w:rsidRPr="00DD071E">
        <w:rPr>
          <w:sz w:val="28"/>
          <w:szCs w:val="28"/>
        </w:rPr>
        <w:t xml:space="preserve">    $entry = "[$time] &lt;b&gt;$user&lt;/b&gt;: $message\n";</w:t>
      </w:r>
    </w:p>
    <w:p w14:paraId="186EB739" w14:textId="77777777" w:rsidR="00DD071E" w:rsidRPr="00DD071E" w:rsidRDefault="00DD071E" w:rsidP="00DD071E">
      <w:pPr>
        <w:pStyle w:val="BodyText"/>
        <w:spacing w:line="360" w:lineRule="auto"/>
        <w:rPr>
          <w:sz w:val="28"/>
          <w:szCs w:val="28"/>
        </w:rPr>
      </w:pPr>
      <w:r w:rsidRPr="00DD071E">
        <w:rPr>
          <w:sz w:val="28"/>
          <w:szCs w:val="28"/>
        </w:rPr>
        <w:t xml:space="preserve">    file_put_contents($file, $entry, FILE_APPEND);</w:t>
      </w:r>
    </w:p>
    <w:p w14:paraId="6A77B5E2" w14:textId="77777777" w:rsidR="00DD071E" w:rsidRPr="00DD071E" w:rsidRDefault="00DD071E" w:rsidP="00DD071E">
      <w:pPr>
        <w:pStyle w:val="BodyText"/>
        <w:spacing w:line="360" w:lineRule="auto"/>
        <w:rPr>
          <w:sz w:val="28"/>
          <w:szCs w:val="28"/>
        </w:rPr>
      </w:pPr>
      <w:r w:rsidRPr="00DD071E">
        <w:rPr>
          <w:sz w:val="28"/>
          <w:szCs w:val="28"/>
        </w:rPr>
        <w:t xml:space="preserve">    header('Location: chat.php'); // redirect to avoid resubmission</w:t>
      </w:r>
    </w:p>
    <w:p w14:paraId="0D899771" w14:textId="77777777" w:rsidR="00DD071E" w:rsidRPr="00DD071E" w:rsidRDefault="00DD071E" w:rsidP="00DD071E">
      <w:pPr>
        <w:pStyle w:val="BodyText"/>
        <w:spacing w:line="360" w:lineRule="auto"/>
        <w:rPr>
          <w:sz w:val="28"/>
          <w:szCs w:val="28"/>
        </w:rPr>
      </w:pPr>
      <w:r w:rsidRPr="00DD071E">
        <w:rPr>
          <w:sz w:val="28"/>
          <w:szCs w:val="28"/>
        </w:rPr>
        <w:t xml:space="preserve">    exit;</w:t>
      </w:r>
    </w:p>
    <w:p w14:paraId="394F62D5" w14:textId="466D2B70" w:rsidR="00DD071E" w:rsidRDefault="00DD071E" w:rsidP="00DD071E">
      <w:pPr>
        <w:pStyle w:val="BodyText"/>
        <w:spacing w:line="360" w:lineRule="auto"/>
        <w:rPr>
          <w:sz w:val="28"/>
          <w:szCs w:val="28"/>
        </w:rPr>
      </w:pPr>
      <w:r w:rsidRPr="00DD071E">
        <w:rPr>
          <w:sz w:val="28"/>
          <w:szCs w:val="28"/>
        </w:rPr>
        <w:t>}</w:t>
      </w:r>
    </w:p>
    <w:p w14:paraId="5207C0F7" w14:textId="77777777" w:rsidR="00DD071E" w:rsidRPr="00DD071E" w:rsidRDefault="00DD071E" w:rsidP="00DD071E">
      <w:pPr>
        <w:pStyle w:val="BodyText"/>
        <w:spacing w:line="360" w:lineRule="auto"/>
        <w:rPr>
          <w:sz w:val="28"/>
          <w:szCs w:val="28"/>
        </w:rPr>
      </w:pPr>
    </w:p>
    <w:p w14:paraId="358F69A2" w14:textId="77777777" w:rsidR="00DD071E" w:rsidRPr="00DD071E" w:rsidRDefault="00DD071E" w:rsidP="00DD071E">
      <w:pPr>
        <w:pStyle w:val="BodyText"/>
        <w:spacing w:line="360" w:lineRule="auto"/>
        <w:rPr>
          <w:sz w:val="28"/>
          <w:szCs w:val="28"/>
        </w:rPr>
      </w:pPr>
      <w:r w:rsidRPr="00DD071E">
        <w:rPr>
          <w:sz w:val="28"/>
          <w:szCs w:val="28"/>
        </w:rPr>
        <w:t>$messages = file_exists($file) ? file_get_contents($file) : '';</w:t>
      </w:r>
    </w:p>
    <w:p w14:paraId="59D4470A" w14:textId="77777777" w:rsidR="00DD071E" w:rsidRPr="00DD071E" w:rsidRDefault="00DD071E" w:rsidP="00DD071E">
      <w:pPr>
        <w:pStyle w:val="BodyText"/>
        <w:spacing w:line="360" w:lineRule="auto"/>
        <w:rPr>
          <w:sz w:val="28"/>
          <w:szCs w:val="28"/>
        </w:rPr>
      </w:pPr>
      <w:r w:rsidRPr="00DD071E">
        <w:rPr>
          <w:sz w:val="28"/>
          <w:szCs w:val="28"/>
        </w:rPr>
        <w:t>?&gt;</w:t>
      </w:r>
    </w:p>
    <w:p w14:paraId="3FB626A5" w14:textId="77777777" w:rsidR="00DD071E" w:rsidRPr="00DD071E" w:rsidRDefault="00DD071E" w:rsidP="00DD071E">
      <w:pPr>
        <w:pStyle w:val="BodyText"/>
        <w:spacing w:line="360" w:lineRule="auto"/>
        <w:rPr>
          <w:sz w:val="28"/>
          <w:szCs w:val="28"/>
        </w:rPr>
      </w:pPr>
    </w:p>
    <w:p w14:paraId="49F563E1" w14:textId="77777777" w:rsidR="00DD071E" w:rsidRPr="00DD071E" w:rsidRDefault="00DD071E" w:rsidP="00DD071E">
      <w:pPr>
        <w:pStyle w:val="BodyText"/>
        <w:spacing w:line="360" w:lineRule="auto"/>
        <w:rPr>
          <w:sz w:val="28"/>
          <w:szCs w:val="28"/>
        </w:rPr>
      </w:pPr>
      <w:r w:rsidRPr="00DD071E">
        <w:rPr>
          <w:sz w:val="28"/>
          <w:szCs w:val="28"/>
        </w:rPr>
        <w:lastRenderedPageBreak/>
        <w:t>&lt;!DOCTYPE html&gt;</w:t>
      </w:r>
    </w:p>
    <w:p w14:paraId="660583B4" w14:textId="77777777" w:rsidR="00DD071E" w:rsidRPr="00DD071E" w:rsidRDefault="00DD071E" w:rsidP="00DD071E">
      <w:pPr>
        <w:pStyle w:val="BodyText"/>
        <w:spacing w:line="360" w:lineRule="auto"/>
        <w:rPr>
          <w:sz w:val="28"/>
          <w:szCs w:val="28"/>
        </w:rPr>
      </w:pPr>
      <w:r w:rsidRPr="00DD071E">
        <w:rPr>
          <w:sz w:val="28"/>
          <w:szCs w:val="28"/>
        </w:rPr>
        <w:t>&lt;html lang="en"&gt;</w:t>
      </w:r>
    </w:p>
    <w:p w14:paraId="7C9A8FD7" w14:textId="77777777" w:rsidR="00DD071E" w:rsidRPr="00DD071E" w:rsidRDefault="00DD071E" w:rsidP="00DD071E">
      <w:pPr>
        <w:pStyle w:val="BodyText"/>
        <w:spacing w:line="360" w:lineRule="auto"/>
        <w:rPr>
          <w:sz w:val="28"/>
          <w:szCs w:val="28"/>
        </w:rPr>
      </w:pPr>
      <w:r w:rsidRPr="00DD071E">
        <w:rPr>
          <w:sz w:val="28"/>
          <w:szCs w:val="28"/>
        </w:rPr>
        <w:t>&lt;head&gt;</w:t>
      </w:r>
    </w:p>
    <w:p w14:paraId="508D2A2F" w14:textId="77777777" w:rsidR="00DD071E" w:rsidRPr="00DD071E" w:rsidRDefault="00DD071E" w:rsidP="00DD071E">
      <w:pPr>
        <w:pStyle w:val="BodyText"/>
        <w:spacing w:line="360" w:lineRule="auto"/>
        <w:rPr>
          <w:sz w:val="28"/>
          <w:szCs w:val="28"/>
        </w:rPr>
      </w:pPr>
      <w:r w:rsidRPr="00DD071E">
        <w:rPr>
          <w:sz w:val="28"/>
          <w:szCs w:val="28"/>
        </w:rPr>
        <w:t xml:space="preserve">    &lt;title&gt;Chat Support&lt;/title&gt;</w:t>
      </w:r>
    </w:p>
    <w:p w14:paraId="5298294F" w14:textId="77777777" w:rsidR="00DD071E" w:rsidRPr="00DD071E" w:rsidRDefault="00DD071E" w:rsidP="00DD071E">
      <w:pPr>
        <w:pStyle w:val="BodyText"/>
        <w:spacing w:line="360" w:lineRule="auto"/>
        <w:rPr>
          <w:sz w:val="28"/>
          <w:szCs w:val="28"/>
        </w:rPr>
      </w:pPr>
      <w:r w:rsidRPr="00DD071E">
        <w:rPr>
          <w:sz w:val="28"/>
          <w:szCs w:val="28"/>
        </w:rPr>
        <w:t xml:space="preserve">    &lt;link href="https://cdn.jsdelivr.net/npm/bootstrap@5.4.0/dist/css/bootstrap.min.css" rel="stylesheet"&gt;</w:t>
      </w:r>
    </w:p>
    <w:p w14:paraId="3275AC8B" w14:textId="77777777" w:rsidR="00DD071E" w:rsidRPr="00DD071E" w:rsidRDefault="00DD071E" w:rsidP="00DD071E">
      <w:pPr>
        <w:pStyle w:val="BodyText"/>
        <w:spacing w:line="360" w:lineRule="auto"/>
        <w:rPr>
          <w:sz w:val="28"/>
          <w:szCs w:val="28"/>
        </w:rPr>
      </w:pPr>
      <w:r w:rsidRPr="00DD071E">
        <w:rPr>
          <w:sz w:val="28"/>
          <w:szCs w:val="28"/>
        </w:rPr>
        <w:t xml:space="preserve">    &lt;style&gt;</w:t>
      </w:r>
    </w:p>
    <w:p w14:paraId="67691919" w14:textId="77777777" w:rsidR="00DD071E" w:rsidRPr="00DD071E" w:rsidRDefault="00DD071E" w:rsidP="00DD071E">
      <w:pPr>
        <w:pStyle w:val="BodyText"/>
        <w:spacing w:line="360" w:lineRule="auto"/>
        <w:rPr>
          <w:sz w:val="28"/>
          <w:szCs w:val="28"/>
        </w:rPr>
      </w:pPr>
      <w:r w:rsidRPr="00DD071E">
        <w:rPr>
          <w:sz w:val="28"/>
          <w:szCs w:val="28"/>
        </w:rPr>
        <w:t xml:space="preserve">        #chatBox { height: 300px; overflow-y: scroll; border: 1px solid #ccc; padding: 10px; background: #f8f9fa; }</w:t>
      </w:r>
    </w:p>
    <w:p w14:paraId="45F4D4A9" w14:textId="77777777" w:rsidR="00DD071E" w:rsidRPr="00DD071E" w:rsidRDefault="00DD071E" w:rsidP="00DD071E">
      <w:pPr>
        <w:pStyle w:val="BodyText"/>
        <w:spacing w:line="360" w:lineRule="auto"/>
        <w:rPr>
          <w:sz w:val="28"/>
          <w:szCs w:val="28"/>
        </w:rPr>
      </w:pPr>
      <w:r w:rsidRPr="00DD071E">
        <w:rPr>
          <w:sz w:val="28"/>
          <w:szCs w:val="28"/>
        </w:rPr>
        <w:t xml:space="preserve">    &lt;/style&gt;</w:t>
      </w:r>
    </w:p>
    <w:p w14:paraId="5C8F258B" w14:textId="77777777" w:rsidR="00DD071E" w:rsidRPr="00DD071E" w:rsidRDefault="00DD071E" w:rsidP="00DD071E">
      <w:pPr>
        <w:pStyle w:val="BodyText"/>
        <w:spacing w:line="360" w:lineRule="auto"/>
        <w:rPr>
          <w:sz w:val="28"/>
          <w:szCs w:val="28"/>
        </w:rPr>
      </w:pPr>
      <w:r w:rsidRPr="00DD071E">
        <w:rPr>
          <w:sz w:val="28"/>
          <w:szCs w:val="28"/>
        </w:rPr>
        <w:t>&lt;/head&gt;</w:t>
      </w:r>
    </w:p>
    <w:p w14:paraId="7AA030A4" w14:textId="77777777" w:rsidR="00DD071E" w:rsidRPr="00DD071E" w:rsidRDefault="00DD071E" w:rsidP="00DD071E">
      <w:pPr>
        <w:pStyle w:val="BodyText"/>
        <w:spacing w:line="360" w:lineRule="auto"/>
        <w:rPr>
          <w:sz w:val="28"/>
          <w:szCs w:val="28"/>
        </w:rPr>
      </w:pPr>
      <w:r w:rsidRPr="00DD071E">
        <w:rPr>
          <w:sz w:val="28"/>
          <w:szCs w:val="28"/>
        </w:rPr>
        <w:t>&lt;body class="p-3"&gt;</w:t>
      </w:r>
    </w:p>
    <w:p w14:paraId="6E76FA0A" w14:textId="77777777" w:rsidR="00DD071E" w:rsidRPr="00DD071E" w:rsidRDefault="00DD071E" w:rsidP="00DD071E">
      <w:pPr>
        <w:pStyle w:val="BodyText"/>
        <w:spacing w:line="360" w:lineRule="auto"/>
        <w:rPr>
          <w:sz w:val="28"/>
          <w:szCs w:val="28"/>
        </w:rPr>
      </w:pPr>
    </w:p>
    <w:p w14:paraId="65633237" w14:textId="77777777" w:rsidR="00DD071E" w:rsidRPr="00DD071E" w:rsidRDefault="00DD071E" w:rsidP="00DD071E">
      <w:pPr>
        <w:pStyle w:val="BodyText"/>
        <w:spacing w:line="360" w:lineRule="auto"/>
        <w:rPr>
          <w:sz w:val="28"/>
          <w:szCs w:val="28"/>
        </w:rPr>
      </w:pPr>
      <w:r w:rsidRPr="00DD071E">
        <w:rPr>
          <w:sz w:val="28"/>
          <w:szCs w:val="28"/>
        </w:rPr>
        <w:t>&lt;div class="container"&gt;</w:t>
      </w:r>
    </w:p>
    <w:p w14:paraId="298A4711" w14:textId="77777777" w:rsidR="00DD071E" w:rsidRPr="00DD071E" w:rsidRDefault="00DD071E" w:rsidP="00DD071E">
      <w:pPr>
        <w:pStyle w:val="BodyText"/>
        <w:spacing w:line="360" w:lineRule="auto"/>
        <w:rPr>
          <w:sz w:val="28"/>
          <w:szCs w:val="28"/>
        </w:rPr>
      </w:pPr>
      <w:r w:rsidRPr="00DD071E">
        <w:rPr>
          <w:sz w:val="28"/>
          <w:szCs w:val="28"/>
        </w:rPr>
        <w:t xml:space="preserve">    &lt;h3&gt;Chat Support&lt;/h3&gt;</w:t>
      </w:r>
    </w:p>
    <w:p w14:paraId="38D51DE9" w14:textId="77777777" w:rsidR="00DD071E" w:rsidRPr="00DD071E" w:rsidRDefault="00DD071E" w:rsidP="00DD071E">
      <w:pPr>
        <w:pStyle w:val="BodyText"/>
        <w:spacing w:line="360" w:lineRule="auto"/>
        <w:rPr>
          <w:sz w:val="28"/>
          <w:szCs w:val="28"/>
        </w:rPr>
      </w:pPr>
      <w:r w:rsidRPr="00DD071E">
        <w:rPr>
          <w:sz w:val="28"/>
          <w:szCs w:val="28"/>
        </w:rPr>
        <w:t xml:space="preserve">    &lt;div id="chatBox" class="mb-3"&gt;&lt;?= nl2br($messages) ?&gt;&lt;/div&gt;</w:t>
      </w:r>
    </w:p>
    <w:p w14:paraId="62E9391A" w14:textId="77777777" w:rsidR="00DD071E" w:rsidRPr="00DD071E" w:rsidRDefault="00DD071E" w:rsidP="00DD071E">
      <w:pPr>
        <w:pStyle w:val="BodyText"/>
        <w:spacing w:line="360" w:lineRule="auto"/>
        <w:rPr>
          <w:sz w:val="28"/>
          <w:szCs w:val="28"/>
        </w:rPr>
      </w:pPr>
    </w:p>
    <w:p w14:paraId="284082E6" w14:textId="77777777" w:rsidR="00DD071E" w:rsidRPr="00DD071E" w:rsidRDefault="00DD071E" w:rsidP="00DD071E">
      <w:pPr>
        <w:pStyle w:val="BodyText"/>
        <w:spacing w:line="360" w:lineRule="auto"/>
        <w:rPr>
          <w:sz w:val="28"/>
          <w:szCs w:val="28"/>
        </w:rPr>
      </w:pPr>
      <w:r w:rsidRPr="00DD071E">
        <w:rPr>
          <w:sz w:val="28"/>
          <w:szCs w:val="28"/>
        </w:rPr>
        <w:t xml:space="preserve">    &lt;form method="POST" class="d-flex gap-2"&gt;</w:t>
      </w:r>
    </w:p>
    <w:p w14:paraId="4DEA6CF9" w14:textId="77777777" w:rsidR="00DD071E" w:rsidRPr="00DD071E" w:rsidRDefault="00DD071E" w:rsidP="00DD071E">
      <w:pPr>
        <w:pStyle w:val="BodyText"/>
        <w:spacing w:line="360" w:lineRule="auto"/>
        <w:rPr>
          <w:sz w:val="28"/>
          <w:szCs w:val="28"/>
        </w:rPr>
      </w:pPr>
      <w:r w:rsidRPr="00DD071E">
        <w:rPr>
          <w:sz w:val="28"/>
          <w:szCs w:val="28"/>
        </w:rPr>
        <w:t xml:space="preserve">        &lt;input type="text" name="user" placeholder="Your name" class="form-control" required&gt;</w:t>
      </w:r>
    </w:p>
    <w:p w14:paraId="356367DF" w14:textId="77777777" w:rsidR="00DD071E" w:rsidRPr="00DD071E" w:rsidRDefault="00DD071E" w:rsidP="00DD071E">
      <w:pPr>
        <w:pStyle w:val="BodyText"/>
        <w:spacing w:line="360" w:lineRule="auto"/>
        <w:rPr>
          <w:sz w:val="28"/>
          <w:szCs w:val="28"/>
        </w:rPr>
      </w:pPr>
      <w:r w:rsidRPr="00DD071E">
        <w:rPr>
          <w:sz w:val="28"/>
          <w:szCs w:val="28"/>
        </w:rPr>
        <w:t xml:space="preserve">        &lt;input type="text" name="message" placeholder="Type your message" class="form-control" required&gt;</w:t>
      </w:r>
    </w:p>
    <w:p w14:paraId="4194A091" w14:textId="77777777" w:rsidR="00DD071E" w:rsidRPr="00DD071E" w:rsidRDefault="00DD071E" w:rsidP="00DD071E">
      <w:pPr>
        <w:pStyle w:val="BodyText"/>
        <w:spacing w:line="360" w:lineRule="auto"/>
        <w:rPr>
          <w:sz w:val="28"/>
          <w:szCs w:val="28"/>
        </w:rPr>
      </w:pPr>
      <w:r w:rsidRPr="00DD071E">
        <w:rPr>
          <w:sz w:val="28"/>
          <w:szCs w:val="28"/>
        </w:rPr>
        <w:t xml:space="preserve">        &lt;button type="submit" class="btn btn-primary"&gt;Send&lt;/button&gt;</w:t>
      </w:r>
    </w:p>
    <w:p w14:paraId="7DE0AA3F" w14:textId="77777777" w:rsidR="00DD071E" w:rsidRPr="00DD071E" w:rsidRDefault="00DD071E" w:rsidP="00DD071E">
      <w:pPr>
        <w:pStyle w:val="BodyText"/>
        <w:spacing w:line="360" w:lineRule="auto"/>
        <w:rPr>
          <w:sz w:val="28"/>
          <w:szCs w:val="28"/>
        </w:rPr>
      </w:pPr>
      <w:r w:rsidRPr="00DD071E">
        <w:rPr>
          <w:sz w:val="28"/>
          <w:szCs w:val="28"/>
        </w:rPr>
        <w:t xml:space="preserve">    &lt;/form&gt;</w:t>
      </w:r>
    </w:p>
    <w:p w14:paraId="2EF02F58" w14:textId="77777777" w:rsidR="00DD071E" w:rsidRPr="00DD071E" w:rsidRDefault="00DD071E" w:rsidP="00DD071E">
      <w:pPr>
        <w:pStyle w:val="BodyText"/>
        <w:spacing w:line="360" w:lineRule="auto"/>
        <w:rPr>
          <w:sz w:val="28"/>
          <w:szCs w:val="28"/>
        </w:rPr>
      </w:pPr>
      <w:r w:rsidRPr="00DD071E">
        <w:rPr>
          <w:sz w:val="28"/>
          <w:szCs w:val="28"/>
        </w:rPr>
        <w:t>&lt;/div&gt;</w:t>
      </w:r>
    </w:p>
    <w:p w14:paraId="4F551191" w14:textId="77777777" w:rsidR="00DD071E" w:rsidRPr="00DD071E" w:rsidRDefault="00DD071E" w:rsidP="00DD071E">
      <w:pPr>
        <w:pStyle w:val="BodyText"/>
        <w:spacing w:line="360" w:lineRule="auto"/>
        <w:rPr>
          <w:sz w:val="28"/>
          <w:szCs w:val="28"/>
        </w:rPr>
      </w:pPr>
    </w:p>
    <w:p w14:paraId="0D8FD646" w14:textId="77777777" w:rsidR="00DD071E" w:rsidRPr="00DD071E" w:rsidRDefault="00DD071E" w:rsidP="00DD071E">
      <w:pPr>
        <w:pStyle w:val="BodyText"/>
        <w:spacing w:line="360" w:lineRule="auto"/>
        <w:rPr>
          <w:sz w:val="28"/>
          <w:szCs w:val="28"/>
        </w:rPr>
      </w:pPr>
      <w:r w:rsidRPr="00DD071E">
        <w:rPr>
          <w:sz w:val="28"/>
          <w:szCs w:val="28"/>
        </w:rPr>
        <w:t>&lt;/body&gt;</w:t>
      </w:r>
    </w:p>
    <w:p w14:paraId="6C03415C" w14:textId="77777777" w:rsidR="00DD071E" w:rsidRDefault="00DD071E" w:rsidP="00DD071E">
      <w:pPr>
        <w:pStyle w:val="BodyText"/>
        <w:spacing w:line="360" w:lineRule="auto"/>
        <w:ind w:left="0"/>
        <w:rPr>
          <w:sz w:val="28"/>
          <w:szCs w:val="28"/>
        </w:rPr>
      </w:pPr>
      <w:r w:rsidRPr="00DD071E">
        <w:rPr>
          <w:sz w:val="28"/>
          <w:szCs w:val="28"/>
        </w:rPr>
        <w:t>&lt;/html&gt;</w:t>
      </w:r>
    </w:p>
    <w:p w14:paraId="1DEB4BCB" w14:textId="77777777" w:rsidR="00DD071E" w:rsidRDefault="00DD071E" w:rsidP="00DD071E">
      <w:pPr>
        <w:pStyle w:val="BodyText"/>
        <w:spacing w:line="360" w:lineRule="auto"/>
        <w:ind w:left="0"/>
        <w:rPr>
          <w:sz w:val="28"/>
          <w:szCs w:val="28"/>
        </w:rPr>
      </w:pPr>
    </w:p>
    <w:p w14:paraId="0D1CB85A" w14:textId="77777777" w:rsidR="00DD071E" w:rsidRDefault="00DD071E" w:rsidP="00DD071E">
      <w:pPr>
        <w:pStyle w:val="BodyText"/>
        <w:spacing w:line="360" w:lineRule="auto"/>
        <w:ind w:left="0"/>
        <w:rPr>
          <w:sz w:val="28"/>
          <w:szCs w:val="28"/>
        </w:rPr>
      </w:pPr>
    </w:p>
    <w:p w14:paraId="05EBA9B3" w14:textId="2E2FE2D8" w:rsidR="00DD071E" w:rsidRPr="00DD071E" w:rsidRDefault="00DD071E" w:rsidP="00DD071E">
      <w:pPr>
        <w:pStyle w:val="BodyText"/>
        <w:spacing w:line="360" w:lineRule="auto"/>
        <w:ind w:left="0"/>
        <w:rPr>
          <w:b/>
          <w:bCs/>
          <w:sz w:val="28"/>
          <w:szCs w:val="28"/>
        </w:rPr>
      </w:pPr>
      <w:r w:rsidRPr="00DD071E">
        <w:rPr>
          <w:b/>
          <w:bCs/>
          <w:sz w:val="28"/>
          <w:szCs w:val="28"/>
        </w:rPr>
        <w:t>HOLD   OPTION</w:t>
      </w:r>
    </w:p>
    <w:p w14:paraId="0FA81FFA" w14:textId="77777777" w:rsidR="00DD071E" w:rsidRDefault="00DD071E" w:rsidP="00DD071E">
      <w:pPr>
        <w:pStyle w:val="BodyText"/>
        <w:spacing w:line="360" w:lineRule="auto"/>
        <w:ind w:left="0"/>
        <w:rPr>
          <w:sz w:val="28"/>
          <w:szCs w:val="28"/>
        </w:rPr>
      </w:pPr>
    </w:p>
    <w:p w14:paraId="3D35234F" w14:textId="77777777" w:rsidR="00DD071E" w:rsidRPr="00DD071E" w:rsidRDefault="00DD071E" w:rsidP="00DD071E">
      <w:pPr>
        <w:pStyle w:val="BodyText"/>
        <w:spacing w:line="360" w:lineRule="auto"/>
        <w:rPr>
          <w:sz w:val="28"/>
          <w:szCs w:val="28"/>
        </w:rPr>
      </w:pPr>
      <w:r w:rsidRPr="00DD071E">
        <w:rPr>
          <w:sz w:val="28"/>
          <w:szCs w:val="28"/>
        </w:rPr>
        <w:t>&lt;?php</w:t>
      </w:r>
    </w:p>
    <w:p w14:paraId="3A986511" w14:textId="77777777" w:rsidR="00DD071E" w:rsidRPr="00DD071E" w:rsidRDefault="00DD071E" w:rsidP="00DD071E">
      <w:pPr>
        <w:pStyle w:val="BodyText"/>
        <w:spacing w:line="360" w:lineRule="auto"/>
        <w:rPr>
          <w:sz w:val="28"/>
          <w:szCs w:val="28"/>
        </w:rPr>
      </w:pPr>
      <w:r w:rsidRPr="00DD071E">
        <w:rPr>
          <w:sz w:val="28"/>
          <w:szCs w:val="28"/>
        </w:rPr>
        <w:t>// hold_option.php</w:t>
      </w:r>
    </w:p>
    <w:p w14:paraId="036A0F14" w14:textId="77777777" w:rsidR="00DD071E" w:rsidRPr="00DD071E" w:rsidRDefault="00DD071E" w:rsidP="00DD071E">
      <w:pPr>
        <w:pStyle w:val="BodyText"/>
        <w:spacing w:line="360" w:lineRule="auto"/>
        <w:rPr>
          <w:sz w:val="28"/>
          <w:szCs w:val="28"/>
        </w:rPr>
      </w:pPr>
      <w:r w:rsidRPr="00DD071E">
        <w:rPr>
          <w:sz w:val="28"/>
          <w:szCs w:val="28"/>
        </w:rPr>
        <w:t>$status = '';</w:t>
      </w:r>
    </w:p>
    <w:p w14:paraId="16D113D6" w14:textId="77777777" w:rsidR="00DD071E" w:rsidRPr="00DD071E" w:rsidRDefault="00DD071E" w:rsidP="00DD071E">
      <w:pPr>
        <w:pStyle w:val="BodyText"/>
        <w:spacing w:line="360" w:lineRule="auto"/>
        <w:rPr>
          <w:sz w:val="28"/>
          <w:szCs w:val="28"/>
        </w:rPr>
      </w:pPr>
      <w:r w:rsidRPr="00DD071E">
        <w:rPr>
          <w:sz w:val="28"/>
          <w:szCs w:val="28"/>
        </w:rPr>
        <w:t>if ($_SERVER['REQUEST_METHOD'] === 'POST') {</w:t>
      </w:r>
    </w:p>
    <w:p w14:paraId="6DF2BA9A" w14:textId="77777777" w:rsidR="00DD071E" w:rsidRPr="00DD071E" w:rsidRDefault="00DD071E" w:rsidP="00DD071E">
      <w:pPr>
        <w:pStyle w:val="BodyText"/>
        <w:spacing w:line="360" w:lineRule="auto"/>
        <w:rPr>
          <w:sz w:val="28"/>
          <w:szCs w:val="28"/>
        </w:rPr>
      </w:pPr>
      <w:r w:rsidRPr="00DD071E">
        <w:rPr>
          <w:sz w:val="28"/>
          <w:szCs w:val="28"/>
        </w:rPr>
        <w:t xml:space="preserve">    $item = htmlspecialchars($_POST['item'] ?? '');</w:t>
      </w:r>
    </w:p>
    <w:p w14:paraId="13ED9930" w14:textId="77777777" w:rsidR="00DD071E" w:rsidRPr="00DD071E" w:rsidRDefault="00DD071E" w:rsidP="00DD071E">
      <w:pPr>
        <w:pStyle w:val="BodyText"/>
        <w:spacing w:line="360" w:lineRule="auto"/>
        <w:rPr>
          <w:sz w:val="28"/>
          <w:szCs w:val="28"/>
        </w:rPr>
      </w:pPr>
      <w:r w:rsidRPr="00DD071E">
        <w:rPr>
          <w:sz w:val="28"/>
          <w:szCs w:val="28"/>
        </w:rPr>
        <w:t xml:space="preserve">    $hold = isset($_POST['hold']) ? true : false;</w:t>
      </w:r>
    </w:p>
    <w:p w14:paraId="1D1A8801" w14:textId="77777777" w:rsidR="00DD071E" w:rsidRPr="00DD071E" w:rsidRDefault="00DD071E" w:rsidP="00DD071E">
      <w:pPr>
        <w:pStyle w:val="BodyText"/>
        <w:spacing w:line="360" w:lineRule="auto"/>
        <w:rPr>
          <w:sz w:val="28"/>
          <w:szCs w:val="28"/>
        </w:rPr>
      </w:pPr>
      <w:r w:rsidRPr="00DD071E">
        <w:rPr>
          <w:sz w:val="28"/>
          <w:szCs w:val="28"/>
        </w:rPr>
        <w:t xml:space="preserve">    $status = $hold ? "Order for &lt;b&gt;$item&lt;/b&gt; is ON HOLD." : "Order for &lt;b&gt;$item&lt;/b&gt; is CONFIRMED.";</w:t>
      </w:r>
    </w:p>
    <w:p w14:paraId="1DE03F5E" w14:textId="77777777" w:rsidR="00DD071E" w:rsidRPr="00DD071E" w:rsidRDefault="00DD071E" w:rsidP="00DD071E">
      <w:pPr>
        <w:pStyle w:val="BodyText"/>
        <w:spacing w:line="360" w:lineRule="auto"/>
        <w:rPr>
          <w:sz w:val="28"/>
          <w:szCs w:val="28"/>
        </w:rPr>
      </w:pPr>
      <w:r w:rsidRPr="00DD071E">
        <w:rPr>
          <w:sz w:val="28"/>
          <w:szCs w:val="28"/>
        </w:rPr>
        <w:t>}</w:t>
      </w:r>
    </w:p>
    <w:p w14:paraId="3EEBCB0C" w14:textId="77777777" w:rsidR="00DD071E" w:rsidRPr="00DD071E" w:rsidRDefault="00DD071E" w:rsidP="00DD071E">
      <w:pPr>
        <w:pStyle w:val="BodyText"/>
        <w:spacing w:line="360" w:lineRule="auto"/>
        <w:rPr>
          <w:sz w:val="28"/>
          <w:szCs w:val="28"/>
        </w:rPr>
      </w:pPr>
      <w:r w:rsidRPr="00DD071E">
        <w:rPr>
          <w:sz w:val="28"/>
          <w:szCs w:val="28"/>
        </w:rPr>
        <w:t>?&gt;</w:t>
      </w:r>
    </w:p>
    <w:p w14:paraId="76D9534A" w14:textId="77777777" w:rsidR="00DD071E" w:rsidRPr="00DD071E" w:rsidRDefault="00DD071E" w:rsidP="00DD071E">
      <w:pPr>
        <w:pStyle w:val="BodyText"/>
        <w:spacing w:line="360" w:lineRule="auto"/>
        <w:rPr>
          <w:sz w:val="28"/>
          <w:szCs w:val="28"/>
        </w:rPr>
      </w:pPr>
    </w:p>
    <w:p w14:paraId="0A5D261D" w14:textId="77777777" w:rsidR="00DD071E" w:rsidRPr="00DD071E" w:rsidRDefault="00DD071E" w:rsidP="00DD071E">
      <w:pPr>
        <w:pStyle w:val="BodyText"/>
        <w:spacing w:line="360" w:lineRule="auto"/>
        <w:rPr>
          <w:sz w:val="28"/>
          <w:szCs w:val="28"/>
        </w:rPr>
      </w:pPr>
      <w:r w:rsidRPr="00DD071E">
        <w:rPr>
          <w:sz w:val="28"/>
          <w:szCs w:val="28"/>
        </w:rPr>
        <w:t>&lt;!DOCTYPE html&gt;</w:t>
      </w:r>
    </w:p>
    <w:p w14:paraId="328BCD20" w14:textId="77777777" w:rsidR="00DD071E" w:rsidRPr="00DD071E" w:rsidRDefault="00DD071E" w:rsidP="00DD071E">
      <w:pPr>
        <w:pStyle w:val="BodyText"/>
        <w:spacing w:line="360" w:lineRule="auto"/>
        <w:rPr>
          <w:sz w:val="28"/>
          <w:szCs w:val="28"/>
        </w:rPr>
      </w:pPr>
      <w:r w:rsidRPr="00DD071E">
        <w:rPr>
          <w:sz w:val="28"/>
          <w:szCs w:val="28"/>
        </w:rPr>
        <w:t>&lt;html&gt;</w:t>
      </w:r>
    </w:p>
    <w:p w14:paraId="38490D02" w14:textId="77777777" w:rsidR="00DD071E" w:rsidRPr="00DD071E" w:rsidRDefault="00DD071E" w:rsidP="00DD071E">
      <w:pPr>
        <w:pStyle w:val="BodyText"/>
        <w:spacing w:line="360" w:lineRule="auto"/>
        <w:rPr>
          <w:sz w:val="28"/>
          <w:szCs w:val="28"/>
        </w:rPr>
      </w:pPr>
      <w:r w:rsidRPr="00DD071E">
        <w:rPr>
          <w:sz w:val="28"/>
          <w:szCs w:val="28"/>
        </w:rPr>
        <w:t>&lt;head&gt;&lt;title&gt;Hold Option Demo&lt;/title&gt;&lt;/head&gt;</w:t>
      </w:r>
    </w:p>
    <w:p w14:paraId="6584CB09" w14:textId="77777777" w:rsidR="00DD071E" w:rsidRPr="00DD071E" w:rsidRDefault="00DD071E" w:rsidP="00DD071E">
      <w:pPr>
        <w:pStyle w:val="BodyText"/>
        <w:spacing w:line="360" w:lineRule="auto"/>
        <w:rPr>
          <w:sz w:val="28"/>
          <w:szCs w:val="28"/>
        </w:rPr>
      </w:pPr>
      <w:r w:rsidRPr="00DD071E">
        <w:rPr>
          <w:sz w:val="28"/>
          <w:szCs w:val="28"/>
        </w:rPr>
        <w:t>&lt;body&gt;</w:t>
      </w:r>
    </w:p>
    <w:p w14:paraId="326DF2C9" w14:textId="77777777" w:rsidR="00DD071E" w:rsidRPr="00DD071E" w:rsidRDefault="00DD071E" w:rsidP="00DD071E">
      <w:pPr>
        <w:pStyle w:val="BodyText"/>
        <w:spacing w:line="360" w:lineRule="auto"/>
        <w:rPr>
          <w:sz w:val="28"/>
          <w:szCs w:val="28"/>
        </w:rPr>
      </w:pPr>
      <w:r w:rsidRPr="00DD071E">
        <w:rPr>
          <w:sz w:val="28"/>
          <w:szCs w:val="28"/>
        </w:rPr>
        <w:t>&lt;h3&gt;Place Order&lt;/h3&gt;</w:t>
      </w:r>
    </w:p>
    <w:p w14:paraId="3F07CCAE" w14:textId="77777777" w:rsidR="00DD071E" w:rsidRPr="00DD071E" w:rsidRDefault="00DD071E" w:rsidP="00DD071E">
      <w:pPr>
        <w:pStyle w:val="BodyText"/>
        <w:spacing w:line="360" w:lineRule="auto"/>
        <w:rPr>
          <w:sz w:val="28"/>
          <w:szCs w:val="28"/>
        </w:rPr>
      </w:pPr>
      <w:r w:rsidRPr="00DD071E">
        <w:rPr>
          <w:sz w:val="28"/>
          <w:szCs w:val="28"/>
        </w:rPr>
        <w:t>&lt;form method="POST"&gt;</w:t>
      </w:r>
    </w:p>
    <w:p w14:paraId="294409E0" w14:textId="77777777" w:rsidR="00DD071E" w:rsidRPr="00DD071E" w:rsidRDefault="00DD071E" w:rsidP="00DD071E">
      <w:pPr>
        <w:pStyle w:val="BodyText"/>
        <w:spacing w:line="360" w:lineRule="auto"/>
        <w:rPr>
          <w:sz w:val="28"/>
          <w:szCs w:val="28"/>
        </w:rPr>
      </w:pPr>
      <w:r w:rsidRPr="00DD071E">
        <w:rPr>
          <w:sz w:val="28"/>
          <w:szCs w:val="28"/>
        </w:rPr>
        <w:t xml:space="preserve">    Item: &lt;input type="text" name="item" required&gt;</w:t>
      </w:r>
    </w:p>
    <w:p w14:paraId="323BA7F9" w14:textId="77777777" w:rsidR="00DD071E" w:rsidRPr="00DD071E" w:rsidRDefault="00DD071E" w:rsidP="00DD071E">
      <w:pPr>
        <w:pStyle w:val="BodyText"/>
        <w:spacing w:line="360" w:lineRule="auto"/>
        <w:rPr>
          <w:sz w:val="28"/>
          <w:szCs w:val="28"/>
        </w:rPr>
      </w:pPr>
      <w:r w:rsidRPr="00DD071E">
        <w:rPr>
          <w:sz w:val="28"/>
          <w:szCs w:val="28"/>
        </w:rPr>
        <w:t xml:space="preserve">    &lt;label&gt;&lt;input type="checkbox" name="hold"&gt; Hold Order&lt;/label&gt;&lt;br&gt;&lt;br&gt;</w:t>
      </w:r>
    </w:p>
    <w:p w14:paraId="35A7CDE1" w14:textId="77777777" w:rsidR="00DD071E" w:rsidRPr="00DD071E" w:rsidRDefault="00DD071E" w:rsidP="00DD071E">
      <w:pPr>
        <w:pStyle w:val="BodyText"/>
        <w:spacing w:line="360" w:lineRule="auto"/>
        <w:rPr>
          <w:sz w:val="28"/>
          <w:szCs w:val="28"/>
        </w:rPr>
      </w:pPr>
      <w:r w:rsidRPr="00DD071E">
        <w:rPr>
          <w:sz w:val="28"/>
          <w:szCs w:val="28"/>
        </w:rPr>
        <w:t xml:space="preserve">    &lt;button type="submit"&gt;Submit&lt;/button&gt;</w:t>
      </w:r>
    </w:p>
    <w:p w14:paraId="01920317" w14:textId="77777777" w:rsidR="00DD071E" w:rsidRPr="00DD071E" w:rsidRDefault="00DD071E" w:rsidP="00DD071E">
      <w:pPr>
        <w:pStyle w:val="BodyText"/>
        <w:spacing w:line="360" w:lineRule="auto"/>
        <w:rPr>
          <w:sz w:val="28"/>
          <w:szCs w:val="28"/>
        </w:rPr>
      </w:pPr>
      <w:r w:rsidRPr="00DD071E">
        <w:rPr>
          <w:sz w:val="28"/>
          <w:szCs w:val="28"/>
        </w:rPr>
        <w:t>&lt;/form&gt;</w:t>
      </w:r>
    </w:p>
    <w:p w14:paraId="598D2E5E" w14:textId="77777777" w:rsidR="00DD071E" w:rsidRPr="00DD071E" w:rsidRDefault="00DD071E" w:rsidP="00DD071E">
      <w:pPr>
        <w:pStyle w:val="BodyText"/>
        <w:spacing w:line="360" w:lineRule="auto"/>
        <w:rPr>
          <w:sz w:val="28"/>
          <w:szCs w:val="28"/>
        </w:rPr>
      </w:pPr>
    </w:p>
    <w:p w14:paraId="1838C204" w14:textId="77777777" w:rsidR="00DD071E" w:rsidRPr="00DD071E" w:rsidRDefault="00DD071E" w:rsidP="00DD071E">
      <w:pPr>
        <w:pStyle w:val="BodyText"/>
        <w:spacing w:line="360" w:lineRule="auto"/>
        <w:rPr>
          <w:sz w:val="28"/>
          <w:szCs w:val="28"/>
        </w:rPr>
      </w:pPr>
      <w:r w:rsidRPr="00DD071E">
        <w:rPr>
          <w:sz w:val="28"/>
          <w:szCs w:val="28"/>
        </w:rPr>
        <w:t>&lt;?php if ($status): ?&gt;</w:t>
      </w:r>
    </w:p>
    <w:p w14:paraId="5477C7AD" w14:textId="77777777" w:rsidR="00DD071E" w:rsidRPr="00DD071E" w:rsidRDefault="00DD071E" w:rsidP="00DD071E">
      <w:pPr>
        <w:pStyle w:val="BodyText"/>
        <w:spacing w:line="360" w:lineRule="auto"/>
        <w:rPr>
          <w:sz w:val="28"/>
          <w:szCs w:val="28"/>
        </w:rPr>
      </w:pPr>
      <w:r w:rsidRPr="00DD071E">
        <w:rPr>
          <w:sz w:val="28"/>
          <w:szCs w:val="28"/>
        </w:rPr>
        <w:t xml:space="preserve">    &lt;p&gt;&lt;?= $status ?&gt;&lt;/p&gt;</w:t>
      </w:r>
    </w:p>
    <w:p w14:paraId="123428D8" w14:textId="77777777" w:rsidR="00DD071E" w:rsidRPr="00DD071E" w:rsidRDefault="00DD071E" w:rsidP="00DD071E">
      <w:pPr>
        <w:pStyle w:val="BodyText"/>
        <w:spacing w:line="360" w:lineRule="auto"/>
        <w:rPr>
          <w:sz w:val="28"/>
          <w:szCs w:val="28"/>
        </w:rPr>
      </w:pPr>
      <w:r w:rsidRPr="00DD071E">
        <w:rPr>
          <w:sz w:val="28"/>
          <w:szCs w:val="28"/>
        </w:rPr>
        <w:t>&lt;?php endif; ?&gt;</w:t>
      </w:r>
    </w:p>
    <w:p w14:paraId="760F96A5" w14:textId="77777777" w:rsidR="00DD071E" w:rsidRPr="00DD071E" w:rsidRDefault="00DD071E" w:rsidP="00DD071E">
      <w:pPr>
        <w:pStyle w:val="BodyText"/>
        <w:spacing w:line="360" w:lineRule="auto"/>
        <w:rPr>
          <w:sz w:val="28"/>
          <w:szCs w:val="28"/>
        </w:rPr>
      </w:pPr>
      <w:r w:rsidRPr="00DD071E">
        <w:rPr>
          <w:sz w:val="28"/>
          <w:szCs w:val="28"/>
        </w:rPr>
        <w:t>&lt;/body&gt;</w:t>
      </w:r>
    </w:p>
    <w:p w14:paraId="25BAB923" w14:textId="4F133047" w:rsidR="00DD071E" w:rsidRPr="00DD071E" w:rsidRDefault="00DD071E" w:rsidP="00DD071E">
      <w:pPr>
        <w:pStyle w:val="BodyText"/>
        <w:spacing w:line="360" w:lineRule="auto"/>
        <w:ind w:left="0"/>
        <w:rPr>
          <w:sz w:val="28"/>
          <w:szCs w:val="28"/>
        </w:rPr>
        <w:sectPr w:rsidR="00DD071E" w:rsidRPr="00DD071E">
          <w:type w:val="continuous"/>
          <w:pgSz w:w="11930" w:h="16860"/>
          <w:pgMar w:top="1480" w:right="1275" w:bottom="280" w:left="992" w:header="0" w:footer="1022" w:gutter="0"/>
          <w:cols w:space="720"/>
        </w:sectPr>
      </w:pPr>
      <w:r w:rsidRPr="00DD071E">
        <w:rPr>
          <w:sz w:val="28"/>
          <w:szCs w:val="28"/>
        </w:rPr>
        <w:t>&lt;/html&gt;</w:t>
      </w:r>
    </w:p>
    <w:p w14:paraId="6AEE8898" w14:textId="65079EFF" w:rsidR="006C3158" w:rsidRPr="00DD071E" w:rsidRDefault="006C3158" w:rsidP="00E348E2">
      <w:pPr>
        <w:pStyle w:val="Heading3"/>
        <w:tabs>
          <w:tab w:val="left" w:pos="1168"/>
        </w:tabs>
        <w:ind w:left="0"/>
        <w:rPr>
          <w:sz w:val="28"/>
          <w:szCs w:val="28"/>
        </w:rPr>
      </w:pPr>
    </w:p>
    <w:p w14:paraId="0604214A" w14:textId="75719162" w:rsidR="0051154F" w:rsidRPr="00DD071E" w:rsidRDefault="00E348E2" w:rsidP="0051154F">
      <w:pPr>
        <w:pStyle w:val="Heading3"/>
        <w:tabs>
          <w:tab w:val="left" w:pos="1168"/>
        </w:tabs>
        <w:ind w:left="0" w:right="-597" w:firstLine="450"/>
        <w:rPr>
          <w:b w:val="0"/>
          <w:bCs w:val="0"/>
          <w:spacing w:val="-2"/>
          <w:sz w:val="28"/>
          <w:szCs w:val="28"/>
        </w:rPr>
      </w:pPr>
      <w:r w:rsidRPr="00DD071E">
        <w:rPr>
          <w:spacing w:val="-2"/>
          <w:sz w:val="28"/>
          <w:szCs w:val="28"/>
        </w:rPr>
        <w:t>5.</w:t>
      </w:r>
      <w:r w:rsidR="0061450F" w:rsidRPr="00DD071E">
        <w:rPr>
          <w:spacing w:val="-2"/>
          <w:sz w:val="28"/>
          <w:szCs w:val="28"/>
        </w:rPr>
        <w:t>4</w:t>
      </w:r>
      <w:r w:rsidRPr="00DD071E">
        <w:rPr>
          <w:spacing w:val="-2"/>
          <w:sz w:val="28"/>
          <w:szCs w:val="28"/>
        </w:rPr>
        <w:t xml:space="preserve"> COMPLETE IMPLEMENTATION FLOW OF</w:t>
      </w:r>
      <w:r w:rsidR="00FF5FC1" w:rsidRPr="00DD071E">
        <w:rPr>
          <w:spacing w:val="-2"/>
          <w:sz w:val="28"/>
          <w:szCs w:val="28"/>
        </w:rPr>
        <w:t xml:space="preserve"> </w:t>
      </w:r>
      <w:r w:rsidR="00FF5FC1" w:rsidRPr="00DD071E">
        <w:rPr>
          <w:rFonts w:eastAsiaTheme="majorEastAsia"/>
          <w:color w:val="000000" w:themeColor="text1"/>
          <w:kern w:val="24"/>
          <w:sz w:val="28"/>
          <w:szCs w:val="28"/>
        </w:rPr>
        <w:t>AGRICONNECT</w:t>
      </w:r>
      <w:r w:rsidR="0051154F" w:rsidRPr="00DD071E">
        <w:rPr>
          <w:rFonts w:eastAsiaTheme="majorEastAsia"/>
          <w:color w:val="000000" w:themeColor="text1"/>
          <w:kern w:val="24"/>
          <w:sz w:val="28"/>
          <w:szCs w:val="28"/>
        </w:rPr>
        <w:t>:Maximizing Crop Value Through Direct Consumer Connections</w:t>
      </w:r>
      <w:r w:rsidR="0051154F" w:rsidRPr="00DD071E">
        <w:rPr>
          <w:b w:val="0"/>
          <w:bCs w:val="0"/>
          <w:spacing w:val="-2"/>
          <w:sz w:val="28"/>
          <w:szCs w:val="28"/>
        </w:rPr>
        <w:t xml:space="preserve"> </w:t>
      </w:r>
    </w:p>
    <w:p w14:paraId="7269F8D3" w14:textId="1DD78AF6" w:rsidR="00E348E2" w:rsidRPr="00DD071E" w:rsidRDefault="00E348E2" w:rsidP="0051154F">
      <w:pPr>
        <w:pStyle w:val="Heading3"/>
        <w:tabs>
          <w:tab w:val="left" w:pos="1168"/>
        </w:tabs>
        <w:ind w:left="0" w:right="-597" w:firstLine="450"/>
        <w:rPr>
          <w:b w:val="0"/>
          <w:bCs w:val="0"/>
          <w:spacing w:val="-2"/>
          <w:sz w:val="28"/>
          <w:szCs w:val="28"/>
        </w:rPr>
      </w:pPr>
      <w:r w:rsidRPr="00DD071E">
        <w:rPr>
          <w:b w:val="0"/>
          <w:bCs w:val="0"/>
          <w:spacing w:val="-2"/>
          <w:sz w:val="28"/>
          <w:szCs w:val="28"/>
        </w:rPr>
        <w:t>This section outlines the complete implementation steps fo</w:t>
      </w:r>
      <w:r w:rsidR="0051154F" w:rsidRPr="00DD071E">
        <w:rPr>
          <w:b w:val="0"/>
          <w:bCs w:val="0"/>
          <w:spacing w:val="-2"/>
          <w:sz w:val="28"/>
          <w:szCs w:val="28"/>
        </w:rPr>
        <w:t>r</w:t>
      </w:r>
      <w:r w:rsidR="00FF5FC1" w:rsidRPr="00DD071E">
        <w:rPr>
          <w:b w:val="0"/>
          <w:bCs w:val="0"/>
          <w:spacing w:val="-2"/>
          <w:sz w:val="28"/>
          <w:szCs w:val="28"/>
        </w:rPr>
        <w:t xml:space="preserve"> Agriconnect</w:t>
      </w:r>
      <w:r w:rsidR="0051154F" w:rsidRPr="00DD071E">
        <w:rPr>
          <w:b w:val="0"/>
          <w:bCs w:val="0"/>
          <w:spacing w:val="-2"/>
          <w:sz w:val="28"/>
          <w:szCs w:val="28"/>
        </w:rPr>
        <w:t xml:space="preserve">:Maximixing crop value Through Direct Consumer </w:t>
      </w:r>
      <w:r w:rsidRPr="00DD071E">
        <w:rPr>
          <w:b w:val="0"/>
          <w:bCs w:val="0"/>
          <w:spacing w:val="-2"/>
          <w:sz w:val="28"/>
          <w:szCs w:val="28"/>
        </w:rPr>
        <w:t>project, detailing how the frontend, backend, and database are connected and work together.</w:t>
      </w:r>
    </w:p>
    <w:p w14:paraId="10669F89" w14:textId="77777777" w:rsidR="00E348E2" w:rsidRPr="00DD071E" w:rsidRDefault="00E348E2" w:rsidP="00E348E2">
      <w:pPr>
        <w:pStyle w:val="Heading3"/>
        <w:tabs>
          <w:tab w:val="left" w:pos="1168"/>
        </w:tabs>
        <w:spacing w:line="360" w:lineRule="auto"/>
        <w:ind w:left="446"/>
        <w:rPr>
          <w:spacing w:val="-2"/>
          <w:sz w:val="28"/>
          <w:szCs w:val="28"/>
        </w:rPr>
      </w:pPr>
      <w:r w:rsidRPr="00DD071E">
        <w:rPr>
          <w:spacing w:val="-2"/>
          <w:sz w:val="28"/>
          <w:szCs w:val="28"/>
        </w:rPr>
        <w:t>Step 1: Environment Setup</w:t>
      </w:r>
    </w:p>
    <w:p w14:paraId="4C02F3FB" w14:textId="77777777" w:rsidR="00E348E2" w:rsidRPr="00DD071E" w:rsidRDefault="00E348E2">
      <w:pPr>
        <w:pStyle w:val="Heading3"/>
        <w:numPr>
          <w:ilvl w:val="0"/>
          <w:numId w:val="40"/>
        </w:numPr>
        <w:tabs>
          <w:tab w:val="left" w:pos="1168"/>
        </w:tabs>
        <w:spacing w:line="360" w:lineRule="auto"/>
        <w:ind w:firstLine="540"/>
        <w:rPr>
          <w:b w:val="0"/>
          <w:bCs w:val="0"/>
          <w:spacing w:val="-2"/>
          <w:sz w:val="28"/>
          <w:szCs w:val="28"/>
        </w:rPr>
      </w:pPr>
      <w:r w:rsidRPr="00DD071E">
        <w:rPr>
          <w:b w:val="0"/>
          <w:bCs w:val="0"/>
          <w:spacing w:val="-2"/>
          <w:sz w:val="28"/>
          <w:szCs w:val="28"/>
        </w:rPr>
        <w:t>Install XAMPP (or WAMP/LAMP) for a local development server.</w:t>
      </w:r>
    </w:p>
    <w:p w14:paraId="2856BA47" w14:textId="77777777" w:rsidR="00E348E2" w:rsidRPr="00DD071E" w:rsidRDefault="00E348E2">
      <w:pPr>
        <w:pStyle w:val="Heading3"/>
        <w:numPr>
          <w:ilvl w:val="0"/>
          <w:numId w:val="40"/>
        </w:numPr>
        <w:tabs>
          <w:tab w:val="left" w:pos="1168"/>
        </w:tabs>
        <w:spacing w:line="360" w:lineRule="auto"/>
        <w:ind w:firstLine="540"/>
        <w:rPr>
          <w:b w:val="0"/>
          <w:bCs w:val="0"/>
          <w:spacing w:val="-2"/>
          <w:sz w:val="28"/>
          <w:szCs w:val="28"/>
        </w:rPr>
      </w:pPr>
      <w:r w:rsidRPr="00DD071E">
        <w:rPr>
          <w:b w:val="0"/>
          <w:bCs w:val="0"/>
          <w:spacing w:val="-2"/>
          <w:sz w:val="28"/>
          <w:szCs w:val="28"/>
        </w:rPr>
        <w:t>Start Apache and MySQL from the XAMPP control panel.</w:t>
      </w:r>
    </w:p>
    <w:p w14:paraId="22350452" w14:textId="27B7BFA2" w:rsidR="00E348E2" w:rsidRPr="00DD071E" w:rsidRDefault="00E348E2">
      <w:pPr>
        <w:pStyle w:val="Heading3"/>
        <w:numPr>
          <w:ilvl w:val="0"/>
          <w:numId w:val="40"/>
        </w:numPr>
        <w:tabs>
          <w:tab w:val="left" w:pos="1168"/>
        </w:tabs>
        <w:spacing w:line="360" w:lineRule="auto"/>
        <w:ind w:firstLine="540"/>
        <w:rPr>
          <w:b w:val="0"/>
          <w:bCs w:val="0"/>
          <w:spacing w:val="-2"/>
          <w:sz w:val="28"/>
          <w:szCs w:val="28"/>
        </w:rPr>
      </w:pPr>
      <w:r w:rsidRPr="00DD071E">
        <w:rPr>
          <w:b w:val="0"/>
          <w:bCs w:val="0"/>
          <w:spacing w:val="-2"/>
          <w:sz w:val="28"/>
          <w:szCs w:val="28"/>
        </w:rPr>
        <w:t>Create a new project folder (e.g.,</w:t>
      </w:r>
      <w:r w:rsidR="0051154F" w:rsidRPr="00DD071E">
        <w:rPr>
          <w:rFonts w:eastAsiaTheme="majorEastAsia"/>
          <w:color w:val="000000" w:themeColor="text1"/>
          <w:kern w:val="24"/>
          <w:sz w:val="28"/>
          <w:szCs w:val="28"/>
        </w:rPr>
        <w:t xml:space="preserve"> </w:t>
      </w:r>
      <w:r w:rsidR="001E6F89" w:rsidRPr="00DD071E">
        <w:rPr>
          <w:rFonts w:eastAsiaTheme="majorEastAsia"/>
          <w:b w:val="0"/>
          <w:bCs w:val="0"/>
          <w:color w:val="000000" w:themeColor="text1"/>
          <w:kern w:val="24"/>
          <w:sz w:val="28"/>
          <w:szCs w:val="28"/>
        </w:rPr>
        <w:t>Agriconnect</w:t>
      </w:r>
      <w:r w:rsidR="0051154F" w:rsidRPr="00DD071E">
        <w:rPr>
          <w:rFonts w:eastAsiaTheme="majorEastAsia"/>
          <w:b w:val="0"/>
          <w:bCs w:val="0"/>
          <w:color w:val="000000" w:themeColor="text1"/>
          <w:kern w:val="24"/>
          <w:sz w:val="28"/>
          <w:szCs w:val="28"/>
        </w:rPr>
        <w:t>:Maximizing Crop Value Through Direct Consumer Connections</w:t>
      </w:r>
      <w:r w:rsidRPr="00DD071E">
        <w:rPr>
          <w:b w:val="0"/>
          <w:bCs w:val="0"/>
          <w:spacing w:val="-2"/>
          <w:sz w:val="28"/>
          <w:szCs w:val="28"/>
        </w:rPr>
        <w:t>) inside htdocs.</w:t>
      </w:r>
    </w:p>
    <w:p w14:paraId="7F9713DB" w14:textId="77777777" w:rsidR="001B7779" w:rsidRPr="00DD071E" w:rsidRDefault="00E348E2" w:rsidP="001B7779">
      <w:pPr>
        <w:pStyle w:val="Heading3"/>
        <w:tabs>
          <w:tab w:val="left" w:pos="1168"/>
        </w:tabs>
        <w:spacing w:line="360" w:lineRule="auto"/>
        <w:ind w:hanging="718"/>
        <w:rPr>
          <w:spacing w:val="-2"/>
          <w:sz w:val="28"/>
          <w:szCs w:val="28"/>
          <w:lang w:val="en-IN"/>
        </w:rPr>
      </w:pPr>
      <w:r w:rsidRPr="00DD071E">
        <w:rPr>
          <w:spacing w:val="-2"/>
          <w:sz w:val="28"/>
          <w:szCs w:val="28"/>
        </w:rPr>
        <w:t xml:space="preserve">Step 2: </w:t>
      </w:r>
      <w:r w:rsidR="001B7779" w:rsidRPr="00DD071E">
        <w:rPr>
          <w:spacing w:val="-2"/>
          <w:sz w:val="28"/>
          <w:szCs w:val="28"/>
          <w:lang w:val="en-IN"/>
        </w:rPr>
        <w:t> Database Design and Setup</w:t>
      </w:r>
    </w:p>
    <w:p w14:paraId="61E1A6B4" w14:textId="77777777" w:rsidR="001B7779" w:rsidRPr="00DD071E" w:rsidRDefault="001B7779" w:rsidP="001B7779">
      <w:pPr>
        <w:pStyle w:val="Heading3"/>
        <w:numPr>
          <w:ilvl w:val="0"/>
          <w:numId w:val="103"/>
        </w:numPr>
        <w:tabs>
          <w:tab w:val="left" w:pos="1168"/>
        </w:tabs>
        <w:spacing w:line="360" w:lineRule="auto"/>
        <w:rPr>
          <w:b w:val="0"/>
          <w:bCs w:val="0"/>
          <w:spacing w:val="-2"/>
          <w:sz w:val="28"/>
          <w:szCs w:val="28"/>
          <w:lang w:val="en-IN"/>
        </w:rPr>
      </w:pPr>
      <w:r w:rsidRPr="00DD071E">
        <w:rPr>
          <w:b w:val="0"/>
          <w:bCs w:val="0"/>
          <w:spacing w:val="-2"/>
          <w:sz w:val="28"/>
          <w:szCs w:val="28"/>
          <w:lang w:val="en-IN"/>
        </w:rPr>
        <w:t>Open phpMyAdmin and create a new database, e.g., cofarmer_db.</w:t>
      </w:r>
    </w:p>
    <w:p w14:paraId="28C521D5" w14:textId="77777777" w:rsidR="001B7779" w:rsidRPr="00DD071E" w:rsidRDefault="001B7779" w:rsidP="001B7779">
      <w:pPr>
        <w:pStyle w:val="Heading3"/>
        <w:numPr>
          <w:ilvl w:val="0"/>
          <w:numId w:val="103"/>
        </w:numPr>
        <w:tabs>
          <w:tab w:val="left" w:pos="1168"/>
        </w:tabs>
        <w:spacing w:line="360" w:lineRule="auto"/>
        <w:rPr>
          <w:b w:val="0"/>
          <w:bCs w:val="0"/>
          <w:spacing w:val="-2"/>
          <w:sz w:val="28"/>
          <w:szCs w:val="28"/>
          <w:lang w:val="en-IN"/>
        </w:rPr>
      </w:pPr>
      <w:r w:rsidRPr="00DD071E">
        <w:rPr>
          <w:b w:val="0"/>
          <w:bCs w:val="0"/>
          <w:spacing w:val="-2"/>
          <w:sz w:val="28"/>
          <w:szCs w:val="28"/>
          <w:lang w:val="en-IN"/>
        </w:rPr>
        <w:t>Create the necessary tables such as:</w:t>
      </w:r>
    </w:p>
    <w:p w14:paraId="2DAFA513" w14:textId="77777777" w:rsidR="001B7779" w:rsidRPr="00DD071E" w:rsidRDefault="001B7779" w:rsidP="001B7779">
      <w:pPr>
        <w:pStyle w:val="Heading3"/>
        <w:numPr>
          <w:ilvl w:val="1"/>
          <w:numId w:val="103"/>
        </w:numPr>
        <w:tabs>
          <w:tab w:val="left" w:pos="1168"/>
        </w:tabs>
        <w:spacing w:line="360" w:lineRule="auto"/>
        <w:rPr>
          <w:b w:val="0"/>
          <w:bCs w:val="0"/>
          <w:spacing w:val="-2"/>
          <w:sz w:val="28"/>
          <w:szCs w:val="28"/>
          <w:lang w:val="en-IN"/>
        </w:rPr>
      </w:pPr>
      <w:r w:rsidRPr="00DD071E">
        <w:rPr>
          <w:b w:val="0"/>
          <w:bCs w:val="0"/>
          <w:spacing w:val="-2"/>
          <w:sz w:val="28"/>
          <w:szCs w:val="28"/>
          <w:lang w:val="en-IN"/>
        </w:rPr>
        <w:t>users (id, name, email, password, user_type)</w:t>
      </w:r>
    </w:p>
    <w:p w14:paraId="465C8253" w14:textId="77777777" w:rsidR="001B7779" w:rsidRPr="00DD071E" w:rsidRDefault="001B7779" w:rsidP="001B7779">
      <w:pPr>
        <w:pStyle w:val="Heading3"/>
        <w:numPr>
          <w:ilvl w:val="1"/>
          <w:numId w:val="103"/>
        </w:numPr>
        <w:tabs>
          <w:tab w:val="left" w:pos="1168"/>
        </w:tabs>
        <w:spacing w:line="360" w:lineRule="auto"/>
        <w:rPr>
          <w:b w:val="0"/>
          <w:bCs w:val="0"/>
          <w:spacing w:val="-2"/>
          <w:sz w:val="28"/>
          <w:szCs w:val="28"/>
          <w:lang w:val="en-IN"/>
        </w:rPr>
      </w:pPr>
      <w:r w:rsidRPr="00DD071E">
        <w:rPr>
          <w:b w:val="0"/>
          <w:bCs w:val="0"/>
          <w:spacing w:val="-2"/>
          <w:sz w:val="28"/>
          <w:szCs w:val="28"/>
          <w:lang w:val="en-IN"/>
        </w:rPr>
        <w:t>crops (id, farmer_id, crop_name, quantity, price, image_path, location, status, listed_date)</w:t>
      </w:r>
    </w:p>
    <w:p w14:paraId="66007B5F" w14:textId="77777777" w:rsidR="001B7779" w:rsidRPr="00DD071E" w:rsidRDefault="001B7779" w:rsidP="001B7779">
      <w:pPr>
        <w:pStyle w:val="Heading3"/>
        <w:numPr>
          <w:ilvl w:val="1"/>
          <w:numId w:val="103"/>
        </w:numPr>
        <w:tabs>
          <w:tab w:val="left" w:pos="1168"/>
        </w:tabs>
        <w:spacing w:line="360" w:lineRule="auto"/>
        <w:rPr>
          <w:b w:val="0"/>
          <w:bCs w:val="0"/>
          <w:spacing w:val="-2"/>
          <w:sz w:val="28"/>
          <w:szCs w:val="28"/>
          <w:lang w:val="en-IN"/>
        </w:rPr>
      </w:pPr>
      <w:r w:rsidRPr="00DD071E">
        <w:rPr>
          <w:b w:val="0"/>
          <w:bCs w:val="0"/>
          <w:spacing w:val="-2"/>
          <w:sz w:val="28"/>
          <w:szCs w:val="28"/>
          <w:lang w:val="en-IN"/>
        </w:rPr>
        <w:t>holds (id, crop_id, consumer_id, hold_status, held_at, released_at)</w:t>
      </w:r>
    </w:p>
    <w:p w14:paraId="3B89E7D1" w14:textId="77777777" w:rsidR="001B7779" w:rsidRPr="00DD071E" w:rsidRDefault="001B7779" w:rsidP="001B7779">
      <w:pPr>
        <w:pStyle w:val="Heading3"/>
        <w:numPr>
          <w:ilvl w:val="1"/>
          <w:numId w:val="103"/>
        </w:numPr>
        <w:tabs>
          <w:tab w:val="left" w:pos="1168"/>
        </w:tabs>
        <w:spacing w:line="360" w:lineRule="auto"/>
        <w:rPr>
          <w:b w:val="0"/>
          <w:bCs w:val="0"/>
          <w:spacing w:val="-2"/>
          <w:sz w:val="28"/>
          <w:szCs w:val="28"/>
          <w:lang w:val="en-IN"/>
        </w:rPr>
      </w:pPr>
      <w:r w:rsidRPr="00DD071E">
        <w:rPr>
          <w:b w:val="0"/>
          <w:bCs w:val="0"/>
          <w:spacing w:val="-2"/>
          <w:sz w:val="28"/>
          <w:szCs w:val="28"/>
          <w:lang w:val="en-IN"/>
        </w:rPr>
        <w:t>messages (id, from_user_id, to_user_id, crop_id, content, timestamp)</w:t>
      </w:r>
    </w:p>
    <w:p w14:paraId="348F23E1" w14:textId="77777777" w:rsidR="001B7779" w:rsidRPr="00DD071E" w:rsidRDefault="001B7779" w:rsidP="001B7779">
      <w:pPr>
        <w:pStyle w:val="Heading3"/>
        <w:numPr>
          <w:ilvl w:val="1"/>
          <w:numId w:val="103"/>
        </w:numPr>
        <w:tabs>
          <w:tab w:val="left" w:pos="1168"/>
        </w:tabs>
        <w:spacing w:line="360" w:lineRule="auto"/>
        <w:rPr>
          <w:b w:val="0"/>
          <w:bCs w:val="0"/>
          <w:spacing w:val="-2"/>
          <w:sz w:val="28"/>
          <w:szCs w:val="28"/>
          <w:lang w:val="en-IN"/>
        </w:rPr>
      </w:pPr>
      <w:r w:rsidRPr="00DD071E">
        <w:rPr>
          <w:b w:val="0"/>
          <w:bCs w:val="0"/>
          <w:spacing w:val="-2"/>
          <w:sz w:val="28"/>
          <w:szCs w:val="28"/>
          <w:lang w:val="en-IN"/>
        </w:rPr>
        <w:t>notifications (id, user_id, message, read_status, timestamp)</w:t>
      </w:r>
    </w:p>
    <w:p w14:paraId="7260383D" w14:textId="77777777" w:rsidR="001B7779" w:rsidRPr="00DD071E" w:rsidRDefault="001B7779" w:rsidP="001B7779">
      <w:pPr>
        <w:pStyle w:val="Heading3"/>
        <w:numPr>
          <w:ilvl w:val="1"/>
          <w:numId w:val="103"/>
        </w:numPr>
        <w:tabs>
          <w:tab w:val="left" w:pos="1168"/>
        </w:tabs>
        <w:spacing w:line="360" w:lineRule="auto"/>
        <w:rPr>
          <w:b w:val="0"/>
          <w:bCs w:val="0"/>
          <w:spacing w:val="-2"/>
          <w:sz w:val="28"/>
          <w:szCs w:val="28"/>
          <w:lang w:val="en-IN"/>
        </w:rPr>
      </w:pPr>
      <w:r w:rsidRPr="00DD071E">
        <w:rPr>
          <w:b w:val="0"/>
          <w:bCs w:val="0"/>
          <w:spacing w:val="-2"/>
          <w:sz w:val="28"/>
          <w:szCs w:val="28"/>
          <w:lang w:val="en-IN"/>
        </w:rPr>
        <w:t>payments (id, consumer_id, farmer_id, crop_id, amount, method, status, payment_date)</w:t>
      </w:r>
    </w:p>
    <w:p w14:paraId="705A83A1" w14:textId="77777777" w:rsidR="001B7779" w:rsidRPr="00DD071E" w:rsidRDefault="001B7779" w:rsidP="001B7779">
      <w:pPr>
        <w:pStyle w:val="Heading3"/>
        <w:numPr>
          <w:ilvl w:val="1"/>
          <w:numId w:val="103"/>
        </w:numPr>
        <w:tabs>
          <w:tab w:val="left" w:pos="1168"/>
        </w:tabs>
        <w:spacing w:line="360" w:lineRule="auto"/>
        <w:rPr>
          <w:b w:val="0"/>
          <w:bCs w:val="0"/>
          <w:spacing w:val="-2"/>
          <w:sz w:val="28"/>
          <w:szCs w:val="28"/>
          <w:lang w:val="en-IN"/>
        </w:rPr>
      </w:pPr>
      <w:r w:rsidRPr="00DD071E">
        <w:rPr>
          <w:b w:val="0"/>
          <w:bCs w:val="0"/>
          <w:spacing w:val="-2"/>
          <w:sz w:val="28"/>
          <w:szCs w:val="28"/>
          <w:lang w:val="en-IN"/>
        </w:rPr>
        <w:t>search_history (id, consumer_id, state, district, village, pin_code, searched_at)</w:t>
      </w:r>
    </w:p>
    <w:p w14:paraId="5B78A0E9" w14:textId="77777777" w:rsidR="001B7779" w:rsidRPr="00DD071E" w:rsidRDefault="001B7779" w:rsidP="001B7779">
      <w:pPr>
        <w:pStyle w:val="Heading3"/>
        <w:numPr>
          <w:ilvl w:val="0"/>
          <w:numId w:val="103"/>
        </w:numPr>
        <w:tabs>
          <w:tab w:val="left" w:pos="1168"/>
        </w:tabs>
        <w:spacing w:line="360" w:lineRule="auto"/>
        <w:rPr>
          <w:b w:val="0"/>
          <w:bCs w:val="0"/>
          <w:spacing w:val="-2"/>
          <w:sz w:val="28"/>
          <w:szCs w:val="28"/>
          <w:lang w:val="en-IN"/>
        </w:rPr>
      </w:pPr>
      <w:r w:rsidRPr="00DD071E">
        <w:rPr>
          <w:b w:val="0"/>
          <w:bCs w:val="0"/>
          <w:spacing w:val="-2"/>
          <w:sz w:val="28"/>
          <w:szCs w:val="28"/>
          <w:lang w:val="en-IN"/>
        </w:rPr>
        <w:t>Use SQL queries or the phpMyAdmin GUI to create and manage these tables.</w:t>
      </w:r>
    </w:p>
    <w:p w14:paraId="4F560C2B" w14:textId="3DC1FA5D" w:rsidR="00E348E2" w:rsidRPr="00DD071E" w:rsidRDefault="00E348E2" w:rsidP="001B7779">
      <w:pPr>
        <w:pStyle w:val="Heading3"/>
        <w:tabs>
          <w:tab w:val="left" w:pos="1168"/>
        </w:tabs>
        <w:spacing w:line="360" w:lineRule="auto"/>
        <w:ind w:hanging="718"/>
        <w:rPr>
          <w:b w:val="0"/>
          <w:bCs w:val="0"/>
          <w:spacing w:val="-2"/>
          <w:sz w:val="28"/>
          <w:szCs w:val="28"/>
        </w:rPr>
      </w:pPr>
      <w:r w:rsidRPr="00DD071E">
        <w:rPr>
          <w:b w:val="0"/>
          <w:bCs w:val="0"/>
          <w:spacing w:val="-2"/>
          <w:sz w:val="28"/>
          <w:szCs w:val="28"/>
        </w:rPr>
        <w:t>.</w:t>
      </w:r>
    </w:p>
    <w:p w14:paraId="1C695195" w14:textId="77777777" w:rsidR="00E348E2" w:rsidRPr="00DD071E" w:rsidRDefault="00E348E2" w:rsidP="00E348E2">
      <w:pPr>
        <w:pStyle w:val="Heading3"/>
        <w:tabs>
          <w:tab w:val="left" w:pos="1168"/>
        </w:tabs>
        <w:spacing w:line="360" w:lineRule="auto"/>
        <w:ind w:left="720" w:hanging="270"/>
        <w:rPr>
          <w:spacing w:val="-2"/>
          <w:sz w:val="28"/>
          <w:szCs w:val="28"/>
        </w:rPr>
      </w:pPr>
      <w:r w:rsidRPr="00DD071E">
        <w:rPr>
          <w:spacing w:val="-2"/>
          <w:sz w:val="28"/>
          <w:szCs w:val="28"/>
        </w:rPr>
        <w:t>Step 3: Backend Development (PHP + MySQL)</w:t>
      </w:r>
    </w:p>
    <w:p w14:paraId="0F6B7967" w14:textId="77777777" w:rsidR="00E348E2" w:rsidRPr="00DD071E" w:rsidRDefault="00E348E2">
      <w:pPr>
        <w:pStyle w:val="Heading3"/>
        <w:numPr>
          <w:ilvl w:val="0"/>
          <w:numId w:val="42"/>
        </w:numPr>
        <w:tabs>
          <w:tab w:val="left" w:pos="1168"/>
        </w:tabs>
        <w:spacing w:line="360" w:lineRule="auto"/>
        <w:ind w:firstLine="540"/>
        <w:rPr>
          <w:b w:val="0"/>
          <w:bCs w:val="0"/>
          <w:spacing w:val="-2"/>
          <w:sz w:val="28"/>
          <w:szCs w:val="28"/>
        </w:rPr>
      </w:pPr>
      <w:r w:rsidRPr="00DD071E">
        <w:rPr>
          <w:b w:val="0"/>
          <w:bCs w:val="0"/>
          <w:spacing w:val="-2"/>
          <w:sz w:val="28"/>
          <w:szCs w:val="28"/>
        </w:rPr>
        <w:t>Create a connect.php file to establish a connection to the database:</w:t>
      </w:r>
    </w:p>
    <w:p w14:paraId="0E98401D" w14:textId="77777777" w:rsidR="001B7779" w:rsidRPr="00D12807" w:rsidRDefault="001B7779" w:rsidP="001B7779">
      <w:pPr>
        <w:pStyle w:val="Heading3"/>
        <w:tabs>
          <w:tab w:val="left" w:pos="1168"/>
        </w:tabs>
        <w:spacing w:line="360" w:lineRule="auto"/>
        <w:ind w:left="1260"/>
        <w:rPr>
          <w:b w:val="0"/>
          <w:bCs w:val="0"/>
          <w:spacing w:val="-2"/>
          <w:sz w:val="28"/>
          <w:szCs w:val="28"/>
        </w:rPr>
      </w:pPr>
      <w:r w:rsidRPr="00D12807">
        <w:rPr>
          <w:b w:val="0"/>
          <w:bCs w:val="0"/>
          <w:spacing w:val="-2"/>
          <w:sz w:val="28"/>
          <w:szCs w:val="28"/>
        </w:rPr>
        <w:lastRenderedPageBreak/>
        <w:t xml:space="preserve">  &lt;?php</w:t>
      </w:r>
    </w:p>
    <w:p w14:paraId="01E05BAD" w14:textId="4733B265" w:rsidR="001B7779" w:rsidRPr="00D12807" w:rsidRDefault="001B7779" w:rsidP="001B7779">
      <w:pPr>
        <w:pStyle w:val="Heading3"/>
        <w:tabs>
          <w:tab w:val="left" w:pos="1168"/>
        </w:tabs>
        <w:spacing w:line="360" w:lineRule="auto"/>
        <w:ind w:left="1260"/>
        <w:rPr>
          <w:b w:val="0"/>
          <w:bCs w:val="0"/>
          <w:spacing w:val="-2"/>
          <w:sz w:val="28"/>
          <w:szCs w:val="28"/>
        </w:rPr>
      </w:pPr>
      <w:r w:rsidRPr="00D12807">
        <w:rPr>
          <w:b w:val="0"/>
          <w:bCs w:val="0"/>
          <w:spacing w:val="-2"/>
          <w:sz w:val="28"/>
          <w:szCs w:val="28"/>
        </w:rPr>
        <w:t>$conn = new PDO(</w:t>
      </w:r>
      <w:r w:rsidR="00C43560" w:rsidRPr="00D12807">
        <w:rPr>
          <w:b w:val="0"/>
          <w:bCs w:val="0"/>
          <w:spacing w:val="-2"/>
          <w:sz w:val="28"/>
          <w:szCs w:val="28"/>
        </w:rPr>
        <w:t>“</w:t>
      </w:r>
      <w:r w:rsidRPr="00D12807">
        <w:rPr>
          <w:b w:val="0"/>
          <w:bCs w:val="0"/>
          <w:spacing w:val="-2"/>
          <w:sz w:val="28"/>
          <w:szCs w:val="28"/>
        </w:rPr>
        <w:t>mysql:host=localhost;dbname=cofarmer_db</w:t>
      </w:r>
      <w:r w:rsidR="00C43560" w:rsidRPr="00D12807">
        <w:rPr>
          <w:b w:val="0"/>
          <w:bCs w:val="0"/>
          <w:spacing w:val="-2"/>
          <w:sz w:val="28"/>
          <w:szCs w:val="28"/>
        </w:rPr>
        <w:t>”</w:t>
      </w:r>
      <w:r w:rsidRPr="00D12807">
        <w:rPr>
          <w:b w:val="0"/>
          <w:bCs w:val="0"/>
          <w:spacing w:val="-2"/>
          <w:sz w:val="28"/>
          <w:szCs w:val="28"/>
        </w:rPr>
        <w:t xml:space="preserve">, </w:t>
      </w:r>
      <w:r w:rsidR="00C43560" w:rsidRPr="00D12807">
        <w:rPr>
          <w:b w:val="0"/>
          <w:bCs w:val="0"/>
          <w:spacing w:val="-2"/>
          <w:sz w:val="28"/>
          <w:szCs w:val="28"/>
        </w:rPr>
        <w:t>“</w:t>
      </w:r>
      <w:r w:rsidRPr="00D12807">
        <w:rPr>
          <w:b w:val="0"/>
          <w:bCs w:val="0"/>
          <w:spacing w:val="-2"/>
          <w:sz w:val="28"/>
          <w:szCs w:val="28"/>
        </w:rPr>
        <w:t>root</w:t>
      </w:r>
      <w:r w:rsidR="00C43560" w:rsidRPr="00D12807">
        <w:rPr>
          <w:b w:val="0"/>
          <w:bCs w:val="0"/>
          <w:spacing w:val="-2"/>
          <w:sz w:val="28"/>
          <w:szCs w:val="28"/>
        </w:rPr>
        <w:t>”</w:t>
      </w:r>
      <w:r w:rsidRPr="00D12807">
        <w:rPr>
          <w:b w:val="0"/>
          <w:bCs w:val="0"/>
          <w:spacing w:val="-2"/>
          <w:sz w:val="28"/>
          <w:szCs w:val="28"/>
        </w:rPr>
        <w:t xml:space="preserve">, </w:t>
      </w:r>
      <w:r w:rsidR="00C43560" w:rsidRPr="00D12807">
        <w:rPr>
          <w:b w:val="0"/>
          <w:bCs w:val="0"/>
          <w:spacing w:val="-2"/>
          <w:sz w:val="28"/>
          <w:szCs w:val="28"/>
        </w:rPr>
        <w:t>“”</w:t>
      </w:r>
      <w:r w:rsidRPr="00D12807">
        <w:rPr>
          <w:b w:val="0"/>
          <w:bCs w:val="0"/>
          <w:spacing w:val="-2"/>
          <w:sz w:val="28"/>
          <w:szCs w:val="28"/>
        </w:rPr>
        <w:t>);</w:t>
      </w:r>
    </w:p>
    <w:p w14:paraId="310D21CB" w14:textId="1729A5BC" w:rsidR="001B7779" w:rsidRPr="00D12807" w:rsidRDefault="001B7779" w:rsidP="001B7779">
      <w:pPr>
        <w:pStyle w:val="Heading3"/>
        <w:tabs>
          <w:tab w:val="left" w:pos="1168"/>
        </w:tabs>
        <w:spacing w:line="360" w:lineRule="auto"/>
        <w:ind w:left="1260"/>
        <w:rPr>
          <w:b w:val="0"/>
          <w:bCs w:val="0"/>
          <w:spacing w:val="-2"/>
          <w:sz w:val="28"/>
          <w:szCs w:val="28"/>
        </w:rPr>
      </w:pPr>
      <w:r w:rsidRPr="00D12807">
        <w:rPr>
          <w:b w:val="0"/>
          <w:bCs w:val="0"/>
          <w:spacing w:val="-2"/>
          <w:sz w:val="28"/>
          <w:szCs w:val="28"/>
        </w:rPr>
        <w:t>?&gt;</w:t>
      </w:r>
    </w:p>
    <w:p w14:paraId="6034E47A" w14:textId="039188F3" w:rsidR="001B7779" w:rsidRPr="00D12807" w:rsidRDefault="001B7779" w:rsidP="001B7779">
      <w:pPr>
        <w:pStyle w:val="Heading3"/>
        <w:numPr>
          <w:ilvl w:val="0"/>
          <w:numId w:val="104"/>
        </w:numPr>
        <w:tabs>
          <w:tab w:val="left" w:pos="1168"/>
        </w:tabs>
        <w:spacing w:line="360" w:lineRule="auto"/>
        <w:rPr>
          <w:b w:val="0"/>
          <w:bCs w:val="0"/>
          <w:spacing w:val="-2"/>
          <w:sz w:val="28"/>
          <w:szCs w:val="28"/>
          <w:lang w:val="en-IN"/>
        </w:rPr>
      </w:pPr>
      <w:r w:rsidRPr="00D12807">
        <w:rPr>
          <w:b w:val="0"/>
          <w:bCs w:val="0"/>
          <w:spacing w:val="-2"/>
          <w:sz w:val="28"/>
          <w:szCs w:val="28"/>
          <w:lang w:val="en-IN"/>
        </w:rPr>
        <w:t>register.php: Handles new user registration (farmer or consumer) and inserts data into the users table</w:t>
      </w:r>
    </w:p>
    <w:p w14:paraId="682E17F3" w14:textId="013F9318" w:rsidR="001B7779" w:rsidRPr="00D12807" w:rsidRDefault="001B7779" w:rsidP="001B7779">
      <w:pPr>
        <w:pStyle w:val="Heading3"/>
        <w:numPr>
          <w:ilvl w:val="0"/>
          <w:numId w:val="104"/>
        </w:numPr>
        <w:tabs>
          <w:tab w:val="left" w:pos="1168"/>
        </w:tabs>
        <w:spacing w:line="360" w:lineRule="auto"/>
        <w:rPr>
          <w:b w:val="0"/>
          <w:bCs w:val="0"/>
          <w:spacing w:val="-2"/>
          <w:sz w:val="28"/>
          <w:szCs w:val="28"/>
          <w:lang w:val="en-IN"/>
        </w:rPr>
      </w:pPr>
      <w:r w:rsidRPr="00D12807">
        <w:rPr>
          <w:b w:val="0"/>
          <w:bCs w:val="0"/>
          <w:spacing w:val="-2"/>
          <w:sz w:val="28"/>
          <w:szCs w:val="28"/>
          <w:lang w:val="en-IN"/>
        </w:rPr>
        <w:t>login.php: Authenticates users based on role and starts a session</w:t>
      </w:r>
    </w:p>
    <w:p w14:paraId="4B59BA3D" w14:textId="7EFAB7C3" w:rsidR="001B7779" w:rsidRPr="00D12807" w:rsidRDefault="001B7779" w:rsidP="001B7779">
      <w:pPr>
        <w:pStyle w:val="Heading3"/>
        <w:numPr>
          <w:ilvl w:val="0"/>
          <w:numId w:val="104"/>
        </w:numPr>
        <w:tabs>
          <w:tab w:val="left" w:pos="1168"/>
        </w:tabs>
        <w:spacing w:line="360" w:lineRule="auto"/>
        <w:rPr>
          <w:b w:val="0"/>
          <w:bCs w:val="0"/>
          <w:spacing w:val="-2"/>
          <w:sz w:val="28"/>
          <w:szCs w:val="28"/>
          <w:lang w:val="en-IN"/>
        </w:rPr>
      </w:pPr>
      <w:r w:rsidRPr="00D12807">
        <w:rPr>
          <w:b w:val="0"/>
          <w:bCs w:val="0"/>
          <w:spacing w:val="-2"/>
          <w:sz w:val="28"/>
          <w:szCs w:val="28"/>
          <w:lang w:val="en-IN"/>
        </w:rPr>
        <w:t>logout.php: Ends session and redirects to home</w:t>
      </w:r>
    </w:p>
    <w:p w14:paraId="4C4AA4C1" w14:textId="7368AEF2" w:rsidR="001B7779" w:rsidRPr="00D12807" w:rsidRDefault="001B7779" w:rsidP="001B7779">
      <w:pPr>
        <w:pStyle w:val="Heading3"/>
        <w:numPr>
          <w:ilvl w:val="0"/>
          <w:numId w:val="104"/>
        </w:numPr>
        <w:tabs>
          <w:tab w:val="left" w:pos="1168"/>
        </w:tabs>
        <w:spacing w:line="360" w:lineRule="auto"/>
        <w:rPr>
          <w:b w:val="0"/>
          <w:bCs w:val="0"/>
          <w:spacing w:val="-2"/>
          <w:sz w:val="28"/>
          <w:szCs w:val="28"/>
          <w:lang w:val="en-IN"/>
        </w:rPr>
      </w:pPr>
      <w:r w:rsidRPr="00D12807">
        <w:rPr>
          <w:b w:val="0"/>
          <w:bCs w:val="0"/>
          <w:spacing w:val="-2"/>
          <w:sz w:val="28"/>
          <w:szCs w:val="28"/>
          <w:lang w:val="en-IN"/>
        </w:rPr>
        <w:t>crop_upload.php: Allows farmers to upload crop details into the database</w:t>
      </w:r>
    </w:p>
    <w:p w14:paraId="669F5DD9" w14:textId="120C7014" w:rsidR="001B7779" w:rsidRPr="00D12807" w:rsidRDefault="001B7779" w:rsidP="001B7779">
      <w:pPr>
        <w:pStyle w:val="Heading3"/>
        <w:numPr>
          <w:ilvl w:val="0"/>
          <w:numId w:val="104"/>
        </w:numPr>
        <w:tabs>
          <w:tab w:val="left" w:pos="1168"/>
        </w:tabs>
        <w:spacing w:line="360" w:lineRule="auto"/>
        <w:rPr>
          <w:b w:val="0"/>
          <w:bCs w:val="0"/>
          <w:spacing w:val="-2"/>
          <w:sz w:val="28"/>
          <w:szCs w:val="28"/>
          <w:lang w:val="en-IN"/>
        </w:rPr>
      </w:pPr>
      <w:r w:rsidRPr="00D12807">
        <w:rPr>
          <w:b w:val="0"/>
          <w:bCs w:val="0"/>
          <w:spacing w:val="-2"/>
          <w:sz w:val="28"/>
          <w:szCs w:val="28"/>
          <w:lang w:val="en-IN"/>
        </w:rPr>
        <w:t>crop_search.php: Handles crop search logic by location (state, district, pin code)</w:t>
      </w:r>
    </w:p>
    <w:p w14:paraId="0AE03097" w14:textId="023473FB" w:rsidR="001B7779" w:rsidRPr="00D12807" w:rsidRDefault="001B7779" w:rsidP="001B7779">
      <w:pPr>
        <w:pStyle w:val="Heading3"/>
        <w:numPr>
          <w:ilvl w:val="0"/>
          <w:numId w:val="104"/>
        </w:numPr>
        <w:tabs>
          <w:tab w:val="left" w:pos="1168"/>
        </w:tabs>
        <w:spacing w:line="360" w:lineRule="auto"/>
        <w:rPr>
          <w:b w:val="0"/>
          <w:bCs w:val="0"/>
          <w:spacing w:val="-2"/>
          <w:sz w:val="28"/>
          <w:szCs w:val="28"/>
          <w:lang w:val="en-IN"/>
        </w:rPr>
      </w:pPr>
      <w:r w:rsidRPr="00D12807">
        <w:rPr>
          <w:b w:val="0"/>
          <w:bCs w:val="0"/>
          <w:spacing w:val="-2"/>
          <w:sz w:val="28"/>
          <w:szCs w:val="28"/>
          <w:lang w:val="en-IN"/>
        </w:rPr>
        <w:t>hold_crop.php: Allows consumers to hold a crop temporarily</w:t>
      </w:r>
    </w:p>
    <w:p w14:paraId="55B4D3C4" w14:textId="315206F4" w:rsidR="001B7779" w:rsidRPr="00D12807" w:rsidRDefault="001B7779" w:rsidP="001B7779">
      <w:pPr>
        <w:pStyle w:val="Heading3"/>
        <w:numPr>
          <w:ilvl w:val="0"/>
          <w:numId w:val="104"/>
        </w:numPr>
        <w:tabs>
          <w:tab w:val="left" w:pos="1168"/>
        </w:tabs>
        <w:spacing w:line="360" w:lineRule="auto"/>
        <w:rPr>
          <w:b w:val="0"/>
          <w:bCs w:val="0"/>
          <w:spacing w:val="-2"/>
          <w:sz w:val="28"/>
          <w:szCs w:val="28"/>
          <w:lang w:val="en-IN"/>
        </w:rPr>
      </w:pPr>
      <w:r w:rsidRPr="00D12807">
        <w:rPr>
          <w:b w:val="0"/>
          <w:bCs w:val="0"/>
          <w:spacing w:val="-2"/>
          <w:sz w:val="28"/>
          <w:szCs w:val="28"/>
          <w:lang w:val="en-IN"/>
        </w:rPr>
        <w:t>message.php: Handles sending and receiving messages between users</w:t>
      </w:r>
    </w:p>
    <w:p w14:paraId="152CE7EA" w14:textId="32E17CE9" w:rsidR="001B7779" w:rsidRPr="00D12807" w:rsidRDefault="001B7779" w:rsidP="001B7779">
      <w:pPr>
        <w:pStyle w:val="Heading3"/>
        <w:numPr>
          <w:ilvl w:val="0"/>
          <w:numId w:val="104"/>
        </w:numPr>
        <w:tabs>
          <w:tab w:val="left" w:pos="1168"/>
        </w:tabs>
        <w:spacing w:line="360" w:lineRule="auto"/>
        <w:rPr>
          <w:b w:val="0"/>
          <w:bCs w:val="0"/>
          <w:spacing w:val="-2"/>
          <w:sz w:val="28"/>
          <w:szCs w:val="28"/>
          <w:lang w:val="en-IN"/>
        </w:rPr>
      </w:pPr>
      <w:r w:rsidRPr="00D12807">
        <w:rPr>
          <w:b w:val="0"/>
          <w:bCs w:val="0"/>
          <w:spacing w:val="-2"/>
          <w:sz w:val="28"/>
          <w:szCs w:val="28"/>
          <w:lang w:val="en-IN"/>
        </w:rPr>
        <w:t>payment.php: (Optional) Processes payments and stores payment details</w:t>
      </w:r>
    </w:p>
    <w:p w14:paraId="76C9AA16" w14:textId="0F81BEF4" w:rsidR="001B7779" w:rsidRPr="00D12807" w:rsidRDefault="001B7779" w:rsidP="001B7779">
      <w:pPr>
        <w:pStyle w:val="Heading3"/>
        <w:numPr>
          <w:ilvl w:val="0"/>
          <w:numId w:val="104"/>
        </w:numPr>
        <w:tabs>
          <w:tab w:val="left" w:pos="1168"/>
        </w:tabs>
        <w:spacing w:line="360" w:lineRule="auto"/>
        <w:rPr>
          <w:b w:val="0"/>
          <w:bCs w:val="0"/>
          <w:spacing w:val="-2"/>
          <w:sz w:val="28"/>
          <w:szCs w:val="28"/>
          <w:lang w:val="en-IN"/>
        </w:rPr>
      </w:pPr>
      <w:r w:rsidRPr="00D12807">
        <w:rPr>
          <w:b w:val="0"/>
          <w:bCs w:val="0"/>
          <w:spacing w:val="-2"/>
          <w:sz w:val="28"/>
          <w:szCs w:val="28"/>
          <w:lang w:val="en-IN"/>
        </w:rPr>
        <w:t>notifications.php: Sends alerts when a crop is held or a message is received</w:t>
      </w:r>
    </w:p>
    <w:p w14:paraId="60D6A11F" w14:textId="77777777" w:rsidR="00D12807" w:rsidRPr="00D12807" w:rsidRDefault="00D12807" w:rsidP="00D12807">
      <w:pPr>
        <w:pStyle w:val="Heading3"/>
        <w:tabs>
          <w:tab w:val="left" w:pos="1168"/>
        </w:tabs>
        <w:spacing w:line="360" w:lineRule="auto"/>
        <w:ind w:left="1440"/>
        <w:rPr>
          <w:b w:val="0"/>
          <w:bCs w:val="0"/>
          <w:spacing w:val="-2"/>
          <w:sz w:val="28"/>
          <w:szCs w:val="28"/>
          <w:lang w:val="en-IN"/>
        </w:rPr>
      </w:pPr>
    </w:p>
    <w:p w14:paraId="107EE575" w14:textId="77777777" w:rsidR="00D12807" w:rsidRPr="00D12807" w:rsidRDefault="00D12807" w:rsidP="00D12807">
      <w:pPr>
        <w:pStyle w:val="Heading3"/>
        <w:tabs>
          <w:tab w:val="left" w:pos="1168"/>
        </w:tabs>
        <w:spacing w:line="360" w:lineRule="auto"/>
        <w:ind w:left="1440"/>
        <w:rPr>
          <w:b w:val="0"/>
          <w:bCs w:val="0"/>
          <w:spacing w:val="-2"/>
          <w:sz w:val="28"/>
          <w:szCs w:val="28"/>
          <w:lang w:val="en-IN"/>
        </w:rPr>
      </w:pPr>
      <w:r w:rsidRPr="00D12807">
        <w:rPr>
          <w:b w:val="0"/>
          <w:bCs w:val="0"/>
          <w:spacing w:val="-2"/>
          <w:sz w:val="28"/>
          <w:szCs w:val="28"/>
          <w:lang w:val="en-IN"/>
        </w:rPr>
        <w:t>-- Users</w:t>
      </w:r>
    </w:p>
    <w:p w14:paraId="6F35833B" w14:textId="77777777" w:rsidR="00D12807" w:rsidRPr="00D12807" w:rsidRDefault="00D12807" w:rsidP="00D12807">
      <w:pPr>
        <w:pStyle w:val="Heading3"/>
        <w:tabs>
          <w:tab w:val="left" w:pos="1168"/>
        </w:tabs>
        <w:spacing w:line="360" w:lineRule="auto"/>
        <w:ind w:left="1440"/>
        <w:rPr>
          <w:b w:val="0"/>
          <w:bCs w:val="0"/>
          <w:spacing w:val="-2"/>
          <w:sz w:val="28"/>
          <w:szCs w:val="28"/>
          <w:lang w:val="en-IN"/>
        </w:rPr>
      </w:pPr>
      <w:r w:rsidRPr="00D12807">
        <w:rPr>
          <w:b w:val="0"/>
          <w:bCs w:val="0"/>
          <w:spacing w:val="-2"/>
          <w:sz w:val="28"/>
          <w:szCs w:val="28"/>
          <w:lang w:val="en-IN"/>
        </w:rPr>
        <w:t>CREATE TABLE users (</w:t>
      </w:r>
    </w:p>
    <w:p w14:paraId="72F86471" w14:textId="77777777" w:rsidR="00D12807" w:rsidRPr="00D12807" w:rsidRDefault="00D12807" w:rsidP="00D12807">
      <w:pPr>
        <w:pStyle w:val="Heading3"/>
        <w:tabs>
          <w:tab w:val="left" w:pos="1168"/>
        </w:tabs>
        <w:spacing w:line="360" w:lineRule="auto"/>
        <w:ind w:left="1440"/>
        <w:rPr>
          <w:b w:val="0"/>
          <w:bCs w:val="0"/>
          <w:spacing w:val="-2"/>
          <w:sz w:val="28"/>
          <w:szCs w:val="28"/>
          <w:lang w:val="en-IN"/>
        </w:rPr>
      </w:pPr>
      <w:r w:rsidRPr="00D12807">
        <w:rPr>
          <w:b w:val="0"/>
          <w:bCs w:val="0"/>
          <w:spacing w:val="-2"/>
          <w:sz w:val="28"/>
          <w:szCs w:val="28"/>
          <w:lang w:val="en-IN"/>
        </w:rPr>
        <w:t xml:space="preserve">  id INT AUTO_INCREMENT PRIMARY KEY,</w:t>
      </w:r>
    </w:p>
    <w:p w14:paraId="3E32468D" w14:textId="77777777" w:rsidR="00D12807" w:rsidRPr="00D12807" w:rsidRDefault="00D12807" w:rsidP="00D12807">
      <w:pPr>
        <w:pStyle w:val="Heading3"/>
        <w:tabs>
          <w:tab w:val="left" w:pos="1168"/>
        </w:tabs>
        <w:spacing w:line="360" w:lineRule="auto"/>
        <w:ind w:left="1440"/>
        <w:rPr>
          <w:b w:val="0"/>
          <w:bCs w:val="0"/>
          <w:spacing w:val="-2"/>
          <w:sz w:val="28"/>
          <w:szCs w:val="28"/>
          <w:lang w:val="en-IN"/>
        </w:rPr>
      </w:pPr>
      <w:r w:rsidRPr="00D12807">
        <w:rPr>
          <w:b w:val="0"/>
          <w:bCs w:val="0"/>
          <w:spacing w:val="-2"/>
          <w:sz w:val="28"/>
          <w:szCs w:val="28"/>
          <w:lang w:val="en-IN"/>
        </w:rPr>
        <w:t xml:space="preserve">  email VARCHAR(255) UNIQUE NOT NULL,</w:t>
      </w:r>
    </w:p>
    <w:p w14:paraId="29C960AC" w14:textId="77777777" w:rsidR="00D12807" w:rsidRPr="00D12807" w:rsidRDefault="00D12807" w:rsidP="00D12807">
      <w:pPr>
        <w:pStyle w:val="Heading3"/>
        <w:tabs>
          <w:tab w:val="left" w:pos="1168"/>
        </w:tabs>
        <w:spacing w:line="360" w:lineRule="auto"/>
        <w:ind w:left="1440"/>
        <w:rPr>
          <w:b w:val="0"/>
          <w:bCs w:val="0"/>
          <w:spacing w:val="-2"/>
          <w:sz w:val="28"/>
          <w:szCs w:val="28"/>
          <w:lang w:val="en-IN"/>
        </w:rPr>
      </w:pPr>
      <w:r w:rsidRPr="00D12807">
        <w:rPr>
          <w:b w:val="0"/>
          <w:bCs w:val="0"/>
          <w:spacing w:val="-2"/>
          <w:sz w:val="28"/>
          <w:szCs w:val="28"/>
          <w:lang w:val="en-IN"/>
        </w:rPr>
        <w:t xml:space="preserve">  password VARCHAR(255) NOT NULL,</w:t>
      </w:r>
    </w:p>
    <w:p w14:paraId="2D8E6AF8" w14:textId="77777777" w:rsidR="00D12807" w:rsidRPr="00D12807" w:rsidRDefault="00D12807" w:rsidP="00D12807">
      <w:pPr>
        <w:pStyle w:val="Heading3"/>
        <w:tabs>
          <w:tab w:val="left" w:pos="1168"/>
        </w:tabs>
        <w:spacing w:line="360" w:lineRule="auto"/>
        <w:ind w:left="1440"/>
        <w:rPr>
          <w:b w:val="0"/>
          <w:bCs w:val="0"/>
          <w:spacing w:val="-2"/>
          <w:sz w:val="28"/>
          <w:szCs w:val="28"/>
          <w:lang w:val="en-IN"/>
        </w:rPr>
      </w:pPr>
      <w:r w:rsidRPr="00D12807">
        <w:rPr>
          <w:b w:val="0"/>
          <w:bCs w:val="0"/>
          <w:spacing w:val="-2"/>
          <w:sz w:val="28"/>
          <w:szCs w:val="28"/>
          <w:lang w:val="en-IN"/>
        </w:rPr>
        <w:t xml:space="preserve">  role ENUM('consumer', 'farmer', 'admin') NOT NULL,</w:t>
      </w:r>
    </w:p>
    <w:p w14:paraId="4BAA86AF" w14:textId="77777777" w:rsidR="00D12807" w:rsidRPr="00D12807" w:rsidRDefault="00D12807" w:rsidP="00D12807">
      <w:pPr>
        <w:pStyle w:val="Heading3"/>
        <w:tabs>
          <w:tab w:val="left" w:pos="1168"/>
        </w:tabs>
        <w:spacing w:line="360" w:lineRule="auto"/>
        <w:ind w:left="1440"/>
        <w:rPr>
          <w:b w:val="0"/>
          <w:bCs w:val="0"/>
          <w:spacing w:val="-2"/>
          <w:sz w:val="28"/>
          <w:szCs w:val="28"/>
          <w:lang w:val="en-IN"/>
        </w:rPr>
      </w:pPr>
      <w:r w:rsidRPr="00D12807">
        <w:rPr>
          <w:b w:val="0"/>
          <w:bCs w:val="0"/>
          <w:spacing w:val="-2"/>
          <w:sz w:val="28"/>
          <w:szCs w:val="28"/>
          <w:lang w:val="en-IN"/>
        </w:rPr>
        <w:t xml:space="preserve">  created_at TIMESTAMP DEFAULT CURRENT_TIMESTAMP</w:t>
      </w:r>
    </w:p>
    <w:p w14:paraId="67FDB233" w14:textId="77777777" w:rsidR="00D12807" w:rsidRPr="00D12807" w:rsidRDefault="00D12807" w:rsidP="00D12807">
      <w:pPr>
        <w:pStyle w:val="Heading3"/>
        <w:tabs>
          <w:tab w:val="left" w:pos="1168"/>
        </w:tabs>
        <w:spacing w:line="360" w:lineRule="auto"/>
        <w:ind w:left="1440"/>
        <w:rPr>
          <w:b w:val="0"/>
          <w:bCs w:val="0"/>
          <w:spacing w:val="-2"/>
          <w:sz w:val="28"/>
          <w:szCs w:val="28"/>
          <w:lang w:val="en-IN"/>
        </w:rPr>
      </w:pPr>
      <w:r w:rsidRPr="00D12807">
        <w:rPr>
          <w:b w:val="0"/>
          <w:bCs w:val="0"/>
          <w:spacing w:val="-2"/>
          <w:sz w:val="28"/>
          <w:szCs w:val="28"/>
          <w:lang w:val="en-IN"/>
        </w:rPr>
        <w:t>);</w:t>
      </w:r>
    </w:p>
    <w:p w14:paraId="0AAA4B70" w14:textId="77777777" w:rsidR="00D12807" w:rsidRPr="00D12807" w:rsidRDefault="00D12807" w:rsidP="00D12807">
      <w:pPr>
        <w:pStyle w:val="Heading3"/>
        <w:tabs>
          <w:tab w:val="left" w:pos="1168"/>
        </w:tabs>
        <w:spacing w:line="360" w:lineRule="auto"/>
        <w:ind w:left="1440"/>
        <w:rPr>
          <w:b w:val="0"/>
          <w:bCs w:val="0"/>
          <w:spacing w:val="-2"/>
          <w:sz w:val="28"/>
          <w:szCs w:val="28"/>
          <w:lang w:val="en-IN"/>
        </w:rPr>
      </w:pPr>
    </w:p>
    <w:p w14:paraId="421CB34C" w14:textId="77777777" w:rsidR="00D12807" w:rsidRPr="00D12807" w:rsidRDefault="00D12807" w:rsidP="00D12807">
      <w:pPr>
        <w:pStyle w:val="Heading3"/>
        <w:tabs>
          <w:tab w:val="left" w:pos="1168"/>
        </w:tabs>
        <w:spacing w:line="360" w:lineRule="auto"/>
        <w:ind w:left="1440"/>
        <w:rPr>
          <w:b w:val="0"/>
          <w:bCs w:val="0"/>
          <w:spacing w:val="-2"/>
          <w:sz w:val="28"/>
          <w:szCs w:val="28"/>
          <w:lang w:val="en-IN"/>
        </w:rPr>
      </w:pPr>
      <w:r w:rsidRPr="00D12807">
        <w:rPr>
          <w:b w:val="0"/>
          <w:bCs w:val="0"/>
          <w:spacing w:val="-2"/>
          <w:sz w:val="28"/>
          <w:szCs w:val="28"/>
          <w:lang w:val="en-IN"/>
        </w:rPr>
        <w:lastRenderedPageBreak/>
        <w:t>-- Profiles</w:t>
      </w:r>
    </w:p>
    <w:p w14:paraId="62173982" w14:textId="77777777" w:rsidR="00D12807" w:rsidRPr="00D12807" w:rsidRDefault="00D12807" w:rsidP="00D12807">
      <w:pPr>
        <w:pStyle w:val="Heading3"/>
        <w:tabs>
          <w:tab w:val="left" w:pos="1168"/>
        </w:tabs>
        <w:spacing w:line="360" w:lineRule="auto"/>
        <w:ind w:left="1440"/>
        <w:rPr>
          <w:b w:val="0"/>
          <w:bCs w:val="0"/>
          <w:spacing w:val="-2"/>
          <w:sz w:val="28"/>
          <w:szCs w:val="28"/>
          <w:lang w:val="en-IN"/>
        </w:rPr>
      </w:pPr>
      <w:r w:rsidRPr="00D12807">
        <w:rPr>
          <w:b w:val="0"/>
          <w:bCs w:val="0"/>
          <w:spacing w:val="-2"/>
          <w:sz w:val="28"/>
          <w:szCs w:val="28"/>
          <w:lang w:val="en-IN"/>
        </w:rPr>
        <w:t>CREATE TABLE profiles (</w:t>
      </w:r>
    </w:p>
    <w:p w14:paraId="30061455" w14:textId="77777777" w:rsidR="00D12807" w:rsidRPr="00D12807" w:rsidRDefault="00D12807" w:rsidP="00D12807">
      <w:pPr>
        <w:pStyle w:val="Heading3"/>
        <w:tabs>
          <w:tab w:val="left" w:pos="1168"/>
        </w:tabs>
        <w:spacing w:line="360" w:lineRule="auto"/>
        <w:ind w:left="1440"/>
        <w:rPr>
          <w:b w:val="0"/>
          <w:bCs w:val="0"/>
          <w:spacing w:val="-2"/>
          <w:sz w:val="28"/>
          <w:szCs w:val="28"/>
          <w:lang w:val="en-IN"/>
        </w:rPr>
      </w:pPr>
      <w:r w:rsidRPr="00D12807">
        <w:rPr>
          <w:b w:val="0"/>
          <w:bCs w:val="0"/>
          <w:spacing w:val="-2"/>
          <w:sz w:val="28"/>
          <w:szCs w:val="28"/>
          <w:lang w:val="en-IN"/>
        </w:rPr>
        <w:t xml:space="preserve">  user_id INT PRIMARY KEY,</w:t>
      </w:r>
    </w:p>
    <w:p w14:paraId="7446CE21" w14:textId="77777777" w:rsidR="00D12807" w:rsidRPr="00D12807" w:rsidRDefault="00D12807" w:rsidP="00D12807">
      <w:pPr>
        <w:pStyle w:val="Heading3"/>
        <w:tabs>
          <w:tab w:val="left" w:pos="1168"/>
        </w:tabs>
        <w:spacing w:line="360" w:lineRule="auto"/>
        <w:ind w:left="1440"/>
        <w:rPr>
          <w:b w:val="0"/>
          <w:bCs w:val="0"/>
          <w:spacing w:val="-2"/>
          <w:sz w:val="28"/>
          <w:szCs w:val="28"/>
          <w:lang w:val="en-IN"/>
        </w:rPr>
      </w:pPr>
      <w:r w:rsidRPr="00D12807">
        <w:rPr>
          <w:b w:val="0"/>
          <w:bCs w:val="0"/>
          <w:spacing w:val="-2"/>
          <w:sz w:val="28"/>
          <w:szCs w:val="28"/>
          <w:lang w:val="en-IN"/>
        </w:rPr>
        <w:t xml:space="preserve">  full_name VARCHAR(255),</w:t>
      </w:r>
    </w:p>
    <w:p w14:paraId="5B5EAC3E" w14:textId="77777777" w:rsidR="00D12807" w:rsidRPr="00D12807" w:rsidRDefault="00D12807" w:rsidP="00D12807">
      <w:pPr>
        <w:pStyle w:val="Heading3"/>
        <w:tabs>
          <w:tab w:val="left" w:pos="1168"/>
        </w:tabs>
        <w:spacing w:line="360" w:lineRule="auto"/>
        <w:ind w:left="1440"/>
        <w:rPr>
          <w:b w:val="0"/>
          <w:bCs w:val="0"/>
          <w:spacing w:val="-2"/>
          <w:sz w:val="28"/>
          <w:szCs w:val="28"/>
          <w:lang w:val="en-IN"/>
        </w:rPr>
      </w:pPr>
      <w:r w:rsidRPr="00D12807">
        <w:rPr>
          <w:b w:val="0"/>
          <w:bCs w:val="0"/>
          <w:spacing w:val="-2"/>
          <w:sz w:val="28"/>
          <w:szCs w:val="28"/>
          <w:lang w:val="en-IN"/>
        </w:rPr>
        <w:t xml:space="preserve">  phone VARCHAR(20),</w:t>
      </w:r>
    </w:p>
    <w:p w14:paraId="5A02A1DC" w14:textId="77777777" w:rsidR="00D12807" w:rsidRPr="00D12807" w:rsidRDefault="00D12807" w:rsidP="00D12807">
      <w:pPr>
        <w:pStyle w:val="Heading3"/>
        <w:tabs>
          <w:tab w:val="left" w:pos="1168"/>
        </w:tabs>
        <w:spacing w:line="360" w:lineRule="auto"/>
        <w:ind w:left="1440"/>
        <w:rPr>
          <w:b w:val="0"/>
          <w:bCs w:val="0"/>
          <w:spacing w:val="-2"/>
          <w:sz w:val="28"/>
          <w:szCs w:val="28"/>
          <w:lang w:val="en-IN"/>
        </w:rPr>
      </w:pPr>
      <w:r w:rsidRPr="00D12807">
        <w:rPr>
          <w:b w:val="0"/>
          <w:bCs w:val="0"/>
          <w:spacing w:val="-2"/>
          <w:sz w:val="28"/>
          <w:szCs w:val="28"/>
          <w:lang w:val="en-IN"/>
        </w:rPr>
        <w:t xml:space="preserve">  address TEXT,</w:t>
      </w:r>
    </w:p>
    <w:p w14:paraId="32085EDF" w14:textId="77777777" w:rsidR="00D12807" w:rsidRPr="00D12807" w:rsidRDefault="00D12807" w:rsidP="00D12807">
      <w:pPr>
        <w:pStyle w:val="Heading3"/>
        <w:tabs>
          <w:tab w:val="left" w:pos="1168"/>
        </w:tabs>
        <w:spacing w:line="360" w:lineRule="auto"/>
        <w:ind w:left="1440"/>
        <w:rPr>
          <w:b w:val="0"/>
          <w:bCs w:val="0"/>
          <w:spacing w:val="-2"/>
          <w:sz w:val="28"/>
          <w:szCs w:val="28"/>
          <w:lang w:val="en-IN"/>
        </w:rPr>
      </w:pPr>
      <w:r w:rsidRPr="00D12807">
        <w:rPr>
          <w:b w:val="0"/>
          <w:bCs w:val="0"/>
          <w:spacing w:val="-2"/>
          <w:sz w:val="28"/>
          <w:szCs w:val="28"/>
          <w:lang w:val="en-IN"/>
        </w:rPr>
        <w:t xml:space="preserve">  pincode VARCHAR(10),</w:t>
      </w:r>
    </w:p>
    <w:p w14:paraId="062C64B6" w14:textId="77777777" w:rsidR="00D12807" w:rsidRPr="00D12807" w:rsidRDefault="00D12807" w:rsidP="00D12807">
      <w:pPr>
        <w:pStyle w:val="Heading3"/>
        <w:tabs>
          <w:tab w:val="left" w:pos="1168"/>
        </w:tabs>
        <w:spacing w:line="360" w:lineRule="auto"/>
        <w:ind w:left="1440"/>
        <w:rPr>
          <w:b w:val="0"/>
          <w:bCs w:val="0"/>
          <w:spacing w:val="-2"/>
          <w:sz w:val="28"/>
          <w:szCs w:val="28"/>
          <w:lang w:val="en-IN"/>
        </w:rPr>
      </w:pPr>
      <w:r w:rsidRPr="00D12807">
        <w:rPr>
          <w:b w:val="0"/>
          <w:bCs w:val="0"/>
          <w:spacing w:val="-2"/>
          <w:sz w:val="28"/>
          <w:szCs w:val="28"/>
          <w:lang w:val="en-IN"/>
        </w:rPr>
        <w:t xml:space="preserve">  image_path VARCHAR(255),</w:t>
      </w:r>
    </w:p>
    <w:p w14:paraId="70204978" w14:textId="77777777" w:rsidR="00D12807" w:rsidRPr="00D12807" w:rsidRDefault="00D12807" w:rsidP="00D12807">
      <w:pPr>
        <w:pStyle w:val="Heading3"/>
        <w:tabs>
          <w:tab w:val="left" w:pos="1168"/>
        </w:tabs>
        <w:spacing w:line="360" w:lineRule="auto"/>
        <w:ind w:left="1440"/>
        <w:rPr>
          <w:b w:val="0"/>
          <w:bCs w:val="0"/>
          <w:spacing w:val="-2"/>
          <w:sz w:val="28"/>
          <w:szCs w:val="28"/>
          <w:lang w:val="en-IN"/>
        </w:rPr>
      </w:pPr>
      <w:r w:rsidRPr="00D12807">
        <w:rPr>
          <w:b w:val="0"/>
          <w:bCs w:val="0"/>
          <w:spacing w:val="-2"/>
          <w:sz w:val="28"/>
          <w:szCs w:val="28"/>
          <w:lang w:val="en-IN"/>
        </w:rPr>
        <w:t xml:space="preserve">  FOREIGN KEY (user_id) REFERENCES users(id) ON DELETE CASCADE</w:t>
      </w:r>
    </w:p>
    <w:p w14:paraId="21AF7901" w14:textId="77777777" w:rsidR="00D12807" w:rsidRPr="00D12807" w:rsidRDefault="00D12807" w:rsidP="00D12807">
      <w:pPr>
        <w:pStyle w:val="Heading3"/>
        <w:tabs>
          <w:tab w:val="left" w:pos="1168"/>
        </w:tabs>
        <w:spacing w:line="360" w:lineRule="auto"/>
        <w:ind w:left="1440"/>
        <w:rPr>
          <w:b w:val="0"/>
          <w:bCs w:val="0"/>
          <w:spacing w:val="-2"/>
          <w:sz w:val="28"/>
          <w:szCs w:val="28"/>
          <w:lang w:val="en-IN"/>
        </w:rPr>
      </w:pPr>
      <w:r w:rsidRPr="00D12807">
        <w:rPr>
          <w:b w:val="0"/>
          <w:bCs w:val="0"/>
          <w:spacing w:val="-2"/>
          <w:sz w:val="28"/>
          <w:szCs w:val="28"/>
          <w:lang w:val="en-IN"/>
        </w:rPr>
        <w:t>);</w:t>
      </w:r>
    </w:p>
    <w:p w14:paraId="63C1F14E" w14:textId="77777777" w:rsidR="00D12807" w:rsidRPr="00D12807" w:rsidRDefault="00D12807" w:rsidP="00D12807">
      <w:pPr>
        <w:pStyle w:val="Heading3"/>
        <w:tabs>
          <w:tab w:val="left" w:pos="1168"/>
        </w:tabs>
        <w:spacing w:line="360" w:lineRule="auto"/>
        <w:ind w:left="1440"/>
        <w:rPr>
          <w:b w:val="0"/>
          <w:bCs w:val="0"/>
          <w:spacing w:val="-2"/>
          <w:sz w:val="28"/>
          <w:szCs w:val="28"/>
          <w:lang w:val="en-IN"/>
        </w:rPr>
      </w:pPr>
    </w:p>
    <w:p w14:paraId="2253244A" w14:textId="77777777" w:rsidR="00D12807" w:rsidRPr="00D12807" w:rsidRDefault="00D12807" w:rsidP="00D12807">
      <w:pPr>
        <w:pStyle w:val="Heading3"/>
        <w:tabs>
          <w:tab w:val="left" w:pos="1168"/>
        </w:tabs>
        <w:spacing w:line="360" w:lineRule="auto"/>
        <w:ind w:left="1440"/>
        <w:rPr>
          <w:b w:val="0"/>
          <w:bCs w:val="0"/>
          <w:spacing w:val="-2"/>
          <w:sz w:val="28"/>
          <w:szCs w:val="28"/>
          <w:lang w:val="en-IN"/>
        </w:rPr>
      </w:pPr>
      <w:r w:rsidRPr="00D12807">
        <w:rPr>
          <w:b w:val="0"/>
          <w:bCs w:val="0"/>
          <w:spacing w:val="-2"/>
          <w:sz w:val="28"/>
          <w:szCs w:val="28"/>
          <w:lang w:val="en-IN"/>
        </w:rPr>
        <w:t>-- Crops</w:t>
      </w:r>
    </w:p>
    <w:p w14:paraId="6AA3F463" w14:textId="77777777" w:rsidR="00D12807" w:rsidRPr="00D12807" w:rsidRDefault="00D12807" w:rsidP="00D12807">
      <w:pPr>
        <w:pStyle w:val="Heading3"/>
        <w:tabs>
          <w:tab w:val="left" w:pos="1168"/>
        </w:tabs>
        <w:spacing w:line="360" w:lineRule="auto"/>
        <w:ind w:left="1440"/>
        <w:rPr>
          <w:b w:val="0"/>
          <w:bCs w:val="0"/>
          <w:spacing w:val="-2"/>
          <w:sz w:val="28"/>
          <w:szCs w:val="28"/>
          <w:lang w:val="en-IN"/>
        </w:rPr>
      </w:pPr>
      <w:r w:rsidRPr="00D12807">
        <w:rPr>
          <w:b w:val="0"/>
          <w:bCs w:val="0"/>
          <w:spacing w:val="-2"/>
          <w:sz w:val="28"/>
          <w:szCs w:val="28"/>
          <w:lang w:val="en-IN"/>
        </w:rPr>
        <w:t>CREATE TABLE crops (</w:t>
      </w:r>
    </w:p>
    <w:p w14:paraId="2EE35B13" w14:textId="77777777" w:rsidR="00D12807" w:rsidRPr="00D12807" w:rsidRDefault="00D12807" w:rsidP="00D12807">
      <w:pPr>
        <w:pStyle w:val="Heading3"/>
        <w:tabs>
          <w:tab w:val="left" w:pos="1168"/>
        </w:tabs>
        <w:spacing w:line="360" w:lineRule="auto"/>
        <w:ind w:left="1440"/>
        <w:rPr>
          <w:b w:val="0"/>
          <w:bCs w:val="0"/>
          <w:spacing w:val="-2"/>
          <w:sz w:val="28"/>
          <w:szCs w:val="28"/>
          <w:lang w:val="en-IN"/>
        </w:rPr>
      </w:pPr>
      <w:r w:rsidRPr="00D12807">
        <w:rPr>
          <w:b w:val="0"/>
          <w:bCs w:val="0"/>
          <w:spacing w:val="-2"/>
          <w:sz w:val="28"/>
          <w:szCs w:val="28"/>
          <w:lang w:val="en-IN"/>
        </w:rPr>
        <w:t xml:space="preserve">  id INT AUTO_INCREMENT PRIMARY KEY,</w:t>
      </w:r>
    </w:p>
    <w:p w14:paraId="6329AAF6" w14:textId="77777777" w:rsidR="00D12807" w:rsidRPr="00D12807" w:rsidRDefault="00D12807" w:rsidP="00D12807">
      <w:pPr>
        <w:pStyle w:val="Heading3"/>
        <w:tabs>
          <w:tab w:val="left" w:pos="1168"/>
        </w:tabs>
        <w:spacing w:line="360" w:lineRule="auto"/>
        <w:ind w:left="1440"/>
        <w:rPr>
          <w:b w:val="0"/>
          <w:bCs w:val="0"/>
          <w:spacing w:val="-2"/>
          <w:sz w:val="28"/>
          <w:szCs w:val="28"/>
          <w:lang w:val="en-IN"/>
        </w:rPr>
      </w:pPr>
      <w:r w:rsidRPr="00D12807">
        <w:rPr>
          <w:b w:val="0"/>
          <w:bCs w:val="0"/>
          <w:spacing w:val="-2"/>
          <w:sz w:val="28"/>
          <w:szCs w:val="28"/>
          <w:lang w:val="en-IN"/>
        </w:rPr>
        <w:t xml:space="preserve">  farmer_id INT NOT NULL,</w:t>
      </w:r>
    </w:p>
    <w:p w14:paraId="50908F02" w14:textId="77777777" w:rsidR="00D12807" w:rsidRPr="00D12807" w:rsidRDefault="00D12807" w:rsidP="00D12807">
      <w:pPr>
        <w:pStyle w:val="Heading3"/>
        <w:tabs>
          <w:tab w:val="left" w:pos="1168"/>
        </w:tabs>
        <w:spacing w:line="360" w:lineRule="auto"/>
        <w:ind w:left="1440"/>
        <w:rPr>
          <w:b w:val="0"/>
          <w:bCs w:val="0"/>
          <w:spacing w:val="-2"/>
          <w:sz w:val="28"/>
          <w:szCs w:val="28"/>
          <w:lang w:val="en-IN"/>
        </w:rPr>
      </w:pPr>
      <w:r w:rsidRPr="00D12807">
        <w:rPr>
          <w:b w:val="0"/>
          <w:bCs w:val="0"/>
          <w:spacing w:val="-2"/>
          <w:sz w:val="28"/>
          <w:szCs w:val="28"/>
          <w:lang w:val="en-IN"/>
        </w:rPr>
        <w:t xml:space="preserve">  name VARCHAR(100),</w:t>
      </w:r>
    </w:p>
    <w:p w14:paraId="54CB324A" w14:textId="77777777" w:rsidR="00D12807" w:rsidRPr="00D12807" w:rsidRDefault="00D12807" w:rsidP="00D12807">
      <w:pPr>
        <w:pStyle w:val="Heading3"/>
        <w:tabs>
          <w:tab w:val="left" w:pos="1168"/>
        </w:tabs>
        <w:spacing w:line="360" w:lineRule="auto"/>
        <w:ind w:left="1440"/>
        <w:rPr>
          <w:b w:val="0"/>
          <w:bCs w:val="0"/>
          <w:spacing w:val="-2"/>
          <w:sz w:val="28"/>
          <w:szCs w:val="28"/>
          <w:lang w:val="en-IN"/>
        </w:rPr>
      </w:pPr>
      <w:r w:rsidRPr="00D12807">
        <w:rPr>
          <w:b w:val="0"/>
          <w:bCs w:val="0"/>
          <w:spacing w:val="-2"/>
          <w:sz w:val="28"/>
          <w:szCs w:val="28"/>
          <w:lang w:val="en-IN"/>
        </w:rPr>
        <w:t xml:space="preserve">  quality ENUM('best', 'medium', 'low'),</w:t>
      </w:r>
    </w:p>
    <w:p w14:paraId="125536AC" w14:textId="77777777" w:rsidR="00D12807" w:rsidRPr="00D12807" w:rsidRDefault="00D12807" w:rsidP="00D12807">
      <w:pPr>
        <w:pStyle w:val="Heading3"/>
        <w:tabs>
          <w:tab w:val="left" w:pos="1168"/>
        </w:tabs>
        <w:spacing w:line="360" w:lineRule="auto"/>
        <w:ind w:left="1440"/>
        <w:rPr>
          <w:b w:val="0"/>
          <w:bCs w:val="0"/>
          <w:spacing w:val="-2"/>
          <w:sz w:val="28"/>
          <w:szCs w:val="28"/>
          <w:lang w:val="en-IN"/>
        </w:rPr>
      </w:pPr>
      <w:r w:rsidRPr="00D12807">
        <w:rPr>
          <w:b w:val="0"/>
          <w:bCs w:val="0"/>
          <w:spacing w:val="-2"/>
          <w:sz w:val="28"/>
          <w:szCs w:val="28"/>
          <w:lang w:val="en-IN"/>
        </w:rPr>
        <w:t xml:space="preserve">  quantity DECIMAL(10,2),</w:t>
      </w:r>
    </w:p>
    <w:p w14:paraId="6A1F2CA3" w14:textId="77777777" w:rsidR="00D12807" w:rsidRPr="00D12807" w:rsidRDefault="00D12807" w:rsidP="00D12807">
      <w:pPr>
        <w:pStyle w:val="Heading3"/>
        <w:tabs>
          <w:tab w:val="left" w:pos="1168"/>
        </w:tabs>
        <w:spacing w:line="360" w:lineRule="auto"/>
        <w:ind w:left="1440"/>
        <w:rPr>
          <w:b w:val="0"/>
          <w:bCs w:val="0"/>
          <w:spacing w:val="-2"/>
          <w:sz w:val="28"/>
          <w:szCs w:val="28"/>
          <w:lang w:val="en-IN"/>
        </w:rPr>
      </w:pPr>
      <w:r w:rsidRPr="00D12807">
        <w:rPr>
          <w:b w:val="0"/>
          <w:bCs w:val="0"/>
          <w:spacing w:val="-2"/>
          <w:sz w:val="28"/>
          <w:szCs w:val="28"/>
          <w:lang w:val="en-IN"/>
        </w:rPr>
        <w:t xml:space="preserve">  price DECIMAL(10,2),</w:t>
      </w:r>
    </w:p>
    <w:p w14:paraId="49006658" w14:textId="77777777" w:rsidR="00D12807" w:rsidRPr="00D12807" w:rsidRDefault="00D12807" w:rsidP="00D12807">
      <w:pPr>
        <w:pStyle w:val="Heading3"/>
        <w:tabs>
          <w:tab w:val="left" w:pos="1168"/>
        </w:tabs>
        <w:spacing w:line="360" w:lineRule="auto"/>
        <w:ind w:left="1440"/>
        <w:rPr>
          <w:b w:val="0"/>
          <w:bCs w:val="0"/>
          <w:spacing w:val="-2"/>
          <w:sz w:val="28"/>
          <w:szCs w:val="28"/>
          <w:lang w:val="en-IN"/>
        </w:rPr>
      </w:pPr>
      <w:r w:rsidRPr="00D12807">
        <w:rPr>
          <w:b w:val="0"/>
          <w:bCs w:val="0"/>
          <w:spacing w:val="-2"/>
          <w:sz w:val="28"/>
          <w:szCs w:val="28"/>
          <w:lang w:val="en-IN"/>
        </w:rPr>
        <w:t xml:space="preserve">  availability ENUM('available', 'out_of_stock'),</w:t>
      </w:r>
    </w:p>
    <w:p w14:paraId="2F6324D9" w14:textId="77777777" w:rsidR="00D12807" w:rsidRPr="00D12807" w:rsidRDefault="00D12807" w:rsidP="00D12807">
      <w:pPr>
        <w:pStyle w:val="Heading3"/>
        <w:tabs>
          <w:tab w:val="left" w:pos="1168"/>
        </w:tabs>
        <w:spacing w:line="360" w:lineRule="auto"/>
        <w:ind w:left="1440"/>
        <w:rPr>
          <w:b w:val="0"/>
          <w:bCs w:val="0"/>
          <w:spacing w:val="-2"/>
          <w:sz w:val="28"/>
          <w:szCs w:val="28"/>
          <w:lang w:val="en-IN"/>
        </w:rPr>
      </w:pPr>
      <w:r w:rsidRPr="00D12807">
        <w:rPr>
          <w:b w:val="0"/>
          <w:bCs w:val="0"/>
          <w:spacing w:val="-2"/>
          <w:sz w:val="28"/>
          <w:szCs w:val="28"/>
          <w:lang w:val="en-IN"/>
        </w:rPr>
        <w:t xml:space="preserve">  pincode VARCHAR(10),</w:t>
      </w:r>
    </w:p>
    <w:p w14:paraId="09895B5F" w14:textId="77777777" w:rsidR="00D12807" w:rsidRPr="00D12807" w:rsidRDefault="00D12807" w:rsidP="00D12807">
      <w:pPr>
        <w:pStyle w:val="Heading3"/>
        <w:tabs>
          <w:tab w:val="left" w:pos="1168"/>
        </w:tabs>
        <w:spacing w:line="360" w:lineRule="auto"/>
        <w:ind w:left="1440"/>
        <w:rPr>
          <w:b w:val="0"/>
          <w:bCs w:val="0"/>
          <w:spacing w:val="-2"/>
          <w:sz w:val="28"/>
          <w:szCs w:val="28"/>
          <w:lang w:val="en-IN"/>
        </w:rPr>
      </w:pPr>
      <w:r w:rsidRPr="00D12807">
        <w:rPr>
          <w:b w:val="0"/>
          <w:bCs w:val="0"/>
          <w:spacing w:val="-2"/>
          <w:sz w:val="28"/>
          <w:szCs w:val="28"/>
          <w:lang w:val="en-IN"/>
        </w:rPr>
        <w:t xml:space="preserve">  created_at TIMESTAMP DEFAULT CURRENT_TIMESTAMP,</w:t>
      </w:r>
    </w:p>
    <w:p w14:paraId="75830A60" w14:textId="77777777" w:rsidR="00D12807" w:rsidRPr="00D12807" w:rsidRDefault="00D12807" w:rsidP="00D12807">
      <w:pPr>
        <w:pStyle w:val="Heading3"/>
        <w:tabs>
          <w:tab w:val="left" w:pos="1168"/>
        </w:tabs>
        <w:spacing w:line="360" w:lineRule="auto"/>
        <w:ind w:left="1440"/>
        <w:rPr>
          <w:b w:val="0"/>
          <w:bCs w:val="0"/>
          <w:spacing w:val="-2"/>
          <w:sz w:val="28"/>
          <w:szCs w:val="28"/>
          <w:lang w:val="en-IN"/>
        </w:rPr>
      </w:pPr>
      <w:r w:rsidRPr="00D12807">
        <w:rPr>
          <w:b w:val="0"/>
          <w:bCs w:val="0"/>
          <w:spacing w:val="-2"/>
          <w:sz w:val="28"/>
          <w:szCs w:val="28"/>
          <w:lang w:val="en-IN"/>
        </w:rPr>
        <w:t xml:space="preserve">  FOREIGN KEY (farmer_id) REFERENCES users(id) ON DELETE CASCADE</w:t>
      </w:r>
    </w:p>
    <w:p w14:paraId="3F31EDED" w14:textId="77777777" w:rsidR="00D12807" w:rsidRPr="00D12807" w:rsidRDefault="00D12807" w:rsidP="00D12807">
      <w:pPr>
        <w:pStyle w:val="Heading3"/>
        <w:tabs>
          <w:tab w:val="left" w:pos="1168"/>
        </w:tabs>
        <w:spacing w:line="360" w:lineRule="auto"/>
        <w:ind w:left="1440"/>
        <w:rPr>
          <w:b w:val="0"/>
          <w:bCs w:val="0"/>
          <w:spacing w:val="-2"/>
          <w:sz w:val="28"/>
          <w:szCs w:val="28"/>
          <w:lang w:val="en-IN"/>
        </w:rPr>
      </w:pPr>
      <w:r w:rsidRPr="00D12807">
        <w:rPr>
          <w:b w:val="0"/>
          <w:bCs w:val="0"/>
          <w:spacing w:val="-2"/>
          <w:sz w:val="28"/>
          <w:szCs w:val="28"/>
          <w:lang w:val="en-IN"/>
        </w:rPr>
        <w:t>);</w:t>
      </w:r>
    </w:p>
    <w:p w14:paraId="79816A0C" w14:textId="77777777" w:rsidR="00D12807" w:rsidRPr="00D12807" w:rsidRDefault="00D12807" w:rsidP="00D12807">
      <w:pPr>
        <w:pStyle w:val="Heading3"/>
        <w:tabs>
          <w:tab w:val="left" w:pos="1168"/>
        </w:tabs>
        <w:spacing w:line="360" w:lineRule="auto"/>
        <w:ind w:left="1440"/>
        <w:rPr>
          <w:b w:val="0"/>
          <w:bCs w:val="0"/>
          <w:spacing w:val="-2"/>
          <w:sz w:val="28"/>
          <w:szCs w:val="28"/>
          <w:lang w:val="en-IN"/>
        </w:rPr>
      </w:pPr>
    </w:p>
    <w:p w14:paraId="74CE3D1A" w14:textId="77777777" w:rsidR="00D12807" w:rsidRPr="00D12807" w:rsidRDefault="00D12807" w:rsidP="00D12807">
      <w:pPr>
        <w:pStyle w:val="Heading3"/>
        <w:tabs>
          <w:tab w:val="left" w:pos="1168"/>
        </w:tabs>
        <w:spacing w:line="360" w:lineRule="auto"/>
        <w:ind w:left="1440"/>
        <w:rPr>
          <w:b w:val="0"/>
          <w:bCs w:val="0"/>
          <w:spacing w:val="-2"/>
          <w:sz w:val="28"/>
          <w:szCs w:val="28"/>
          <w:lang w:val="en-IN"/>
        </w:rPr>
      </w:pPr>
      <w:r w:rsidRPr="00D12807">
        <w:rPr>
          <w:b w:val="0"/>
          <w:bCs w:val="0"/>
          <w:spacing w:val="-2"/>
          <w:sz w:val="28"/>
          <w:szCs w:val="28"/>
          <w:lang w:val="en-IN"/>
        </w:rPr>
        <w:t>-- Orders</w:t>
      </w:r>
    </w:p>
    <w:p w14:paraId="270AFA45" w14:textId="77777777" w:rsidR="00D12807" w:rsidRPr="00D12807" w:rsidRDefault="00D12807" w:rsidP="00D12807">
      <w:pPr>
        <w:pStyle w:val="Heading3"/>
        <w:tabs>
          <w:tab w:val="left" w:pos="1168"/>
        </w:tabs>
        <w:spacing w:line="360" w:lineRule="auto"/>
        <w:ind w:left="1440"/>
        <w:rPr>
          <w:b w:val="0"/>
          <w:bCs w:val="0"/>
          <w:spacing w:val="-2"/>
          <w:sz w:val="28"/>
          <w:szCs w:val="28"/>
          <w:lang w:val="en-IN"/>
        </w:rPr>
      </w:pPr>
      <w:r w:rsidRPr="00D12807">
        <w:rPr>
          <w:b w:val="0"/>
          <w:bCs w:val="0"/>
          <w:spacing w:val="-2"/>
          <w:sz w:val="28"/>
          <w:szCs w:val="28"/>
          <w:lang w:val="en-IN"/>
        </w:rPr>
        <w:t>CREATE TABLE orders (</w:t>
      </w:r>
    </w:p>
    <w:p w14:paraId="6B2FEB3A" w14:textId="77777777" w:rsidR="00D12807" w:rsidRPr="00D12807" w:rsidRDefault="00D12807" w:rsidP="00D12807">
      <w:pPr>
        <w:pStyle w:val="Heading3"/>
        <w:tabs>
          <w:tab w:val="left" w:pos="1168"/>
        </w:tabs>
        <w:spacing w:line="360" w:lineRule="auto"/>
        <w:ind w:left="1440"/>
        <w:rPr>
          <w:b w:val="0"/>
          <w:bCs w:val="0"/>
          <w:spacing w:val="-2"/>
          <w:sz w:val="28"/>
          <w:szCs w:val="28"/>
          <w:lang w:val="en-IN"/>
        </w:rPr>
      </w:pPr>
      <w:r w:rsidRPr="00D12807">
        <w:rPr>
          <w:b w:val="0"/>
          <w:bCs w:val="0"/>
          <w:spacing w:val="-2"/>
          <w:sz w:val="28"/>
          <w:szCs w:val="28"/>
          <w:lang w:val="en-IN"/>
        </w:rPr>
        <w:t xml:space="preserve">  id INT AUTO_INCREMENT PRIMARY KEY,</w:t>
      </w:r>
    </w:p>
    <w:p w14:paraId="285FF8D2" w14:textId="77777777" w:rsidR="00D12807" w:rsidRPr="00D12807" w:rsidRDefault="00D12807" w:rsidP="00D12807">
      <w:pPr>
        <w:pStyle w:val="Heading3"/>
        <w:tabs>
          <w:tab w:val="left" w:pos="1168"/>
        </w:tabs>
        <w:spacing w:line="360" w:lineRule="auto"/>
        <w:ind w:left="1440"/>
        <w:rPr>
          <w:b w:val="0"/>
          <w:bCs w:val="0"/>
          <w:spacing w:val="-2"/>
          <w:sz w:val="28"/>
          <w:szCs w:val="28"/>
          <w:lang w:val="en-IN"/>
        </w:rPr>
      </w:pPr>
      <w:r w:rsidRPr="00D12807">
        <w:rPr>
          <w:b w:val="0"/>
          <w:bCs w:val="0"/>
          <w:spacing w:val="-2"/>
          <w:sz w:val="28"/>
          <w:szCs w:val="28"/>
          <w:lang w:val="en-IN"/>
        </w:rPr>
        <w:t xml:space="preserve">  consumer_id INT NOT NULL,</w:t>
      </w:r>
    </w:p>
    <w:p w14:paraId="04D967BC" w14:textId="77777777" w:rsidR="00D12807" w:rsidRPr="00D12807" w:rsidRDefault="00D12807" w:rsidP="00D12807">
      <w:pPr>
        <w:pStyle w:val="Heading3"/>
        <w:tabs>
          <w:tab w:val="left" w:pos="1168"/>
        </w:tabs>
        <w:spacing w:line="360" w:lineRule="auto"/>
        <w:ind w:left="1440"/>
        <w:rPr>
          <w:b w:val="0"/>
          <w:bCs w:val="0"/>
          <w:spacing w:val="-2"/>
          <w:sz w:val="28"/>
          <w:szCs w:val="28"/>
          <w:lang w:val="en-IN"/>
        </w:rPr>
      </w:pPr>
      <w:r w:rsidRPr="00D12807">
        <w:rPr>
          <w:b w:val="0"/>
          <w:bCs w:val="0"/>
          <w:spacing w:val="-2"/>
          <w:sz w:val="28"/>
          <w:szCs w:val="28"/>
          <w:lang w:val="en-IN"/>
        </w:rPr>
        <w:t xml:space="preserve">  crop_id INT NOT NULL,</w:t>
      </w:r>
    </w:p>
    <w:p w14:paraId="236D49CD" w14:textId="77777777" w:rsidR="00D12807" w:rsidRPr="00D12807" w:rsidRDefault="00D12807" w:rsidP="00D12807">
      <w:pPr>
        <w:pStyle w:val="Heading3"/>
        <w:tabs>
          <w:tab w:val="left" w:pos="1168"/>
        </w:tabs>
        <w:spacing w:line="360" w:lineRule="auto"/>
        <w:ind w:left="1440"/>
        <w:rPr>
          <w:b w:val="0"/>
          <w:bCs w:val="0"/>
          <w:spacing w:val="-2"/>
          <w:sz w:val="28"/>
          <w:szCs w:val="28"/>
          <w:lang w:val="en-IN"/>
        </w:rPr>
      </w:pPr>
      <w:r w:rsidRPr="00D12807">
        <w:rPr>
          <w:b w:val="0"/>
          <w:bCs w:val="0"/>
          <w:spacing w:val="-2"/>
          <w:sz w:val="28"/>
          <w:szCs w:val="28"/>
          <w:lang w:val="en-IN"/>
        </w:rPr>
        <w:t xml:space="preserve">  quantity DECIMAL(10,2),</w:t>
      </w:r>
    </w:p>
    <w:p w14:paraId="32B50149" w14:textId="77777777" w:rsidR="00D12807" w:rsidRPr="00D12807" w:rsidRDefault="00D12807" w:rsidP="00D12807">
      <w:pPr>
        <w:pStyle w:val="Heading3"/>
        <w:tabs>
          <w:tab w:val="left" w:pos="1168"/>
        </w:tabs>
        <w:spacing w:line="360" w:lineRule="auto"/>
        <w:ind w:left="1440"/>
        <w:rPr>
          <w:b w:val="0"/>
          <w:bCs w:val="0"/>
          <w:spacing w:val="-2"/>
          <w:sz w:val="28"/>
          <w:szCs w:val="28"/>
          <w:lang w:val="en-IN"/>
        </w:rPr>
      </w:pPr>
      <w:r w:rsidRPr="00D12807">
        <w:rPr>
          <w:b w:val="0"/>
          <w:bCs w:val="0"/>
          <w:spacing w:val="-2"/>
          <w:sz w:val="28"/>
          <w:szCs w:val="28"/>
          <w:lang w:val="en-IN"/>
        </w:rPr>
        <w:t xml:space="preserve">  total_price DECIMAL(10,2),</w:t>
      </w:r>
    </w:p>
    <w:p w14:paraId="64FF0FC1" w14:textId="77777777" w:rsidR="00D12807" w:rsidRPr="00D12807" w:rsidRDefault="00D12807" w:rsidP="00D12807">
      <w:pPr>
        <w:pStyle w:val="Heading3"/>
        <w:tabs>
          <w:tab w:val="left" w:pos="1168"/>
        </w:tabs>
        <w:spacing w:line="360" w:lineRule="auto"/>
        <w:ind w:left="1440"/>
        <w:rPr>
          <w:b w:val="0"/>
          <w:bCs w:val="0"/>
          <w:spacing w:val="-2"/>
          <w:sz w:val="28"/>
          <w:szCs w:val="28"/>
          <w:lang w:val="en-IN"/>
        </w:rPr>
      </w:pPr>
      <w:r w:rsidRPr="00D12807">
        <w:rPr>
          <w:b w:val="0"/>
          <w:bCs w:val="0"/>
          <w:spacing w:val="-2"/>
          <w:sz w:val="28"/>
          <w:szCs w:val="28"/>
          <w:lang w:val="en-IN"/>
        </w:rPr>
        <w:t xml:space="preserve">  status ENUM('pending', 'confirmed', 'shipped', 'delivered') DEFAULT 'pending',</w:t>
      </w:r>
    </w:p>
    <w:p w14:paraId="280C4ED5" w14:textId="77777777" w:rsidR="00D12807" w:rsidRPr="00D12807" w:rsidRDefault="00D12807" w:rsidP="00D12807">
      <w:pPr>
        <w:pStyle w:val="Heading3"/>
        <w:tabs>
          <w:tab w:val="left" w:pos="1168"/>
        </w:tabs>
        <w:spacing w:line="360" w:lineRule="auto"/>
        <w:ind w:left="1440"/>
        <w:rPr>
          <w:b w:val="0"/>
          <w:bCs w:val="0"/>
          <w:spacing w:val="-2"/>
          <w:sz w:val="28"/>
          <w:szCs w:val="28"/>
          <w:lang w:val="en-IN"/>
        </w:rPr>
      </w:pPr>
      <w:r w:rsidRPr="00D12807">
        <w:rPr>
          <w:b w:val="0"/>
          <w:bCs w:val="0"/>
          <w:spacing w:val="-2"/>
          <w:sz w:val="28"/>
          <w:szCs w:val="28"/>
          <w:lang w:val="en-IN"/>
        </w:rPr>
        <w:t xml:space="preserve">  created_at TIMESTAMP DEFAULT CURRENT_TIMESTAMP,</w:t>
      </w:r>
    </w:p>
    <w:p w14:paraId="7B39148C" w14:textId="77777777" w:rsidR="00D12807" w:rsidRPr="00D12807" w:rsidRDefault="00D12807" w:rsidP="00D12807">
      <w:pPr>
        <w:pStyle w:val="Heading3"/>
        <w:tabs>
          <w:tab w:val="left" w:pos="1168"/>
        </w:tabs>
        <w:spacing w:line="360" w:lineRule="auto"/>
        <w:ind w:left="1440"/>
        <w:rPr>
          <w:b w:val="0"/>
          <w:bCs w:val="0"/>
          <w:spacing w:val="-2"/>
          <w:sz w:val="28"/>
          <w:szCs w:val="28"/>
          <w:lang w:val="en-IN"/>
        </w:rPr>
      </w:pPr>
      <w:r w:rsidRPr="00D12807">
        <w:rPr>
          <w:b w:val="0"/>
          <w:bCs w:val="0"/>
          <w:spacing w:val="-2"/>
          <w:sz w:val="28"/>
          <w:szCs w:val="28"/>
          <w:lang w:val="en-IN"/>
        </w:rPr>
        <w:t xml:space="preserve">  FOREIGN KEY (consumer_id) REFERENCES users(id),</w:t>
      </w:r>
    </w:p>
    <w:p w14:paraId="57D63086" w14:textId="77777777" w:rsidR="00D12807" w:rsidRPr="00D12807" w:rsidRDefault="00D12807" w:rsidP="00D12807">
      <w:pPr>
        <w:pStyle w:val="Heading3"/>
        <w:tabs>
          <w:tab w:val="left" w:pos="1168"/>
        </w:tabs>
        <w:spacing w:line="360" w:lineRule="auto"/>
        <w:ind w:left="1440"/>
        <w:rPr>
          <w:b w:val="0"/>
          <w:bCs w:val="0"/>
          <w:spacing w:val="-2"/>
          <w:sz w:val="28"/>
          <w:szCs w:val="28"/>
          <w:lang w:val="en-IN"/>
        </w:rPr>
      </w:pPr>
      <w:r w:rsidRPr="00D12807">
        <w:rPr>
          <w:b w:val="0"/>
          <w:bCs w:val="0"/>
          <w:spacing w:val="-2"/>
          <w:sz w:val="28"/>
          <w:szCs w:val="28"/>
          <w:lang w:val="en-IN"/>
        </w:rPr>
        <w:t xml:space="preserve">  FOREIGN KEY (crop_id) REFERENCES crops(id)</w:t>
      </w:r>
    </w:p>
    <w:p w14:paraId="4F1073A6" w14:textId="77777777" w:rsidR="00D12807" w:rsidRPr="00D12807" w:rsidRDefault="00D12807" w:rsidP="00D12807">
      <w:pPr>
        <w:pStyle w:val="Heading3"/>
        <w:tabs>
          <w:tab w:val="left" w:pos="1168"/>
        </w:tabs>
        <w:spacing w:line="360" w:lineRule="auto"/>
        <w:ind w:left="1440"/>
        <w:rPr>
          <w:b w:val="0"/>
          <w:bCs w:val="0"/>
          <w:spacing w:val="-2"/>
          <w:sz w:val="28"/>
          <w:szCs w:val="28"/>
          <w:lang w:val="en-IN"/>
        </w:rPr>
      </w:pPr>
      <w:r w:rsidRPr="00D12807">
        <w:rPr>
          <w:b w:val="0"/>
          <w:bCs w:val="0"/>
          <w:spacing w:val="-2"/>
          <w:sz w:val="28"/>
          <w:szCs w:val="28"/>
          <w:lang w:val="en-IN"/>
        </w:rPr>
        <w:t>);</w:t>
      </w:r>
    </w:p>
    <w:p w14:paraId="45318185" w14:textId="77777777" w:rsidR="00D12807" w:rsidRPr="00D12807" w:rsidRDefault="00D12807" w:rsidP="00D12807">
      <w:pPr>
        <w:pStyle w:val="Heading3"/>
        <w:tabs>
          <w:tab w:val="left" w:pos="1168"/>
        </w:tabs>
        <w:spacing w:line="360" w:lineRule="auto"/>
        <w:ind w:left="1440"/>
        <w:rPr>
          <w:b w:val="0"/>
          <w:bCs w:val="0"/>
          <w:spacing w:val="-2"/>
          <w:sz w:val="28"/>
          <w:szCs w:val="28"/>
          <w:lang w:val="en-IN"/>
        </w:rPr>
      </w:pPr>
    </w:p>
    <w:p w14:paraId="17429978" w14:textId="77777777" w:rsidR="00D12807" w:rsidRPr="00D12807" w:rsidRDefault="00D12807" w:rsidP="00D12807">
      <w:pPr>
        <w:pStyle w:val="Heading3"/>
        <w:tabs>
          <w:tab w:val="left" w:pos="1168"/>
        </w:tabs>
        <w:spacing w:line="360" w:lineRule="auto"/>
        <w:ind w:left="1440"/>
        <w:rPr>
          <w:b w:val="0"/>
          <w:bCs w:val="0"/>
          <w:spacing w:val="-2"/>
          <w:sz w:val="28"/>
          <w:szCs w:val="28"/>
          <w:lang w:val="en-IN"/>
        </w:rPr>
      </w:pPr>
      <w:r w:rsidRPr="00D12807">
        <w:rPr>
          <w:b w:val="0"/>
          <w:bCs w:val="0"/>
          <w:spacing w:val="-2"/>
          <w:sz w:val="28"/>
          <w:szCs w:val="28"/>
          <w:lang w:val="en-IN"/>
        </w:rPr>
        <w:t>-- Sample Data</w:t>
      </w:r>
    </w:p>
    <w:p w14:paraId="71065560" w14:textId="77777777" w:rsidR="00D12807" w:rsidRPr="00D12807" w:rsidRDefault="00D12807" w:rsidP="00D12807">
      <w:pPr>
        <w:pStyle w:val="Heading3"/>
        <w:tabs>
          <w:tab w:val="left" w:pos="1168"/>
        </w:tabs>
        <w:spacing w:line="360" w:lineRule="auto"/>
        <w:ind w:left="1440"/>
        <w:rPr>
          <w:b w:val="0"/>
          <w:bCs w:val="0"/>
          <w:spacing w:val="-2"/>
          <w:sz w:val="28"/>
          <w:szCs w:val="28"/>
          <w:lang w:val="en-IN"/>
        </w:rPr>
      </w:pPr>
      <w:r w:rsidRPr="00D12807">
        <w:rPr>
          <w:b w:val="0"/>
          <w:bCs w:val="0"/>
          <w:spacing w:val="-2"/>
          <w:sz w:val="28"/>
          <w:szCs w:val="28"/>
          <w:lang w:val="en-IN"/>
        </w:rPr>
        <w:t>INSERT INTO users (email, password, role) VALUES</w:t>
      </w:r>
    </w:p>
    <w:p w14:paraId="1B063A57" w14:textId="77777777" w:rsidR="00D12807" w:rsidRPr="00D12807" w:rsidRDefault="00D12807" w:rsidP="00D12807">
      <w:pPr>
        <w:pStyle w:val="Heading3"/>
        <w:tabs>
          <w:tab w:val="left" w:pos="1168"/>
        </w:tabs>
        <w:spacing w:line="360" w:lineRule="auto"/>
        <w:ind w:left="1440"/>
        <w:rPr>
          <w:b w:val="0"/>
          <w:bCs w:val="0"/>
          <w:spacing w:val="-2"/>
          <w:sz w:val="28"/>
          <w:szCs w:val="28"/>
          <w:lang w:val="en-IN"/>
        </w:rPr>
      </w:pPr>
      <w:r w:rsidRPr="00D12807">
        <w:rPr>
          <w:b w:val="0"/>
          <w:bCs w:val="0"/>
          <w:spacing w:val="-2"/>
          <w:sz w:val="28"/>
          <w:szCs w:val="28"/>
          <w:lang w:val="en-IN"/>
        </w:rPr>
        <w:t>('consumer1@example.com', 'hashed_pass1', 'consumer'),</w:t>
      </w:r>
    </w:p>
    <w:p w14:paraId="58F8D5D3" w14:textId="77777777" w:rsidR="00D12807" w:rsidRPr="00D12807" w:rsidRDefault="00D12807" w:rsidP="00D12807">
      <w:pPr>
        <w:pStyle w:val="Heading3"/>
        <w:tabs>
          <w:tab w:val="left" w:pos="1168"/>
        </w:tabs>
        <w:spacing w:line="360" w:lineRule="auto"/>
        <w:ind w:left="1440"/>
        <w:rPr>
          <w:b w:val="0"/>
          <w:bCs w:val="0"/>
          <w:spacing w:val="-2"/>
          <w:sz w:val="28"/>
          <w:szCs w:val="28"/>
          <w:lang w:val="en-IN"/>
        </w:rPr>
      </w:pPr>
      <w:r w:rsidRPr="00D12807">
        <w:rPr>
          <w:b w:val="0"/>
          <w:bCs w:val="0"/>
          <w:spacing w:val="-2"/>
          <w:sz w:val="28"/>
          <w:szCs w:val="28"/>
          <w:lang w:val="en-IN"/>
        </w:rPr>
        <w:t>('farmer1@example.com', 'hashed_pass2', 'farmer');</w:t>
      </w:r>
    </w:p>
    <w:p w14:paraId="5D2FDEA9" w14:textId="77777777" w:rsidR="00D12807" w:rsidRPr="00D12807" w:rsidRDefault="00D12807" w:rsidP="00D12807">
      <w:pPr>
        <w:pStyle w:val="Heading3"/>
        <w:tabs>
          <w:tab w:val="left" w:pos="1168"/>
        </w:tabs>
        <w:spacing w:line="360" w:lineRule="auto"/>
        <w:ind w:left="1440"/>
        <w:rPr>
          <w:b w:val="0"/>
          <w:bCs w:val="0"/>
          <w:spacing w:val="-2"/>
          <w:sz w:val="28"/>
          <w:szCs w:val="28"/>
          <w:lang w:val="en-IN"/>
        </w:rPr>
      </w:pPr>
    </w:p>
    <w:p w14:paraId="107DDF86" w14:textId="77777777" w:rsidR="00D12807" w:rsidRPr="00D12807" w:rsidRDefault="00D12807" w:rsidP="00D12807">
      <w:pPr>
        <w:pStyle w:val="Heading3"/>
        <w:tabs>
          <w:tab w:val="left" w:pos="1168"/>
        </w:tabs>
        <w:spacing w:line="360" w:lineRule="auto"/>
        <w:ind w:left="1440"/>
        <w:rPr>
          <w:b w:val="0"/>
          <w:bCs w:val="0"/>
          <w:spacing w:val="-2"/>
          <w:sz w:val="28"/>
          <w:szCs w:val="28"/>
          <w:lang w:val="en-IN"/>
        </w:rPr>
      </w:pPr>
      <w:r w:rsidRPr="00D12807">
        <w:rPr>
          <w:b w:val="0"/>
          <w:bCs w:val="0"/>
          <w:spacing w:val="-2"/>
          <w:sz w:val="28"/>
          <w:szCs w:val="28"/>
          <w:lang w:val="en-IN"/>
        </w:rPr>
        <w:t>INSERT INTO profiles (user_id, full_name, phone, address, pincode, image_path) VALUES</w:t>
      </w:r>
    </w:p>
    <w:p w14:paraId="47F4E142" w14:textId="77777777" w:rsidR="00D12807" w:rsidRPr="00D12807" w:rsidRDefault="00D12807" w:rsidP="00D12807">
      <w:pPr>
        <w:pStyle w:val="Heading3"/>
        <w:tabs>
          <w:tab w:val="left" w:pos="1168"/>
        </w:tabs>
        <w:spacing w:line="360" w:lineRule="auto"/>
        <w:ind w:left="1440"/>
        <w:rPr>
          <w:b w:val="0"/>
          <w:bCs w:val="0"/>
          <w:spacing w:val="-2"/>
          <w:sz w:val="28"/>
          <w:szCs w:val="28"/>
          <w:lang w:val="en-IN"/>
        </w:rPr>
      </w:pPr>
      <w:r w:rsidRPr="00D12807">
        <w:rPr>
          <w:b w:val="0"/>
          <w:bCs w:val="0"/>
          <w:spacing w:val="-2"/>
          <w:sz w:val="28"/>
          <w:szCs w:val="28"/>
          <w:lang w:val="en-IN"/>
        </w:rPr>
        <w:t>(1, 'John Consumer', '9876543210', '123 Street', '500001', 'profile1.jpg'),</w:t>
      </w:r>
    </w:p>
    <w:p w14:paraId="1872890E" w14:textId="77777777" w:rsidR="00D12807" w:rsidRPr="00D12807" w:rsidRDefault="00D12807" w:rsidP="00D12807">
      <w:pPr>
        <w:pStyle w:val="Heading3"/>
        <w:tabs>
          <w:tab w:val="left" w:pos="1168"/>
        </w:tabs>
        <w:spacing w:line="360" w:lineRule="auto"/>
        <w:ind w:left="1440"/>
        <w:rPr>
          <w:b w:val="0"/>
          <w:bCs w:val="0"/>
          <w:spacing w:val="-2"/>
          <w:sz w:val="28"/>
          <w:szCs w:val="28"/>
          <w:lang w:val="en-IN"/>
        </w:rPr>
      </w:pPr>
      <w:r w:rsidRPr="00D12807">
        <w:rPr>
          <w:b w:val="0"/>
          <w:bCs w:val="0"/>
          <w:spacing w:val="-2"/>
          <w:sz w:val="28"/>
          <w:szCs w:val="28"/>
          <w:lang w:val="en-IN"/>
        </w:rPr>
        <w:t>(2, 'Jane Farmer', '9876543211', '456 Road', '500002', 'profile2.jpg');</w:t>
      </w:r>
    </w:p>
    <w:p w14:paraId="7D009D06" w14:textId="77777777" w:rsidR="00D12807" w:rsidRPr="00D12807" w:rsidRDefault="00D12807" w:rsidP="00D12807">
      <w:pPr>
        <w:pStyle w:val="Heading3"/>
        <w:tabs>
          <w:tab w:val="left" w:pos="1168"/>
        </w:tabs>
        <w:spacing w:line="360" w:lineRule="auto"/>
        <w:ind w:left="1440"/>
        <w:rPr>
          <w:b w:val="0"/>
          <w:bCs w:val="0"/>
          <w:spacing w:val="-2"/>
          <w:sz w:val="28"/>
          <w:szCs w:val="28"/>
          <w:lang w:val="en-IN"/>
        </w:rPr>
      </w:pPr>
    </w:p>
    <w:p w14:paraId="1B94DF33" w14:textId="77777777" w:rsidR="00D12807" w:rsidRPr="00D12807" w:rsidRDefault="00D12807" w:rsidP="00D12807">
      <w:pPr>
        <w:pStyle w:val="Heading3"/>
        <w:tabs>
          <w:tab w:val="left" w:pos="1168"/>
        </w:tabs>
        <w:spacing w:line="360" w:lineRule="auto"/>
        <w:ind w:left="1440"/>
        <w:rPr>
          <w:b w:val="0"/>
          <w:bCs w:val="0"/>
          <w:spacing w:val="-2"/>
          <w:sz w:val="28"/>
          <w:szCs w:val="28"/>
          <w:lang w:val="en-IN"/>
        </w:rPr>
      </w:pPr>
      <w:r w:rsidRPr="00D12807">
        <w:rPr>
          <w:b w:val="0"/>
          <w:bCs w:val="0"/>
          <w:spacing w:val="-2"/>
          <w:sz w:val="28"/>
          <w:szCs w:val="28"/>
          <w:lang w:val="en-IN"/>
        </w:rPr>
        <w:t xml:space="preserve">INSERT INTO crops (farmer_id, name, quality, quantity, price, </w:t>
      </w:r>
      <w:r w:rsidRPr="00D12807">
        <w:rPr>
          <w:b w:val="0"/>
          <w:bCs w:val="0"/>
          <w:spacing w:val="-2"/>
          <w:sz w:val="28"/>
          <w:szCs w:val="28"/>
          <w:lang w:val="en-IN"/>
        </w:rPr>
        <w:lastRenderedPageBreak/>
        <w:t>availability, pincode) VALUES</w:t>
      </w:r>
    </w:p>
    <w:p w14:paraId="39437049" w14:textId="77777777" w:rsidR="00D12807" w:rsidRPr="00D12807" w:rsidRDefault="00D12807" w:rsidP="00D12807">
      <w:pPr>
        <w:pStyle w:val="Heading3"/>
        <w:tabs>
          <w:tab w:val="left" w:pos="1168"/>
        </w:tabs>
        <w:spacing w:line="360" w:lineRule="auto"/>
        <w:ind w:left="1440"/>
        <w:rPr>
          <w:b w:val="0"/>
          <w:bCs w:val="0"/>
          <w:spacing w:val="-2"/>
          <w:sz w:val="28"/>
          <w:szCs w:val="28"/>
          <w:lang w:val="en-IN"/>
        </w:rPr>
      </w:pPr>
      <w:r w:rsidRPr="00D12807">
        <w:rPr>
          <w:b w:val="0"/>
          <w:bCs w:val="0"/>
          <w:spacing w:val="-2"/>
          <w:sz w:val="28"/>
          <w:szCs w:val="28"/>
          <w:lang w:val="en-IN"/>
        </w:rPr>
        <w:t>(2, 'Tomato', 'best', 100.00, 30.00, 'available', '500002');</w:t>
      </w:r>
    </w:p>
    <w:p w14:paraId="6B37624E" w14:textId="77777777" w:rsidR="00D12807" w:rsidRPr="00D12807" w:rsidRDefault="00D12807" w:rsidP="00D12807">
      <w:pPr>
        <w:pStyle w:val="Heading3"/>
        <w:tabs>
          <w:tab w:val="left" w:pos="1168"/>
        </w:tabs>
        <w:spacing w:line="360" w:lineRule="auto"/>
        <w:ind w:left="1440"/>
        <w:rPr>
          <w:b w:val="0"/>
          <w:bCs w:val="0"/>
          <w:spacing w:val="-2"/>
          <w:sz w:val="28"/>
          <w:szCs w:val="28"/>
          <w:lang w:val="en-IN"/>
        </w:rPr>
      </w:pPr>
    </w:p>
    <w:p w14:paraId="46C3369B" w14:textId="77777777" w:rsidR="00D12807" w:rsidRPr="00D12807" w:rsidRDefault="00D12807" w:rsidP="00D12807">
      <w:pPr>
        <w:pStyle w:val="Heading3"/>
        <w:tabs>
          <w:tab w:val="left" w:pos="1168"/>
        </w:tabs>
        <w:spacing w:line="360" w:lineRule="auto"/>
        <w:ind w:left="1440"/>
        <w:rPr>
          <w:b w:val="0"/>
          <w:bCs w:val="0"/>
          <w:spacing w:val="-2"/>
          <w:sz w:val="28"/>
          <w:szCs w:val="28"/>
          <w:lang w:val="en-IN"/>
        </w:rPr>
      </w:pPr>
      <w:r w:rsidRPr="00D12807">
        <w:rPr>
          <w:b w:val="0"/>
          <w:bCs w:val="0"/>
          <w:spacing w:val="-2"/>
          <w:sz w:val="28"/>
          <w:szCs w:val="28"/>
          <w:lang w:val="en-IN"/>
        </w:rPr>
        <w:t>INSERT INTO orders (consumer_id, crop_id, quantity, total_price, status) VALUES</w:t>
      </w:r>
    </w:p>
    <w:p w14:paraId="27A6EC19" w14:textId="4A12C448" w:rsidR="00D12807" w:rsidRPr="00D12807" w:rsidRDefault="00D12807" w:rsidP="00D12807">
      <w:pPr>
        <w:pStyle w:val="Heading3"/>
        <w:tabs>
          <w:tab w:val="left" w:pos="1168"/>
        </w:tabs>
        <w:spacing w:line="360" w:lineRule="auto"/>
        <w:ind w:left="1440"/>
        <w:rPr>
          <w:b w:val="0"/>
          <w:bCs w:val="0"/>
          <w:spacing w:val="-2"/>
          <w:sz w:val="28"/>
          <w:szCs w:val="28"/>
          <w:lang w:val="en-IN"/>
        </w:rPr>
      </w:pPr>
      <w:r w:rsidRPr="00D12807">
        <w:rPr>
          <w:b w:val="0"/>
          <w:bCs w:val="0"/>
          <w:spacing w:val="-2"/>
          <w:sz w:val="28"/>
          <w:szCs w:val="28"/>
          <w:lang w:val="en-IN"/>
        </w:rPr>
        <w:t>(1, 1, 5.00, 150.00, 'pending');</w:t>
      </w:r>
    </w:p>
    <w:p w14:paraId="1B7C468E" w14:textId="77777777" w:rsidR="0061450F" w:rsidRPr="00D12807" w:rsidRDefault="0061450F" w:rsidP="00E348E2">
      <w:pPr>
        <w:pStyle w:val="Heading3"/>
        <w:tabs>
          <w:tab w:val="left" w:pos="1168"/>
        </w:tabs>
        <w:ind w:left="0"/>
        <w:rPr>
          <w:b w:val="0"/>
          <w:bCs w:val="0"/>
          <w:spacing w:val="-2"/>
          <w:sz w:val="28"/>
          <w:szCs w:val="28"/>
        </w:rPr>
      </w:pPr>
    </w:p>
    <w:p w14:paraId="41A1ABEA" w14:textId="77777777" w:rsidR="00E348E2" w:rsidRPr="00D12807" w:rsidRDefault="00E348E2" w:rsidP="00E348E2">
      <w:pPr>
        <w:pStyle w:val="Heading3"/>
        <w:tabs>
          <w:tab w:val="left" w:pos="1168"/>
        </w:tabs>
        <w:ind w:left="446"/>
        <w:rPr>
          <w:b w:val="0"/>
          <w:bCs w:val="0"/>
          <w:spacing w:val="-2"/>
          <w:sz w:val="28"/>
          <w:szCs w:val="28"/>
        </w:rPr>
      </w:pPr>
    </w:p>
    <w:p w14:paraId="77DF4E22" w14:textId="77777777" w:rsidR="0061450F" w:rsidRPr="00D12807" w:rsidRDefault="0061450F" w:rsidP="0061450F">
      <w:pPr>
        <w:pStyle w:val="Heading3"/>
        <w:tabs>
          <w:tab w:val="left" w:pos="1168"/>
        </w:tabs>
        <w:spacing w:line="360" w:lineRule="auto"/>
        <w:ind w:left="446" w:firstLine="94"/>
        <w:rPr>
          <w:sz w:val="28"/>
          <w:szCs w:val="28"/>
        </w:rPr>
      </w:pPr>
      <w:r w:rsidRPr="00D12807">
        <w:rPr>
          <w:sz w:val="28"/>
          <w:szCs w:val="28"/>
        </w:rPr>
        <w:t>Step 4: Frontend Development (HTML/CSS/JS with Embedded PHP)</w:t>
      </w:r>
    </w:p>
    <w:p w14:paraId="1C800442" w14:textId="77777777" w:rsidR="001B7779" w:rsidRPr="00DD071E" w:rsidRDefault="001B7779" w:rsidP="001B7779">
      <w:pPr>
        <w:widowControl/>
        <w:numPr>
          <w:ilvl w:val="0"/>
          <w:numId w:val="44"/>
        </w:numPr>
        <w:autoSpaceDE/>
        <w:autoSpaceDN/>
        <w:spacing w:before="100" w:beforeAutospacing="1" w:after="100" w:afterAutospacing="1"/>
        <w:rPr>
          <w:sz w:val="28"/>
          <w:szCs w:val="28"/>
          <w:lang w:val="en-IN" w:eastAsia="en-IN"/>
        </w:rPr>
      </w:pPr>
      <w:r w:rsidRPr="00DD071E">
        <w:rPr>
          <w:sz w:val="28"/>
          <w:szCs w:val="28"/>
          <w:lang w:val="en-IN" w:eastAsia="en-IN"/>
        </w:rPr>
        <w:t>Build user interfaces using HTML, CSS, and embedded PHP:</w:t>
      </w:r>
    </w:p>
    <w:p w14:paraId="76300BD3" w14:textId="77777777" w:rsidR="001B7779" w:rsidRPr="00DD071E" w:rsidRDefault="001B7779" w:rsidP="001B7779">
      <w:pPr>
        <w:widowControl/>
        <w:numPr>
          <w:ilvl w:val="1"/>
          <w:numId w:val="106"/>
        </w:numPr>
        <w:autoSpaceDE/>
        <w:autoSpaceDN/>
        <w:spacing w:before="100" w:beforeAutospacing="1" w:after="100" w:afterAutospacing="1"/>
        <w:rPr>
          <w:sz w:val="28"/>
          <w:szCs w:val="28"/>
          <w:lang w:val="en-IN" w:eastAsia="en-IN"/>
        </w:rPr>
      </w:pPr>
      <w:r w:rsidRPr="00DD071E">
        <w:rPr>
          <w:sz w:val="28"/>
          <w:szCs w:val="28"/>
          <w:lang w:val="en-IN" w:eastAsia="en-IN"/>
        </w:rPr>
        <w:t>home.php: Homepage with navigation and intro</w:t>
      </w:r>
    </w:p>
    <w:p w14:paraId="2C42922B" w14:textId="77777777" w:rsidR="001B7779" w:rsidRPr="00DD071E" w:rsidRDefault="001B7779" w:rsidP="001B7779">
      <w:pPr>
        <w:widowControl/>
        <w:numPr>
          <w:ilvl w:val="1"/>
          <w:numId w:val="106"/>
        </w:numPr>
        <w:autoSpaceDE/>
        <w:autoSpaceDN/>
        <w:spacing w:before="100" w:beforeAutospacing="1" w:after="100" w:afterAutospacing="1"/>
        <w:rPr>
          <w:sz w:val="28"/>
          <w:szCs w:val="28"/>
          <w:lang w:val="en-IN" w:eastAsia="en-IN"/>
        </w:rPr>
      </w:pPr>
      <w:r w:rsidRPr="00DD071E">
        <w:rPr>
          <w:sz w:val="28"/>
          <w:szCs w:val="28"/>
          <w:lang w:val="en-IN" w:eastAsia="en-IN"/>
        </w:rPr>
        <w:t>register.php / login.php: Forms for user registration and login</w:t>
      </w:r>
    </w:p>
    <w:p w14:paraId="10EE407C" w14:textId="77777777" w:rsidR="001B7779" w:rsidRPr="00DD071E" w:rsidRDefault="001B7779" w:rsidP="001B7779">
      <w:pPr>
        <w:widowControl/>
        <w:numPr>
          <w:ilvl w:val="1"/>
          <w:numId w:val="106"/>
        </w:numPr>
        <w:autoSpaceDE/>
        <w:autoSpaceDN/>
        <w:spacing w:before="100" w:beforeAutospacing="1" w:after="100" w:afterAutospacing="1"/>
        <w:rPr>
          <w:sz w:val="28"/>
          <w:szCs w:val="28"/>
          <w:lang w:val="en-IN" w:eastAsia="en-IN"/>
        </w:rPr>
      </w:pPr>
      <w:r w:rsidRPr="00DD071E">
        <w:rPr>
          <w:sz w:val="28"/>
          <w:szCs w:val="28"/>
          <w:lang w:val="en-IN" w:eastAsia="en-IN"/>
        </w:rPr>
        <w:t>dashboard_farmer.php: Farmer dashboard to manage crop listings, messages, and holds</w:t>
      </w:r>
    </w:p>
    <w:p w14:paraId="1F2C85C1" w14:textId="77777777" w:rsidR="001B7779" w:rsidRPr="00DD071E" w:rsidRDefault="001B7779" w:rsidP="001B7779">
      <w:pPr>
        <w:widowControl/>
        <w:numPr>
          <w:ilvl w:val="1"/>
          <w:numId w:val="106"/>
        </w:numPr>
        <w:autoSpaceDE/>
        <w:autoSpaceDN/>
        <w:spacing w:before="100" w:beforeAutospacing="1" w:after="100" w:afterAutospacing="1"/>
        <w:rPr>
          <w:sz w:val="28"/>
          <w:szCs w:val="28"/>
          <w:lang w:val="en-IN" w:eastAsia="en-IN"/>
        </w:rPr>
      </w:pPr>
      <w:r w:rsidRPr="00DD071E">
        <w:rPr>
          <w:sz w:val="28"/>
          <w:szCs w:val="28"/>
          <w:lang w:val="en-IN" w:eastAsia="en-IN"/>
        </w:rPr>
        <w:t>dashboard_consumer.php: Consumer dashboard to search crops, hold crops, and chat with farmers</w:t>
      </w:r>
    </w:p>
    <w:p w14:paraId="0A13F324" w14:textId="21E0E4B4" w:rsidR="001B7779" w:rsidRPr="00DD071E" w:rsidRDefault="001B7779" w:rsidP="001B7779">
      <w:pPr>
        <w:widowControl/>
        <w:numPr>
          <w:ilvl w:val="1"/>
          <w:numId w:val="106"/>
        </w:numPr>
        <w:autoSpaceDE/>
        <w:autoSpaceDN/>
        <w:spacing w:before="100" w:beforeAutospacing="1" w:after="100" w:afterAutospacing="1"/>
        <w:rPr>
          <w:sz w:val="28"/>
          <w:szCs w:val="28"/>
          <w:lang w:val="en-IN" w:eastAsia="en-IN"/>
        </w:rPr>
      </w:pPr>
      <w:r w:rsidRPr="00DD071E">
        <w:rPr>
          <w:sz w:val="28"/>
          <w:szCs w:val="28"/>
          <w:lang w:val="en-IN" w:eastAsia="en-IN"/>
        </w:rPr>
        <w:t xml:space="preserve">crop_view.php: Displays full crop info with </w:t>
      </w:r>
      <w:r w:rsidR="00C43560" w:rsidRPr="00DD071E">
        <w:rPr>
          <w:sz w:val="28"/>
          <w:szCs w:val="28"/>
          <w:lang w:val="en-IN" w:eastAsia="en-IN"/>
        </w:rPr>
        <w:t>“</w:t>
      </w:r>
      <w:r w:rsidRPr="00DD071E">
        <w:rPr>
          <w:sz w:val="28"/>
          <w:szCs w:val="28"/>
          <w:lang w:val="en-IN" w:eastAsia="en-IN"/>
        </w:rPr>
        <w:t>Hold</w:t>
      </w:r>
      <w:r w:rsidR="00C43560" w:rsidRPr="00DD071E">
        <w:rPr>
          <w:sz w:val="28"/>
          <w:szCs w:val="28"/>
          <w:lang w:val="en-IN" w:eastAsia="en-IN"/>
        </w:rPr>
        <w:t>”</w:t>
      </w:r>
      <w:r w:rsidRPr="00DD071E">
        <w:rPr>
          <w:sz w:val="28"/>
          <w:szCs w:val="28"/>
          <w:lang w:val="en-IN" w:eastAsia="en-IN"/>
        </w:rPr>
        <w:t xml:space="preserve"> and </w:t>
      </w:r>
      <w:r w:rsidR="00C43560" w:rsidRPr="00DD071E">
        <w:rPr>
          <w:sz w:val="28"/>
          <w:szCs w:val="28"/>
          <w:lang w:val="en-IN" w:eastAsia="en-IN"/>
        </w:rPr>
        <w:t>“</w:t>
      </w:r>
      <w:r w:rsidRPr="00DD071E">
        <w:rPr>
          <w:sz w:val="28"/>
          <w:szCs w:val="28"/>
          <w:lang w:val="en-IN" w:eastAsia="en-IN"/>
        </w:rPr>
        <w:t>Message</w:t>
      </w:r>
      <w:r w:rsidR="00C43560" w:rsidRPr="00DD071E">
        <w:rPr>
          <w:sz w:val="28"/>
          <w:szCs w:val="28"/>
          <w:lang w:val="en-IN" w:eastAsia="en-IN"/>
        </w:rPr>
        <w:t>”</w:t>
      </w:r>
      <w:r w:rsidRPr="00DD071E">
        <w:rPr>
          <w:sz w:val="28"/>
          <w:szCs w:val="28"/>
          <w:lang w:val="en-IN" w:eastAsia="en-IN"/>
        </w:rPr>
        <w:t xml:space="preserve"> buttons</w:t>
      </w:r>
    </w:p>
    <w:p w14:paraId="3A635E22" w14:textId="77777777" w:rsidR="001B7779" w:rsidRPr="00DD071E" w:rsidRDefault="001B7779" w:rsidP="001B7779">
      <w:pPr>
        <w:widowControl/>
        <w:numPr>
          <w:ilvl w:val="1"/>
          <w:numId w:val="106"/>
        </w:numPr>
        <w:autoSpaceDE/>
        <w:autoSpaceDN/>
        <w:spacing w:before="100" w:beforeAutospacing="1" w:after="100" w:afterAutospacing="1"/>
        <w:rPr>
          <w:sz w:val="28"/>
          <w:szCs w:val="28"/>
          <w:lang w:val="en-IN" w:eastAsia="en-IN"/>
        </w:rPr>
      </w:pPr>
      <w:r w:rsidRPr="00DD071E">
        <w:rPr>
          <w:sz w:val="28"/>
          <w:szCs w:val="28"/>
          <w:lang w:val="en-IN" w:eastAsia="en-IN"/>
        </w:rPr>
        <w:t>hold_status.php: Shows currently held crops for a consumer</w:t>
      </w:r>
    </w:p>
    <w:p w14:paraId="111EFEB8" w14:textId="77777777" w:rsidR="001B7779" w:rsidRPr="00DD071E" w:rsidRDefault="001B7779" w:rsidP="001B7779">
      <w:pPr>
        <w:widowControl/>
        <w:numPr>
          <w:ilvl w:val="1"/>
          <w:numId w:val="106"/>
        </w:numPr>
        <w:autoSpaceDE/>
        <w:autoSpaceDN/>
        <w:spacing w:before="100" w:beforeAutospacing="1" w:after="100" w:afterAutospacing="1"/>
        <w:rPr>
          <w:sz w:val="28"/>
          <w:szCs w:val="28"/>
          <w:lang w:val="en-IN" w:eastAsia="en-IN"/>
        </w:rPr>
      </w:pPr>
      <w:r w:rsidRPr="00DD071E">
        <w:rPr>
          <w:sz w:val="28"/>
          <w:szCs w:val="28"/>
          <w:lang w:val="en-IN" w:eastAsia="en-IN"/>
        </w:rPr>
        <w:t>notifications.php: Displays alerts for both roles</w:t>
      </w:r>
    </w:p>
    <w:p w14:paraId="638427F7" w14:textId="75918EF5" w:rsidR="0061450F" w:rsidRPr="00DD071E" w:rsidRDefault="001B7779" w:rsidP="0054378E">
      <w:pPr>
        <w:widowControl/>
        <w:numPr>
          <w:ilvl w:val="1"/>
          <w:numId w:val="106"/>
        </w:numPr>
        <w:autoSpaceDE/>
        <w:autoSpaceDN/>
        <w:spacing w:before="100" w:beforeAutospacing="1" w:after="100" w:afterAutospacing="1"/>
        <w:rPr>
          <w:sz w:val="28"/>
          <w:szCs w:val="28"/>
          <w:lang w:val="en-IN" w:eastAsia="en-IN"/>
        </w:rPr>
      </w:pPr>
      <w:r w:rsidRPr="00DD071E">
        <w:rPr>
          <w:sz w:val="28"/>
          <w:szCs w:val="28"/>
          <w:lang w:val="en-IN" w:eastAsia="en-IN"/>
        </w:rPr>
        <w:t>payment_form.php (optional): Online payment form with Razorpay/UPI integration</w:t>
      </w:r>
    </w:p>
    <w:p w14:paraId="5FFE105C" w14:textId="77777777" w:rsidR="0061450F" w:rsidRPr="00DD071E" w:rsidRDefault="0061450F" w:rsidP="0061450F">
      <w:pPr>
        <w:pStyle w:val="Heading3"/>
        <w:tabs>
          <w:tab w:val="left" w:pos="1168"/>
        </w:tabs>
        <w:spacing w:line="360" w:lineRule="auto"/>
        <w:ind w:left="446" w:firstLine="814"/>
        <w:rPr>
          <w:sz w:val="28"/>
          <w:szCs w:val="28"/>
        </w:rPr>
      </w:pPr>
      <w:r w:rsidRPr="00DD071E">
        <w:rPr>
          <w:sz w:val="28"/>
          <w:szCs w:val="28"/>
        </w:rPr>
        <w:t>php</w:t>
      </w:r>
    </w:p>
    <w:p w14:paraId="30C68D43" w14:textId="2764425B" w:rsidR="0061450F" w:rsidRPr="00D12807" w:rsidRDefault="0061450F" w:rsidP="0061450F">
      <w:pPr>
        <w:pStyle w:val="Heading3"/>
        <w:tabs>
          <w:tab w:val="left" w:pos="1168"/>
        </w:tabs>
        <w:spacing w:line="360" w:lineRule="auto"/>
        <w:ind w:left="0"/>
        <w:rPr>
          <w:sz w:val="28"/>
          <w:szCs w:val="28"/>
        </w:rPr>
      </w:pPr>
    </w:p>
    <w:p w14:paraId="4C261623" w14:textId="01E68865" w:rsidR="0061450F" w:rsidRPr="00D12807" w:rsidRDefault="0061450F" w:rsidP="0061450F">
      <w:pPr>
        <w:pStyle w:val="Heading3"/>
        <w:tabs>
          <w:tab w:val="left" w:pos="1168"/>
        </w:tabs>
        <w:spacing w:line="360" w:lineRule="auto"/>
        <w:ind w:left="1620"/>
        <w:rPr>
          <w:b w:val="0"/>
          <w:bCs w:val="0"/>
          <w:sz w:val="28"/>
          <w:szCs w:val="28"/>
        </w:rPr>
      </w:pPr>
      <w:r w:rsidRPr="00D12807">
        <w:rPr>
          <w:b w:val="0"/>
          <w:bCs w:val="0"/>
          <w:sz w:val="28"/>
          <w:szCs w:val="28"/>
        </w:rPr>
        <w:t>&lt;form method=</w:t>
      </w:r>
      <w:r w:rsidR="00C43560" w:rsidRPr="00D12807">
        <w:rPr>
          <w:b w:val="0"/>
          <w:bCs w:val="0"/>
          <w:sz w:val="28"/>
          <w:szCs w:val="28"/>
        </w:rPr>
        <w:t>”</w:t>
      </w:r>
      <w:r w:rsidRPr="00D12807">
        <w:rPr>
          <w:b w:val="0"/>
          <w:bCs w:val="0"/>
          <w:sz w:val="28"/>
          <w:szCs w:val="28"/>
        </w:rPr>
        <w:t>POST</w:t>
      </w:r>
      <w:r w:rsidR="00C43560" w:rsidRPr="00D12807">
        <w:rPr>
          <w:b w:val="0"/>
          <w:bCs w:val="0"/>
          <w:sz w:val="28"/>
          <w:szCs w:val="28"/>
        </w:rPr>
        <w:t>”</w:t>
      </w:r>
      <w:r w:rsidRPr="00D12807">
        <w:rPr>
          <w:b w:val="0"/>
          <w:bCs w:val="0"/>
          <w:sz w:val="28"/>
          <w:szCs w:val="28"/>
        </w:rPr>
        <w:t xml:space="preserve"> action=</w:t>
      </w:r>
      <w:r w:rsidR="00C43560" w:rsidRPr="00D12807">
        <w:rPr>
          <w:b w:val="0"/>
          <w:bCs w:val="0"/>
          <w:sz w:val="28"/>
          <w:szCs w:val="28"/>
        </w:rPr>
        <w:t>”</w:t>
      </w:r>
      <w:r w:rsidRPr="00D12807">
        <w:rPr>
          <w:b w:val="0"/>
          <w:bCs w:val="0"/>
          <w:sz w:val="28"/>
          <w:szCs w:val="28"/>
        </w:rPr>
        <w:t>login.php</w:t>
      </w:r>
      <w:r w:rsidR="00C43560" w:rsidRPr="00D12807">
        <w:rPr>
          <w:b w:val="0"/>
          <w:bCs w:val="0"/>
          <w:sz w:val="28"/>
          <w:szCs w:val="28"/>
        </w:rPr>
        <w:t>”</w:t>
      </w:r>
      <w:r w:rsidRPr="00D12807">
        <w:rPr>
          <w:b w:val="0"/>
          <w:bCs w:val="0"/>
          <w:sz w:val="28"/>
          <w:szCs w:val="28"/>
        </w:rPr>
        <w:t>&gt;</w:t>
      </w:r>
    </w:p>
    <w:p w14:paraId="6C2C0B89" w14:textId="2FBA38CA" w:rsidR="0061450F" w:rsidRPr="00D12807" w:rsidRDefault="0061450F" w:rsidP="0061450F">
      <w:pPr>
        <w:pStyle w:val="Heading3"/>
        <w:tabs>
          <w:tab w:val="left" w:pos="1168"/>
        </w:tabs>
        <w:spacing w:line="360" w:lineRule="auto"/>
        <w:ind w:left="540" w:firstLine="900"/>
        <w:rPr>
          <w:b w:val="0"/>
          <w:bCs w:val="0"/>
          <w:sz w:val="28"/>
          <w:szCs w:val="28"/>
        </w:rPr>
      </w:pPr>
      <w:r w:rsidRPr="00D12807">
        <w:rPr>
          <w:b w:val="0"/>
          <w:bCs w:val="0"/>
          <w:sz w:val="28"/>
          <w:szCs w:val="28"/>
        </w:rPr>
        <w:t xml:space="preserve">  &lt;input type=</w:t>
      </w:r>
      <w:r w:rsidR="00C43560" w:rsidRPr="00D12807">
        <w:rPr>
          <w:b w:val="0"/>
          <w:bCs w:val="0"/>
          <w:sz w:val="28"/>
          <w:szCs w:val="28"/>
        </w:rPr>
        <w:t>”</w:t>
      </w:r>
      <w:r w:rsidRPr="00D12807">
        <w:rPr>
          <w:b w:val="0"/>
          <w:bCs w:val="0"/>
          <w:sz w:val="28"/>
          <w:szCs w:val="28"/>
        </w:rPr>
        <w:t>email</w:t>
      </w:r>
      <w:r w:rsidR="00C43560" w:rsidRPr="00D12807">
        <w:rPr>
          <w:b w:val="0"/>
          <w:bCs w:val="0"/>
          <w:sz w:val="28"/>
          <w:szCs w:val="28"/>
        </w:rPr>
        <w:t>”</w:t>
      </w:r>
      <w:r w:rsidRPr="00D12807">
        <w:rPr>
          <w:b w:val="0"/>
          <w:bCs w:val="0"/>
          <w:sz w:val="28"/>
          <w:szCs w:val="28"/>
        </w:rPr>
        <w:t xml:space="preserve"> name=</w:t>
      </w:r>
      <w:r w:rsidR="00C43560" w:rsidRPr="00D12807">
        <w:rPr>
          <w:b w:val="0"/>
          <w:bCs w:val="0"/>
          <w:sz w:val="28"/>
          <w:szCs w:val="28"/>
        </w:rPr>
        <w:t>”</w:t>
      </w:r>
      <w:r w:rsidRPr="00D12807">
        <w:rPr>
          <w:b w:val="0"/>
          <w:bCs w:val="0"/>
          <w:sz w:val="28"/>
          <w:szCs w:val="28"/>
        </w:rPr>
        <w:t>email</w:t>
      </w:r>
      <w:r w:rsidR="00C43560" w:rsidRPr="00D12807">
        <w:rPr>
          <w:b w:val="0"/>
          <w:bCs w:val="0"/>
          <w:sz w:val="28"/>
          <w:szCs w:val="28"/>
        </w:rPr>
        <w:t>”</w:t>
      </w:r>
      <w:r w:rsidRPr="00D12807">
        <w:rPr>
          <w:b w:val="0"/>
          <w:bCs w:val="0"/>
          <w:sz w:val="28"/>
          <w:szCs w:val="28"/>
        </w:rPr>
        <w:t xml:space="preserve"> required&gt;</w:t>
      </w:r>
    </w:p>
    <w:p w14:paraId="70C38A44" w14:textId="4C964B15" w:rsidR="0061450F" w:rsidRPr="00D12807" w:rsidRDefault="0061450F" w:rsidP="0061450F">
      <w:pPr>
        <w:pStyle w:val="Heading3"/>
        <w:tabs>
          <w:tab w:val="left" w:pos="1168"/>
        </w:tabs>
        <w:spacing w:line="360" w:lineRule="auto"/>
        <w:ind w:left="446"/>
        <w:rPr>
          <w:b w:val="0"/>
          <w:bCs w:val="0"/>
          <w:sz w:val="28"/>
          <w:szCs w:val="28"/>
        </w:rPr>
      </w:pPr>
      <w:r w:rsidRPr="00D12807">
        <w:rPr>
          <w:b w:val="0"/>
          <w:bCs w:val="0"/>
          <w:sz w:val="28"/>
          <w:szCs w:val="28"/>
        </w:rPr>
        <w:t xml:space="preserve">                   &lt;input type=</w:t>
      </w:r>
      <w:r w:rsidR="00C43560" w:rsidRPr="00D12807">
        <w:rPr>
          <w:b w:val="0"/>
          <w:bCs w:val="0"/>
          <w:sz w:val="28"/>
          <w:szCs w:val="28"/>
        </w:rPr>
        <w:t>”</w:t>
      </w:r>
      <w:r w:rsidRPr="00D12807">
        <w:rPr>
          <w:b w:val="0"/>
          <w:bCs w:val="0"/>
          <w:sz w:val="28"/>
          <w:szCs w:val="28"/>
        </w:rPr>
        <w:t>password</w:t>
      </w:r>
      <w:r w:rsidR="00C43560" w:rsidRPr="00D12807">
        <w:rPr>
          <w:b w:val="0"/>
          <w:bCs w:val="0"/>
          <w:sz w:val="28"/>
          <w:szCs w:val="28"/>
        </w:rPr>
        <w:t>”</w:t>
      </w:r>
      <w:r w:rsidRPr="00D12807">
        <w:rPr>
          <w:b w:val="0"/>
          <w:bCs w:val="0"/>
          <w:sz w:val="28"/>
          <w:szCs w:val="28"/>
        </w:rPr>
        <w:t xml:space="preserve"> name=</w:t>
      </w:r>
      <w:r w:rsidR="00C43560" w:rsidRPr="00D12807">
        <w:rPr>
          <w:b w:val="0"/>
          <w:bCs w:val="0"/>
          <w:sz w:val="28"/>
          <w:szCs w:val="28"/>
        </w:rPr>
        <w:t>”</w:t>
      </w:r>
      <w:r w:rsidRPr="00D12807">
        <w:rPr>
          <w:b w:val="0"/>
          <w:bCs w:val="0"/>
          <w:sz w:val="28"/>
          <w:szCs w:val="28"/>
        </w:rPr>
        <w:t>pass</w:t>
      </w:r>
      <w:r w:rsidR="00C43560" w:rsidRPr="00D12807">
        <w:rPr>
          <w:b w:val="0"/>
          <w:bCs w:val="0"/>
          <w:sz w:val="28"/>
          <w:szCs w:val="28"/>
        </w:rPr>
        <w:t>”</w:t>
      </w:r>
      <w:r w:rsidRPr="00D12807">
        <w:rPr>
          <w:b w:val="0"/>
          <w:bCs w:val="0"/>
          <w:sz w:val="28"/>
          <w:szCs w:val="28"/>
        </w:rPr>
        <w:t xml:space="preserve"> required&gt;</w:t>
      </w:r>
    </w:p>
    <w:p w14:paraId="189C4A84" w14:textId="1568E33A" w:rsidR="0061450F" w:rsidRPr="00D12807" w:rsidRDefault="0061450F" w:rsidP="0061450F">
      <w:pPr>
        <w:pStyle w:val="Heading3"/>
        <w:tabs>
          <w:tab w:val="left" w:pos="1168"/>
        </w:tabs>
        <w:spacing w:line="360" w:lineRule="auto"/>
        <w:ind w:left="446"/>
        <w:rPr>
          <w:b w:val="0"/>
          <w:bCs w:val="0"/>
          <w:sz w:val="28"/>
          <w:szCs w:val="28"/>
        </w:rPr>
      </w:pPr>
      <w:r w:rsidRPr="00D12807">
        <w:rPr>
          <w:b w:val="0"/>
          <w:bCs w:val="0"/>
          <w:sz w:val="28"/>
          <w:szCs w:val="28"/>
        </w:rPr>
        <w:t xml:space="preserve">                   &lt;button type=</w:t>
      </w:r>
      <w:r w:rsidR="00C43560" w:rsidRPr="00D12807">
        <w:rPr>
          <w:b w:val="0"/>
          <w:bCs w:val="0"/>
          <w:sz w:val="28"/>
          <w:szCs w:val="28"/>
        </w:rPr>
        <w:t>”</w:t>
      </w:r>
      <w:r w:rsidRPr="00D12807">
        <w:rPr>
          <w:b w:val="0"/>
          <w:bCs w:val="0"/>
          <w:sz w:val="28"/>
          <w:szCs w:val="28"/>
        </w:rPr>
        <w:t>submit</w:t>
      </w:r>
      <w:r w:rsidR="00C43560" w:rsidRPr="00D12807">
        <w:rPr>
          <w:b w:val="0"/>
          <w:bCs w:val="0"/>
          <w:sz w:val="28"/>
          <w:szCs w:val="28"/>
        </w:rPr>
        <w:t>”</w:t>
      </w:r>
      <w:r w:rsidRPr="00D12807">
        <w:rPr>
          <w:b w:val="0"/>
          <w:bCs w:val="0"/>
          <w:sz w:val="28"/>
          <w:szCs w:val="28"/>
        </w:rPr>
        <w:t xml:space="preserve"> name=</w:t>
      </w:r>
      <w:r w:rsidR="00C43560" w:rsidRPr="00D12807">
        <w:rPr>
          <w:b w:val="0"/>
          <w:bCs w:val="0"/>
          <w:sz w:val="28"/>
          <w:szCs w:val="28"/>
        </w:rPr>
        <w:t>”</w:t>
      </w:r>
      <w:r w:rsidRPr="00D12807">
        <w:rPr>
          <w:b w:val="0"/>
          <w:bCs w:val="0"/>
          <w:sz w:val="28"/>
          <w:szCs w:val="28"/>
        </w:rPr>
        <w:t>submit</w:t>
      </w:r>
      <w:r w:rsidR="00C43560" w:rsidRPr="00D12807">
        <w:rPr>
          <w:b w:val="0"/>
          <w:bCs w:val="0"/>
          <w:sz w:val="28"/>
          <w:szCs w:val="28"/>
        </w:rPr>
        <w:t>”</w:t>
      </w:r>
      <w:r w:rsidRPr="00D12807">
        <w:rPr>
          <w:b w:val="0"/>
          <w:bCs w:val="0"/>
          <w:sz w:val="28"/>
          <w:szCs w:val="28"/>
        </w:rPr>
        <w:t>&gt;Login&lt;/button&gt;</w:t>
      </w:r>
    </w:p>
    <w:p w14:paraId="3EE36E83" w14:textId="40AB42F6" w:rsidR="0061450F" w:rsidRPr="00D12807" w:rsidRDefault="0061450F" w:rsidP="0061450F">
      <w:pPr>
        <w:pStyle w:val="Heading3"/>
        <w:tabs>
          <w:tab w:val="left" w:pos="1168"/>
        </w:tabs>
        <w:spacing w:line="360" w:lineRule="auto"/>
        <w:ind w:left="446"/>
        <w:rPr>
          <w:b w:val="0"/>
          <w:bCs w:val="0"/>
          <w:sz w:val="28"/>
          <w:szCs w:val="28"/>
        </w:rPr>
      </w:pPr>
      <w:r w:rsidRPr="00D12807">
        <w:rPr>
          <w:b w:val="0"/>
          <w:bCs w:val="0"/>
          <w:sz w:val="28"/>
          <w:szCs w:val="28"/>
        </w:rPr>
        <w:t xml:space="preserve">                   &lt;/form&gt;</w:t>
      </w:r>
    </w:p>
    <w:p w14:paraId="2AAA6876" w14:textId="77777777" w:rsidR="0061450F" w:rsidRPr="00D12807" w:rsidRDefault="0061450F" w:rsidP="0061450F">
      <w:pPr>
        <w:pStyle w:val="Heading3"/>
        <w:tabs>
          <w:tab w:val="left" w:pos="1168"/>
        </w:tabs>
        <w:spacing w:line="360" w:lineRule="auto"/>
        <w:ind w:left="446"/>
        <w:rPr>
          <w:sz w:val="28"/>
          <w:szCs w:val="28"/>
        </w:rPr>
      </w:pPr>
      <w:r w:rsidRPr="00D12807">
        <w:rPr>
          <w:sz w:val="28"/>
          <w:szCs w:val="28"/>
        </w:rPr>
        <w:t>Step 5: Connecting Frontend and Backend</w:t>
      </w:r>
    </w:p>
    <w:p w14:paraId="66765114" w14:textId="77777777" w:rsidR="0061450F" w:rsidRPr="00D12807" w:rsidRDefault="0061450F">
      <w:pPr>
        <w:pStyle w:val="Heading3"/>
        <w:numPr>
          <w:ilvl w:val="0"/>
          <w:numId w:val="45"/>
        </w:numPr>
        <w:tabs>
          <w:tab w:val="left" w:pos="1168"/>
        </w:tabs>
        <w:spacing w:line="360" w:lineRule="auto"/>
        <w:ind w:firstLine="540"/>
        <w:rPr>
          <w:b w:val="0"/>
          <w:bCs w:val="0"/>
          <w:sz w:val="28"/>
          <w:szCs w:val="28"/>
        </w:rPr>
      </w:pPr>
      <w:r w:rsidRPr="00D12807">
        <w:rPr>
          <w:b w:val="0"/>
          <w:bCs w:val="0"/>
          <w:sz w:val="28"/>
          <w:szCs w:val="28"/>
        </w:rPr>
        <w:t xml:space="preserve">Use form actions and POST/$_POST methods to pass data from frontend </w:t>
      </w:r>
      <w:r w:rsidRPr="00D12807">
        <w:rPr>
          <w:b w:val="0"/>
          <w:bCs w:val="0"/>
          <w:sz w:val="28"/>
          <w:szCs w:val="28"/>
        </w:rPr>
        <w:lastRenderedPageBreak/>
        <w:t>to backend.</w:t>
      </w:r>
    </w:p>
    <w:p w14:paraId="641160C7" w14:textId="77777777" w:rsidR="0061450F" w:rsidRPr="00D12807" w:rsidRDefault="0061450F">
      <w:pPr>
        <w:pStyle w:val="Heading3"/>
        <w:numPr>
          <w:ilvl w:val="0"/>
          <w:numId w:val="45"/>
        </w:numPr>
        <w:tabs>
          <w:tab w:val="left" w:pos="1168"/>
        </w:tabs>
        <w:spacing w:line="360" w:lineRule="auto"/>
        <w:ind w:firstLine="540"/>
        <w:rPr>
          <w:b w:val="0"/>
          <w:bCs w:val="0"/>
          <w:sz w:val="28"/>
          <w:szCs w:val="28"/>
        </w:rPr>
      </w:pPr>
      <w:r w:rsidRPr="00D12807">
        <w:rPr>
          <w:b w:val="0"/>
          <w:bCs w:val="0"/>
          <w:sz w:val="28"/>
          <w:szCs w:val="28"/>
        </w:rPr>
        <w:t>Example:</w:t>
      </w:r>
    </w:p>
    <w:p w14:paraId="09BA9D72" w14:textId="77777777" w:rsidR="0061450F" w:rsidRPr="00D12807" w:rsidRDefault="0061450F">
      <w:pPr>
        <w:pStyle w:val="Heading3"/>
        <w:numPr>
          <w:ilvl w:val="1"/>
          <w:numId w:val="45"/>
        </w:numPr>
        <w:tabs>
          <w:tab w:val="left" w:pos="1168"/>
        </w:tabs>
        <w:spacing w:line="360" w:lineRule="auto"/>
        <w:ind w:firstLine="360"/>
        <w:rPr>
          <w:b w:val="0"/>
          <w:bCs w:val="0"/>
          <w:sz w:val="28"/>
          <w:szCs w:val="28"/>
        </w:rPr>
      </w:pPr>
      <w:r w:rsidRPr="00D12807">
        <w:rPr>
          <w:b w:val="0"/>
          <w:bCs w:val="0"/>
          <w:sz w:val="28"/>
          <w:szCs w:val="28"/>
        </w:rPr>
        <w:t>User submits login form on frontend (login.php)</w:t>
      </w:r>
    </w:p>
    <w:p w14:paraId="5736C826" w14:textId="77777777" w:rsidR="0061450F" w:rsidRPr="00D12807" w:rsidRDefault="0061450F">
      <w:pPr>
        <w:pStyle w:val="Heading3"/>
        <w:numPr>
          <w:ilvl w:val="1"/>
          <w:numId w:val="45"/>
        </w:numPr>
        <w:tabs>
          <w:tab w:val="left" w:pos="1168"/>
        </w:tabs>
        <w:spacing w:line="360" w:lineRule="auto"/>
        <w:ind w:firstLine="360"/>
        <w:rPr>
          <w:b w:val="0"/>
          <w:bCs w:val="0"/>
          <w:sz w:val="28"/>
          <w:szCs w:val="28"/>
        </w:rPr>
      </w:pPr>
      <w:r w:rsidRPr="00D12807">
        <w:rPr>
          <w:b w:val="0"/>
          <w:bCs w:val="0"/>
          <w:sz w:val="28"/>
          <w:szCs w:val="28"/>
        </w:rPr>
        <w:t>Backend receives credentials using $_POST and checks the database</w:t>
      </w:r>
    </w:p>
    <w:p w14:paraId="6BA93A4F" w14:textId="77777777" w:rsidR="0061450F" w:rsidRPr="00D12807" w:rsidRDefault="0061450F">
      <w:pPr>
        <w:pStyle w:val="Heading3"/>
        <w:numPr>
          <w:ilvl w:val="1"/>
          <w:numId w:val="45"/>
        </w:numPr>
        <w:tabs>
          <w:tab w:val="left" w:pos="1168"/>
        </w:tabs>
        <w:spacing w:line="360" w:lineRule="auto"/>
        <w:ind w:firstLine="270"/>
        <w:rPr>
          <w:b w:val="0"/>
          <w:bCs w:val="0"/>
          <w:sz w:val="28"/>
          <w:szCs w:val="28"/>
        </w:rPr>
      </w:pPr>
      <w:r w:rsidRPr="00D12807">
        <w:rPr>
          <w:b w:val="0"/>
          <w:bCs w:val="0"/>
          <w:sz w:val="28"/>
          <w:szCs w:val="28"/>
        </w:rPr>
        <w:t>If valid, backend starts session and redirects to dashboard</w:t>
      </w:r>
    </w:p>
    <w:p w14:paraId="4E6B735C" w14:textId="77777777" w:rsidR="0061450F" w:rsidRPr="00D12807" w:rsidRDefault="0061450F" w:rsidP="0061450F">
      <w:pPr>
        <w:pStyle w:val="Heading3"/>
        <w:tabs>
          <w:tab w:val="left" w:pos="1168"/>
        </w:tabs>
        <w:ind w:left="446"/>
        <w:rPr>
          <w:b w:val="0"/>
          <w:bCs w:val="0"/>
          <w:sz w:val="28"/>
          <w:szCs w:val="28"/>
        </w:rPr>
      </w:pPr>
    </w:p>
    <w:p w14:paraId="7415AD8F" w14:textId="77777777" w:rsidR="0061450F" w:rsidRPr="00D12807" w:rsidRDefault="0061450F" w:rsidP="00463367">
      <w:pPr>
        <w:pStyle w:val="Heading3"/>
        <w:tabs>
          <w:tab w:val="left" w:pos="1168"/>
        </w:tabs>
        <w:spacing w:line="360" w:lineRule="auto"/>
        <w:ind w:left="446" w:firstLine="4"/>
        <w:rPr>
          <w:sz w:val="28"/>
          <w:szCs w:val="28"/>
        </w:rPr>
      </w:pPr>
      <w:r w:rsidRPr="00D12807">
        <w:rPr>
          <w:sz w:val="28"/>
          <w:szCs w:val="28"/>
        </w:rPr>
        <w:t>Step 6: Session Management</w:t>
      </w:r>
    </w:p>
    <w:p w14:paraId="7EB0486C" w14:textId="77777777" w:rsidR="0061450F" w:rsidRPr="00D12807" w:rsidRDefault="0061450F">
      <w:pPr>
        <w:pStyle w:val="Heading3"/>
        <w:numPr>
          <w:ilvl w:val="0"/>
          <w:numId w:val="46"/>
        </w:numPr>
        <w:tabs>
          <w:tab w:val="left" w:pos="1168"/>
        </w:tabs>
        <w:spacing w:line="360" w:lineRule="auto"/>
        <w:ind w:firstLine="540"/>
        <w:rPr>
          <w:b w:val="0"/>
          <w:bCs w:val="0"/>
          <w:sz w:val="28"/>
          <w:szCs w:val="28"/>
        </w:rPr>
      </w:pPr>
      <w:r w:rsidRPr="00D12807">
        <w:rPr>
          <w:b w:val="0"/>
          <w:bCs w:val="0"/>
          <w:sz w:val="28"/>
          <w:szCs w:val="28"/>
        </w:rPr>
        <w:t>Start session in login and dashboard files:</w:t>
      </w:r>
    </w:p>
    <w:p w14:paraId="1E8A3DB7" w14:textId="4ADBF413" w:rsidR="0061450F" w:rsidRPr="00D12807" w:rsidRDefault="003E039C" w:rsidP="00820FD8">
      <w:pPr>
        <w:pStyle w:val="Heading3"/>
        <w:tabs>
          <w:tab w:val="left" w:pos="1168"/>
        </w:tabs>
        <w:spacing w:line="360" w:lineRule="auto"/>
        <w:ind w:left="446" w:firstLine="994"/>
        <w:rPr>
          <w:sz w:val="28"/>
          <w:szCs w:val="28"/>
        </w:rPr>
      </w:pPr>
      <w:r w:rsidRPr="00D12807">
        <w:rPr>
          <w:sz w:val="28"/>
          <w:szCs w:val="28"/>
        </w:rPr>
        <w:t xml:space="preserve">   </w:t>
      </w:r>
      <w:r w:rsidR="0061450F" w:rsidRPr="00D12807">
        <w:rPr>
          <w:sz w:val="28"/>
          <w:szCs w:val="28"/>
        </w:rPr>
        <w:t>php</w:t>
      </w:r>
    </w:p>
    <w:p w14:paraId="70A20487" w14:textId="77777777" w:rsidR="001B7779" w:rsidRPr="00D12807" w:rsidRDefault="001B7779" w:rsidP="001B7779">
      <w:pPr>
        <w:pStyle w:val="Heading3"/>
        <w:tabs>
          <w:tab w:val="left" w:pos="1168"/>
        </w:tabs>
        <w:spacing w:line="360" w:lineRule="auto"/>
        <w:ind w:left="720"/>
        <w:rPr>
          <w:b w:val="0"/>
          <w:bCs w:val="0"/>
          <w:sz w:val="28"/>
          <w:szCs w:val="28"/>
        </w:rPr>
      </w:pPr>
      <w:r w:rsidRPr="00D12807">
        <w:rPr>
          <w:b w:val="0"/>
          <w:bCs w:val="0"/>
          <w:sz w:val="28"/>
          <w:szCs w:val="28"/>
        </w:rPr>
        <w:t>session_start();</w:t>
      </w:r>
    </w:p>
    <w:p w14:paraId="12949A7F" w14:textId="35A8F887" w:rsidR="001B7779" w:rsidRPr="00D12807" w:rsidRDefault="001B7779" w:rsidP="001B7779">
      <w:pPr>
        <w:pStyle w:val="Heading3"/>
        <w:tabs>
          <w:tab w:val="left" w:pos="1168"/>
        </w:tabs>
        <w:spacing w:line="360" w:lineRule="auto"/>
        <w:ind w:left="720"/>
        <w:rPr>
          <w:b w:val="0"/>
          <w:bCs w:val="0"/>
          <w:sz w:val="28"/>
          <w:szCs w:val="28"/>
        </w:rPr>
      </w:pPr>
      <w:r w:rsidRPr="00D12807">
        <w:rPr>
          <w:b w:val="0"/>
          <w:bCs w:val="0"/>
          <w:sz w:val="28"/>
          <w:szCs w:val="28"/>
        </w:rPr>
        <w:t>$_SESSION[</w:t>
      </w:r>
      <w:r w:rsidR="00C43560" w:rsidRPr="00D12807">
        <w:rPr>
          <w:b w:val="0"/>
          <w:bCs w:val="0"/>
          <w:sz w:val="28"/>
          <w:szCs w:val="28"/>
        </w:rPr>
        <w:t>‘</w:t>
      </w:r>
      <w:r w:rsidRPr="00D12807">
        <w:rPr>
          <w:b w:val="0"/>
          <w:bCs w:val="0"/>
          <w:sz w:val="28"/>
          <w:szCs w:val="28"/>
        </w:rPr>
        <w:t>user_id</w:t>
      </w:r>
      <w:r w:rsidR="00C43560" w:rsidRPr="00D12807">
        <w:rPr>
          <w:b w:val="0"/>
          <w:bCs w:val="0"/>
          <w:sz w:val="28"/>
          <w:szCs w:val="28"/>
        </w:rPr>
        <w:t>’</w:t>
      </w:r>
      <w:r w:rsidRPr="00D12807">
        <w:rPr>
          <w:b w:val="0"/>
          <w:bCs w:val="0"/>
          <w:sz w:val="28"/>
          <w:szCs w:val="28"/>
        </w:rPr>
        <w:t>] = $user[</w:t>
      </w:r>
      <w:r w:rsidR="00C43560" w:rsidRPr="00D12807">
        <w:rPr>
          <w:b w:val="0"/>
          <w:bCs w:val="0"/>
          <w:sz w:val="28"/>
          <w:szCs w:val="28"/>
        </w:rPr>
        <w:t>‘</w:t>
      </w:r>
      <w:r w:rsidRPr="00D12807">
        <w:rPr>
          <w:b w:val="0"/>
          <w:bCs w:val="0"/>
          <w:sz w:val="28"/>
          <w:szCs w:val="28"/>
        </w:rPr>
        <w:t>id</w:t>
      </w:r>
      <w:r w:rsidR="00C43560" w:rsidRPr="00D12807">
        <w:rPr>
          <w:b w:val="0"/>
          <w:bCs w:val="0"/>
          <w:sz w:val="28"/>
          <w:szCs w:val="28"/>
        </w:rPr>
        <w:t>’</w:t>
      </w:r>
      <w:r w:rsidRPr="00D12807">
        <w:rPr>
          <w:b w:val="0"/>
          <w:bCs w:val="0"/>
          <w:sz w:val="28"/>
          <w:szCs w:val="28"/>
        </w:rPr>
        <w:t>];</w:t>
      </w:r>
    </w:p>
    <w:p w14:paraId="0B65349A" w14:textId="78BB432A" w:rsidR="001B7779" w:rsidRPr="00D12807" w:rsidRDefault="001B7779" w:rsidP="001B7779">
      <w:pPr>
        <w:pStyle w:val="Heading3"/>
        <w:tabs>
          <w:tab w:val="left" w:pos="1168"/>
        </w:tabs>
        <w:spacing w:line="360" w:lineRule="auto"/>
        <w:ind w:left="720"/>
        <w:rPr>
          <w:b w:val="0"/>
          <w:bCs w:val="0"/>
          <w:sz w:val="28"/>
          <w:szCs w:val="28"/>
        </w:rPr>
      </w:pPr>
      <w:r w:rsidRPr="00D12807">
        <w:rPr>
          <w:b w:val="0"/>
          <w:bCs w:val="0"/>
          <w:sz w:val="28"/>
          <w:szCs w:val="28"/>
        </w:rPr>
        <w:t>$_SESSION[</w:t>
      </w:r>
      <w:r w:rsidR="00C43560" w:rsidRPr="00D12807">
        <w:rPr>
          <w:b w:val="0"/>
          <w:bCs w:val="0"/>
          <w:sz w:val="28"/>
          <w:szCs w:val="28"/>
        </w:rPr>
        <w:t>‘</w:t>
      </w:r>
      <w:r w:rsidRPr="00D12807">
        <w:rPr>
          <w:b w:val="0"/>
          <w:bCs w:val="0"/>
          <w:sz w:val="28"/>
          <w:szCs w:val="28"/>
        </w:rPr>
        <w:t>user_type</w:t>
      </w:r>
      <w:r w:rsidR="00C43560" w:rsidRPr="00D12807">
        <w:rPr>
          <w:b w:val="0"/>
          <w:bCs w:val="0"/>
          <w:sz w:val="28"/>
          <w:szCs w:val="28"/>
        </w:rPr>
        <w:t>’</w:t>
      </w:r>
      <w:r w:rsidRPr="00D12807">
        <w:rPr>
          <w:b w:val="0"/>
          <w:bCs w:val="0"/>
          <w:sz w:val="28"/>
          <w:szCs w:val="28"/>
        </w:rPr>
        <w:t>] = $user[</w:t>
      </w:r>
      <w:r w:rsidR="00C43560" w:rsidRPr="00D12807">
        <w:rPr>
          <w:b w:val="0"/>
          <w:bCs w:val="0"/>
          <w:sz w:val="28"/>
          <w:szCs w:val="28"/>
        </w:rPr>
        <w:t>‘</w:t>
      </w:r>
      <w:r w:rsidRPr="00D12807">
        <w:rPr>
          <w:b w:val="0"/>
          <w:bCs w:val="0"/>
          <w:sz w:val="28"/>
          <w:szCs w:val="28"/>
        </w:rPr>
        <w:t>user_type</w:t>
      </w:r>
      <w:r w:rsidR="00C43560" w:rsidRPr="00D12807">
        <w:rPr>
          <w:b w:val="0"/>
          <w:bCs w:val="0"/>
          <w:sz w:val="28"/>
          <w:szCs w:val="28"/>
        </w:rPr>
        <w:t>’</w:t>
      </w:r>
      <w:r w:rsidRPr="00D12807">
        <w:rPr>
          <w:b w:val="0"/>
          <w:bCs w:val="0"/>
          <w:sz w:val="28"/>
          <w:szCs w:val="28"/>
        </w:rPr>
        <w:t>];</w:t>
      </w:r>
    </w:p>
    <w:p w14:paraId="45707669" w14:textId="77777777" w:rsidR="001B7779" w:rsidRPr="00D12807" w:rsidRDefault="001B7779" w:rsidP="001B7779">
      <w:pPr>
        <w:pStyle w:val="Heading3"/>
        <w:tabs>
          <w:tab w:val="left" w:pos="1168"/>
        </w:tabs>
        <w:spacing w:line="360" w:lineRule="auto"/>
        <w:ind w:left="720"/>
        <w:rPr>
          <w:b w:val="0"/>
          <w:bCs w:val="0"/>
          <w:sz w:val="28"/>
          <w:szCs w:val="28"/>
        </w:rPr>
      </w:pPr>
      <w:r w:rsidRPr="00D12807">
        <w:rPr>
          <w:b w:val="0"/>
          <w:bCs w:val="0"/>
          <w:sz w:val="28"/>
          <w:szCs w:val="28"/>
        </w:rPr>
        <w:t>&lt;?php</w:t>
      </w:r>
    </w:p>
    <w:p w14:paraId="067B6C32" w14:textId="77777777" w:rsidR="001B7779" w:rsidRPr="00D12807" w:rsidRDefault="001B7779" w:rsidP="001B7779">
      <w:pPr>
        <w:pStyle w:val="Heading3"/>
        <w:tabs>
          <w:tab w:val="left" w:pos="1168"/>
        </w:tabs>
        <w:spacing w:line="360" w:lineRule="auto"/>
        <w:ind w:left="720"/>
        <w:rPr>
          <w:b w:val="0"/>
          <w:bCs w:val="0"/>
          <w:sz w:val="28"/>
          <w:szCs w:val="28"/>
        </w:rPr>
      </w:pPr>
      <w:r w:rsidRPr="00D12807">
        <w:rPr>
          <w:b w:val="0"/>
          <w:bCs w:val="0"/>
          <w:sz w:val="28"/>
          <w:szCs w:val="28"/>
        </w:rPr>
        <w:t>session_start();</w:t>
      </w:r>
    </w:p>
    <w:p w14:paraId="47F269AB" w14:textId="1595389C" w:rsidR="001B7779" w:rsidRPr="00D12807" w:rsidRDefault="001B7779" w:rsidP="001B7779">
      <w:pPr>
        <w:pStyle w:val="Heading3"/>
        <w:tabs>
          <w:tab w:val="left" w:pos="1168"/>
        </w:tabs>
        <w:spacing w:line="360" w:lineRule="auto"/>
        <w:ind w:left="720"/>
        <w:rPr>
          <w:b w:val="0"/>
          <w:bCs w:val="0"/>
          <w:sz w:val="28"/>
          <w:szCs w:val="28"/>
        </w:rPr>
      </w:pPr>
      <w:r w:rsidRPr="00D12807">
        <w:rPr>
          <w:b w:val="0"/>
          <w:bCs w:val="0"/>
          <w:sz w:val="28"/>
          <w:szCs w:val="28"/>
        </w:rPr>
        <w:t>if (!isset($_SESSION[</w:t>
      </w:r>
      <w:r w:rsidR="00C43560" w:rsidRPr="00D12807">
        <w:rPr>
          <w:b w:val="0"/>
          <w:bCs w:val="0"/>
          <w:sz w:val="28"/>
          <w:szCs w:val="28"/>
        </w:rPr>
        <w:t>‘</w:t>
      </w:r>
      <w:r w:rsidRPr="00D12807">
        <w:rPr>
          <w:b w:val="0"/>
          <w:bCs w:val="0"/>
          <w:sz w:val="28"/>
          <w:szCs w:val="28"/>
        </w:rPr>
        <w:t>user_id</w:t>
      </w:r>
      <w:r w:rsidR="00C43560" w:rsidRPr="00D12807">
        <w:rPr>
          <w:b w:val="0"/>
          <w:bCs w:val="0"/>
          <w:sz w:val="28"/>
          <w:szCs w:val="28"/>
        </w:rPr>
        <w:t>’</w:t>
      </w:r>
      <w:r w:rsidRPr="00D12807">
        <w:rPr>
          <w:b w:val="0"/>
          <w:bCs w:val="0"/>
          <w:sz w:val="28"/>
          <w:szCs w:val="28"/>
        </w:rPr>
        <w:t>])) {</w:t>
      </w:r>
    </w:p>
    <w:p w14:paraId="39CCA51B" w14:textId="1DAD8FB3" w:rsidR="001B7779" w:rsidRPr="00D12807" w:rsidRDefault="001B7779" w:rsidP="001B7779">
      <w:pPr>
        <w:pStyle w:val="Heading3"/>
        <w:tabs>
          <w:tab w:val="left" w:pos="1168"/>
        </w:tabs>
        <w:spacing w:line="360" w:lineRule="auto"/>
        <w:ind w:left="720"/>
        <w:rPr>
          <w:b w:val="0"/>
          <w:bCs w:val="0"/>
          <w:sz w:val="28"/>
          <w:szCs w:val="28"/>
        </w:rPr>
      </w:pPr>
      <w:r w:rsidRPr="00D12807">
        <w:rPr>
          <w:b w:val="0"/>
          <w:bCs w:val="0"/>
          <w:sz w:val="28"/>
          <w:szCs w:val="28"/>
        </w:rPr>
        <w:t xml:space="preserve">    header(</w:t>
      </w:r>
      <w:r w:rsidR="00C43560" w:rsidRPr="00D12807">
        <w:rPr>
          <w:b w:val="0"/>
          <w:bCs w:val="0"/>
          <w:sz w:val="28"/>
          <w:szCs w:val="28"/>
        </w:rPr>
        <w:t>‘</w:t>
      </w:r>
      <w:r w:rsidRPr="00D12807">
        <w:rPr>
          <w:b w:val="0"/>
          <w:bCs w:val="0"/>
          <w:sz w:val="28"/>
          <w:szCs w:val="28"/>
        </w:rPr>
        <w:t>location:login.php</w:t>
      </w:r>
      <w:r w:rsidR="00C43560" w:rsidRPr="00D12807">
        <w:rPr>
          <w:b w:val="0"/>
          <w:bCs w:val="0"/>
          <w:sz w:val="28"/>
          <w:szCs w:val="28"/>
        </w:rPr>
        <w:t>’</w:t>
      </w:r>
      <w:r w:rsidRPr="00D12807">
        <w:rPr>
          <w:b w:val="0"/>
          <w:bCs w:val="0"/>
          <w:sz w:val="28"/>
          <w:szCs w:val="28"/>
        </w:rPr>
        <w:t>);</w:t>
      </w:r>
    </w:p>
    <w:p w14:paraId="7AE6CA6E" w14:textId="77777777" w:rsidR="001B7779" w:rsidRPr="00D12807" w:rsidRDefault="001B7779" w:rsidP="001B7779">
      <w:pPr>
        <w:pStyle w:val="Heading3"/>
        <w:tabs>
          <w:tab w:val="left" w:pos="1168"/>
        </w:tabs>
        <w:spacing w:line="360" w:lineRule="auto"/>
        <w:ind w:left="720"/>
        <w:rPr>
          <w:b w:val="0"/>
          <w:bCs w:val="0"/>
          <w:sz w:val="28"/>
          <w:szCs w:val="28"/>
        </w:rPr>
      </w:pPr>
      <w:r w:rsidRPr="00D12807">
        <w:rPr>
          <w:b w:val="0"/>
          <w:bCs w:val="0"/>
          <w:sz w:val="28"/>
          <w:szCs w:val="28"/>
        </w:rPr>
        <w:t xml:space="preserve">    exit();</w:t>
      </w:r>
    </w:p>
    <w:p w14:paraId="02F0E510" w14:textId="77777777" w:rsidR="001B7779" w:rsidRPr="00D12807" w:rsidRDefault="001B7779" w:rsidP="001B7779">
      <w:pPr>
        <w:pStyle w:val="Heading3"/>
        <w:tabs>
          <w:tab w:val="left" w:pos="1168"/>
        </w:tabs>
        <w:spacing w:line="360" w:lineRule="auto"/>
        <w:ind w:left="720"/>
        <w:rPr>
          <w:b w:val="0"/>
          <w:bCs w:val="0"/>
          <w:sz w:val="28"/>
          <w:szCs w:val="28"/>
        </w:rPr>
      </w:pPr>
      <w:r w:rsidRPr="00D12807">
        <w:rPr>
          <w:b w:val="0"/>
          <w:bCs w:val="0"/>
          <w:sz w:val="28"/>
          <w:szCs w:val="28"/>
        </w:rPr>
        <w:t>}</w:t>
      </w:r>
    </w:p>
    <w:p w14:paraId="2AD82015" w14:textId="6E90371B" w:rsidR="001B7779" w:rsidRPr="00D12807" w:rsidRDefault="001B7779" w:rsidP="001B7779">
      <w:pPr>
        <w:pStyle w:val="Heading3"/>
        <w:tabs>
          <w:tab w:val="left" w:pos="1168"/>
        </w:tabs>
        <w:spacing w:line="360" w:lineRule="auto"/>
        <w:ind w:left="720"/>
        <w:rPr>
          <w:b w:val="0"/>
          <w:bCs w:val="0"/>
          <w:sz w:val="28"/>
          <w:szCs w:val="28"/>
        </w:rPr>
      </w:pPr>
      <w:r w:rsidRPr="00D12807">
        <w:rPr>
          <w:b w:val="0"/>
          <w:bCs w:val="0"/>
          <w:sz w:val="28"/>
          <w:szCs w:val="28"/>
        </w:rPr>
        <w:t>?&gt;</w:t>
      </w:r>
    </w:p>
    <w:p w14:paraId="3B4BCB34" w14:textId="1158814D" w:rsidR="0061450F" w:rsidRPr="00D12807" w:rsidRDefault="0061450F" w:rsidP="001B7779">
      <w:pPr>
        <w:pStyle w:val="Heading3"/>
        <w:tabs>
          <w:tab w:val="left" w:pos="1168"/>
        </w:tabs>
        <w:spacing w:line="360" w:lineRule="auto"/>
        <w:ind w:left="720"/>
        <w:rPr>
          <w:b w:val="0"/>
          <w:bCs w:val="0"/>
          <w:sz w:val="28"/>
          <w:szCs w:val="28"/>
        </w:rPr>
      </w:pPr>
      <w:r w:rsidRPr="00D12807">
        <w:rPr>
          <w:b w:val="0"/>
          <w:bCs w:val="0"/>
          <w:sz w:val="28"/>
          <w:szCs w:val="28"/>
        </w:rPr>
        <w:t>Use session variables to maintain user state and restrict access.</w:t>
      </w:r>
    </w:p>
    <w:p w14:paraId="3F6B764F" w14:textId="77777777" w:rsidR="00463367" w:rsidRPr="00D12807" w:rsidRDefault="00463367" w:rsidP="00463367">
      <w:pPr>
        <w:pStyle w:val="Heading3"/>
        <w:tabs>
          <w:tab w:val="left" w:pos="1168"/>
        </w:tabs>
        <w:spacing w:line="360" w:lineRule="auto"/>
        <w:ind w:left="1260"/>
        <w:rPr>
          <w:b w:val="0"/>
          <w:bCs w:val="0"/>
          <w:sz w:val="28"/>
          <w:szCs w:val="28"/>
        </w:rPr>
      </w:pPr>
    </w:p>
    <w:p w14:paraId="0642AED4" w14:textId="10B6B40B" w:rsidR="003E039C" w:rsidRPr="00D12807" w:rsidRDefault="003E039C" w:rsidP="00463367">
      <w:pPr>
        <w:pStyle w:val="Heading3"/>
        <w:tabs>
          <w:tab w:val="left" w:pos="1168"/>
        </w:tabs>
        <w:spacing w:line="360" w:lineRule="auto"/>
        <w:ind w:left="450"/>
        <w:rPr>
          <w:b w:val="0"/>
          <w:bCs w:val="0"/>
          <w:sz w:val="28"/>
          <w:szCs w:val="28"/>
        </w:rPr>
      </w:pPr>
      <w:r w:rsidRPr="00D12807">
        <w:rPr>
          <w:b w:val="0"/>
          <w:bCs w:val="0"/>
          <w:sz w:val="28"/>
          <w:szCs w:val="28"/>
        </w:rPr>
        <w:t xml:space="preserve">  </w:t>
      </w:r>
      <w:r w:rsidRPr="00D12807">
        <w:rPr>
          <w:sz w:val="28"/>
          <w:szCs w:val="28"/>
        </w:rPr>
        <w:t>Step 7: Payment Integration (Razorpay / Stripe)</w:t>
      </w:r>
    </w:p>
    <w:p w14:paraId="78C0C1EC" w14:textId="71DC1A44" w:rsidR="00B17326" w:rsidRPr="00D12807" w:rsidRDefault="00B17326" w:rsidP="00B17326">
      <w:pPr>
        <w:pStyle w:val="Heading3"/>
        <w:numPr>
          <w:ilvl w:val="0"/>
          <w:numId w:val="108"/>
        </w:numPr>
        <w:tabs>
          <w:tab w:val="left" w:pos="1168"/>
        </w:tabs>
        <w:spacing w:line="360" w:lineRule="auto"/>
        <w:rPr>
          <w:b w:val="0"/>
          <w:bCs w:val="0"/>
          <w:sz w:val="28"/>
          <w:szCs w:val="28"/>
          <w:lang w:val="en-IN"/>
        </w:rPr>
      </w:pPr>
      <w:r w:rsidRPr="00D12807">
        <w:rPr>
          <w:b w:val="0"/>
          <w:bCs w:val="0"/>
          <w:sz w:val="28"/>
          <w:szCs w:val="28"/>
          <w:lang w:val="en-IN"/>
        </w:rPr>
        <w:t>Create payment_form.php with a “Buy Now” or “Confirm Payment” button.</w:t>
      </w:r>
    </w:p>
    <w:p w14:paraId="15DC7E50" w14:textId="23E8A2D5" w:rsidR="00B17326" w:rsidRPr="00D12807" w:rsidRDefault="00B17326" w:rsidP="00B17326">
      <w:pPr>
        <w:pStyle w:val="Heading3"/>
        <w:numPr>
          <w:ilvl w:val="0"/>
          <w:numId w:val="108"/>
        </w:numPr>
        <w:tabs>
          <w:tab w:val="left" w:pos="1168"/>
        </w:tabs>
        <w:spacing w:line="360" w:lineRule="auto"/>
        <w:rPr>
          <w:b w:val="0"/>
          <w:bCs w:val="0"/>
          <w:sz w:val="28"/>
          <w:szCs w:val="28"/>
          <w:lang w:val="en-IN"/>
        </w:rPr>
      </w:pPr>
      <w:r w:rsidRPr="00D12807">
        <w:rPr>
          <w:b w:val="0"/>
          <w:bCs w:val="0"/>
          <w:sz w:val="28"/>
          <w:szCs w:val="28"/>
          <w:lang w:val="en-IN"/>
        </w:rPr>
        <w:t>On submission, redirect to payment_gateway.php to process the transaction using Razorpay or any preferred UPI gateway.</w:t>
      </w:r>
    </w:p>
    <w:p w14:paraId="46E6750A" w14:textId="2EBB903C" w:rsidR="00B17326" w:rsidRPr="00D12807" w:rsidRDefault="00B17326" w:rsidP="00B17326">
      <w:pPr>
        <w:pStyle w:val="Heading3"/>
        <w:numPr>
          <w:ilvl w:val="0"/>
          <w:numId w:val="108"/>
        </w:numPr>
        <w:tabs>
          <w:tab w:val="left" w:pos="1168"/>
        </w:tabs>
        <w:spacing w:line="360" w:lineRule="auto"/>
        <w:rPr>
          <w:b w:val="0"/>
          <w:bCs w:val="0"/>
          <w:sz w:val="28"/>
          <w:szCs w:val="28"/>
          <w:lang w:val="en-IN"/>
        </w:rPr>
      </w:pPr>
      <w:r w:rsidRPr="00D12807">
        <w:rPr>
          <w:b w:val="0"/>
          <w:bCs w:val="0"/>
          <w:sz w:val="28"/>
          <w:szCs w:val="28"/>
          <w:lang w:val="en-IN"/>
        </w:rPr>
        <w:lastRenderedPageBreak/>
        <w:t>After successful payment, insert data into the payments table with:</w:t>
      </w:r>
    </w:p>
    <w:p w14:paraId="1224E065" w14:textId="77777777" w:rsidR="00B17326" w:rsidRPr="00D12807" w:rsidRDefault="00B17326" w:rsidP="00B17326">
      <w:pPr>
        <w:pStyle w:val="Heading3"/>
        <w:numPr>
          <w:ilvl w:val="0"/>
          <w:numId w:val="108"/>
        </w:numPr>
        <w:tabs>
          <w:tab w:val="left" w:pos="1168"/>
        </w:tabs>
        <w:spacing w:line="360" w:lineRule="auto"/>
        <w:rPr>
          <w:b w:val="0"/>
          <w:bCs w:val="0"/>
          <w:sz w:val="28"/>
          <w:szCs w:val="28"/>
          <w:lang w:val="en-IN"/>
        </w:rPr>
      </w:pPr>
      <w:r w:rsidRPr="00D12807">
        <w:rPr>
          <w:b w:val="0"/>
          <w:bCs w:val="0"/>
          <w:sz w:val="28"/>
          <w:szCs w:val="28"/>
          <w:lang w:val="en-IN"/>
        </w:rPr>
        <w:t>consumer ID</w:t>
      </w:r>
    </w:p>
    <w:p w14:paraId="2BC13B6A" w14:textId="77777777" w:rsidR="00B17326" w:rsidRPr="00D12807" w:rsidRDefault="00B17326" w:rsidP="00B17326">
      <w:pPr>
        <w:pStyle w:val="Heading3"/>
        <w:numPr>
          <w:ilvl w:val="0"/>
          <w:numId w:val="108"/>
        </w:numPr>
        <w:tabs>
          <w:tab w:val="left" w:pos="1168"/>
        </w:tabs>
        <w:spacing w:line="360" w:lineRule="auto"/>
        <w:rPr>
          <w:b w:val="0"/>
          <w:bCs w:val="0"/>
          <w:sz w:val="28"/>
          <w:szCs w:val="28"/>
          <w:lang w:val="en-IN"/>
        </w:rPr>
      </w:pPr>
      <w:r w:rsidRPr="00D12807">
        <w:rPr>
          <w:b w:val="0"/>
          <w:bCs w:val="0"/>
          <w:sz w:val="28"/>
          <w:szCs w:val="28"/>
          <w:lang w:val="en-IN"/>
        </w:rPr>
        <w:t>farmer ID</w:t>
      </w:r>
    </w:p>
    <w:p w14:paraId="2F11183E" w14:textId="77777777" w:rsidR="00B17326" w:rsidRPr="00D12807" w:rsidRDefault="00B17326" w:rsidP="00B17326">
      <w:pPr>
        <w:pStyle w:val="Heading3"/>
        <w:numPr>
          <w:ilvl w:val="0"/>
          <w:numId w:val="108"/>
        </w:numPr>
        <w:tabs>
          <w:tab w:val="left" w:pos="1168"/>
        </w:tabs>
        <w:spacing w:line="360" w:lineRule="auto"/>
        <w:rPr>
          <w:b w:val="0"/>
          <w:bCs w:val="0"/>
          <w:sz w:val="28"/>
          <w:szCs w:val="28"/>
          <w:lang w:val="en-IN"/>
        </w:rPr>
      </w:pPr>
      <w:r w:rsidRPr="00D12807">
        <w:rPr>
          <w:b w:val="0"/>
          <w:bCs w:val="0"/>
          <w:sz w:val="28"/>
          <w:szCs w:val="28"/>
          <w:lang w:val="en-IN"/>
        </w:rPr>
        <w:t>crop ID</w:t>
      </w:r>
    </w:p>
    <w:p w14:paraId="3DDBC7FC" w14:textId="77777777" w:rsidR="00B17326" w:rsidRPr="00D12807" w:rsidRDefault="00B17326" w:rsidP="00B17326">
      <w:pPr>
        <w:pStyle w:val="Heading3"/>
        <w:numPr>
          <w:ilvl w:val="0"/>
          <w:numId w:val="108"/>
        </w:numPr>
        <w:tabs>
          <w:tab w:val="left" w:pos="1168"/>
        </w:tabs>
        <w:spacing w:line="360" w:lineRule="auto"/>
        <w:rPr>
          <w:b w:val="0"/>
          <w:bCs w:val="0"/>
          <w:sz w:val="28"/>
          <w:szCs w:val="28"/>
          <w:lang w:val="en-IN"/>
        </w:rPr>
      </w:pPr>
      <w:r w:rsidRPr="00D12807">
        <w:rPr>
          <w:b w:val="0"/>
          <w:bCs w:val="0"/>
          <w:sz w:val="28"/>
          <w:szCs w:val="28"/>
          <w:lang w:val="en-IN"/>
        </w:rPr>
        <w:t>payment amount</w:t>
      </w:r>
    </w:p>
    <w:p w14:paraId="3393D0A2" w14:textId="77777777" w:rsidR="00B17326" w:rsidRPr="00D12807" w:rsidRDefault="00B17326" w:rsidP="00B17326">
      <w:pPr>
        <w:pStyle w:val="Heading3"/>
        <w:numPr>
          <w:ilvl w:val="0"/>
          <w:numId w:val="108"/>
        </w:numPr>
        <w:tabs>
          <w:tab w:val="left" w:pos="1168"/>
        </w:tabs>
        <w:spacing w:line="360" w:lineRule="auto"/>
        <w:rPr>
          <w:b w:val="0"/>
          <w:bCs w:val="0"/>
          <w:sz w:val="28"/>
          <w:szCs w:val="28"/>
          <w:lang w:val="en-IN"/>
        </w:rPr>
      </w:pPr>
      <w:r w:rsidRPr="00D12807">
        <w:rPr>
          <w:b w:val="0"/>
          <w:bCs w:val="0"/>
          <w:sz w:val="28"/>
          <w:szCs w:val="28"/>
          <w:lang w:val="en-IN"/>
        </w:rPr>
        <w:t>payment method</w:t>
      </w:r>
    </w:p>
    <w:p w14:paraId="48B7B8A2" w14:textId="77777777" w:rsidR="00B17326" w:rsidRPr="00D12807" w:rsidRDefault="00B17326" w:rsidP="00B17326">
      <w:pPr>
        <w:pStyle w:val="Heading3"/>
        <w:numPr>
          <w:ilvl w:val="0"/>
          <w:numId w:val="108"/>
        </w:numPr>
        <w:tabs>
          <w:tab w:val="left" w:pos="1168"/>
        </w:tabs>
        <w:spacing w:line="360" w:lineRule="auto"/>
        <w:rPr>
          <w:b w:val="0"/>
          <w:bCs w:val="0"/>
          <w:sz w:val="28"/>
          <w:szCs w:val="28"/>
          <w:lang w:val="en-IN"/>
        </w:rPr>
      </w:pPr>
      <w:r w:rsidRPr="00D12807">
        <w:rPr>
          <w:b w:val="0"/>
          <w:bCs w:val="0"/>
          <w:sz w:val="28"/>
          <w:szCs w:val="28"/>
          <w:lang w:val="en-IN"/>
        </w:rPr>
        <w:t>payment date and status</w:t>
      </w:r>
    </w:p>
    <w:p w14:paraId="1D9C25DF" w14:textId="297F6A38" w:rsidR="003E039C" w:rsidRPr="00D12807" w:rsidRDefault="003E039C" w:rsidP="00463367">
      <w:pPr>
        <w:pStyle w:val="Heading3"/>
        <w:tabs>
          <w:tab w:val="left" w:pos="1168"/>
        </w:tabs>
        <w:spacing w:line="360" w:lineRule="auto"/>
        <w:rPr>
          <w:sz w:val="28"/>
          <w:szCs w:val="28"/>
        </w:rPr>
      </w:pPr>
    </w:p>
    <w:p w14:paraId="0A6591BD" w14:textId="39362C7B" w:rsidR="003E039C" w:rsidRPr="00D12807" w:rsidRDefault="003E039C" w:rsidP="00463367">
      <w:pPr>
        <w:pStyle w:val="Heading3"/>
        <w:tabs>
          <w:tab w:val="left" w:pos="1168"/>
        </w:tabs>
        <w:spacing w:line="360" w:lineRule="auto"/>
        <w:ind w:hanging="628"/>
        <w:rPr>
          <w:sz w:val="28"/>
          <w:szCs w:val="28"/>
        </w:rPr>
      </w:pPr>
      <w:r w:rsidRPr="00D12807">
        <w:rPr>
          <w:sz w:val="28"/>
          <w:szCs w:val="28"/>
        </w:rPr>
        <w:t xml:space="preserve">Step 8: </w:t>
      </w:r>
      <w:r w:rsidR="00B17326" w:rsidRPr="00D12807">
        <w:rPr>
          <w:sz w:val="28"/>
          <w:szCs w:val="28"/>
        </w:rPr>
        <w:t>Crop Upload &amp; Management (Farmer)</w:t>
      </w:r>
    </w:p>
    <w:p w14:paraId="02D8E703" w14:textId="77777777" w:rsidR="00B17326" w:rsidRPr="00D12807" w:rsidRDefault="00B17326" w:rsidP="00B17326">
      <w:pPr>
        <w:pStyle w:val="Heading3"/>
        <w:numPr>
          <w:ilvl w:val="0"/>
          <w:numId w:val="109"/>
        </w:numPr>
        <w:tabs>
          <w:tab w:val="left" w:pos="1168"/>
        </w:tabs>
        <w:spacing w:line="360" w:lineRule="auto"/>
        <w:rPr>
          <w:b w:val="0"/>
          <w:bCs w:val="0"/>
          <w:sz w:val="28"/>
          <w:szCs w:val="28"/>
          <w:lang w:val="en-IN"/>
        </w:rPr>
      </w:pPr>
      <w:r w:rsidRPr="00D12807">
        <w:rPr>
          <w:b w:val="0"/>
          <w:bCs w:val="0"/>
          <w:sz w:val="28"/>
          <w:szCs w:val="28"/>
          <w:lang w:val="en-IN"/>
        </w:rPr>
        <w:t>Farmers can upload crop details using an HTML form with image input.</w:t>
      </w:r>
    </w:p>
    <w:p w14:paraId="5622FD2F" w14:textId="77777777" w:rsidR="00B17326" w:rsidRPr="00D12807" w:rsidRDefault="00B17326" w:rsidP="00B17326">
      <w:pPr>
        <w:pStyle w:val="Heading3"/>
        <w:numPr>
          <w:ilvl w:val="0"/>
          <w:numId w:val="109"/>
        </w:numPr>
        <w:tabs>
          <w:tab w:val="left" w:pos="1168"/>
        </w:tabs>
        <w:spacing w:line="360" w:lineRule="auto"/>
        <w:rPr>
          <w:b w:val="0"/>
          <w:bCs w:val="0"/>
          <w:sz w:val="28"/>
          <w:szCs w:val="28"/>
          <w:lang w:val="en-IN"/>
        </w:rPr>
      </w:pPr>
      <w:r w:rsidRPr="00D12807">
        <w:rPr>
          <w:b w:val="0"/>
          <w:bCs w:val="0"/>
          <w:sz w:val="28"/>
          <w:szCs w:val="28"/>
          <w:lang w:val="en-IN"/>
        </w:rPr>
        <w:t>Use PHP’s move_uploaded_file() to store uploaded images in the /uploads folder.</w:t>
      </w:r>
    </w:p>
    <w:p w14:paraId="1757DC88" w14:textId="77777777" w:rsidR="00B17326" w:rsidRPr="00D12807" w:rsidRDefault="00B17326" w:rsidP="00B17326">
      <w:pPr>
        <w:pStyle w:val="Heading3"/>
        <w:tabs>
          <w:tab w:val="left" w:pos="1168"/>
        </w:tabs>
        <w:spacing w:line="360" w:lineRule="auto"/>
        <w:rPr>
          <w:b w:val="0"/>
          <w:bCs w:val="0"/>
          <w:sz w:val="28"/>
          <w:szCs w:val="28"/>
          <w:lang w:val="en-IN"/>
        </w:rPr>
      </w:pPr>
      <w:r w:rsidRPr="00D12807">
        <w:rPr>
          <w:b w:val="0"/>
          <w:bCs w:val="0"/>
          <w:sz w:val="28"/>
          <w:szCs w:val="28"/>
          <w:lang w:val="en-IN"/>
        </w:rPr>
        <w:t>Example:</w:t>
      </w:r>
    </w:p>
    <w:p w14:paraId="33E69547" w14:textId="77777777"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&lt;?php</w:t>
      </w:r>
    </w:p>
    <w:p w14:paraId="2FF98D66" w14:textId="77777777"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session_start();</w:t>
      </w:r>
    </w:p>
    <w:p w14:paraId="13B25C45" w14:textId="5CED2EAE"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 xml:space="preserve">require_once </w:t>
      </w:r>
      <w:r w:rsidR="00C43560" w:rsidRPr="00D12807">
        <w:rPr>
          <w:b w:val="0"/>
          <w:bCs w:val="0"/>
          <w:sz w:val="28"/>
          <w:szCs w:val="28"/>
          <w:lang w:val="en-IN"/>
        </w:rPr>
        <w:t>‘</w:t>
      </w:r>
      <w:r w:rsidRPr="00D12807">
        <w:rPr>
          <w:b w:val="0"/>
          <w:bCs w:val="0"/>
          <w:sz w:val="28"/>
          <w:szCs w:val="28"/>
          <w:lang w:val="en-IN"/>
        </w:rPr>
        <w:t>functions.php</w:t>
      </w:r>
      <w:r w:rsidR="00C43560" w:rsidRPr="00D12807">
        <w:rPr>
          <w:b w:val="0"/>
          <w:bCs w:val="0"/>
          <w:sz w:val="28"/>
          <w:szCs w:val="28"/>
          <w:lang w:val="en-IN"/>
        </w:rPr>
        <w:t>’</w:t>
      </w:r>
      <w:r w:rsidRPr="00D12807">
        <w:rPr>
          <w:b w:val="0"/>
          <w:bCs w:val="0"/>
          <w:sz w:val="28"/>
          <w:szCs w:val="28"/>
          <w:lang w:val="en-IN"/>
        </w:rPr>
        <w:t>;</w:t>
      </w:r>
    </w:p>
    <w:p w14:paraId="3C8A9138" w14:textId="77777777" w:rsidR="00820FD8" w:rsidRPr="00D12807" w:rsidRDefault="00820FD8" w:rsidP="00820FD8">
      <w:pPr>
        <w:pStyle w:val="Heading3"/>
        <w:tabs>
          <w:tab w:val="left" w:pos="1168"/>
        </w:tabs>
        <w:spacing w:line="360" w:lineRule="auto"/>
        <w:rPr>
          <w:b w:val="0"/>
          <w:bCs w:val="0"/>
          <w:sz w:val="28"/>
          <w:szCs w:val="28"/>
          <w:lang w:val="en-IN"/>
        </w:rPr>
      </w:pPr>
    </w:p>
    <w:p w14:paraId="2AF1D621" w14:textId="77777777"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 Check if user is logged in and is a farmer</w:t>
      </w:r>
    </w:p>
    <w:p w14:paraId="1AB08017" w14:textId="71D2AFC0"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if (!isset($_SESSION[</w:t>
      </w:r>
      <w:r w:rsidR="00C43560" w:rsidRPr="00D12807">
        <w:rPr>
          <w:b w:val="0"/>
          <w:bCs w:val="0"/>
          <w:sz w:val="28"/>
          <w:szCs w:val="28"/>
          <w:lang w:val="en-IN"/>
        </w:rPr>
        <w:t>‘</w:t>
      </w:r>
      <w:r w:rsidRPr="00D12807">
        <w:rPr>
          <w:b w:val="0"/>
          <w:bCs w:val="0"/>
          <w:sz w:val="28"/>
          <w:szCs w:val="28"/>
          <w:lang w:val="en-IN"/>
        </w:rPr>
        <w:t>user_id</w:t>
      </w:r>
      <w:r w:rsidR="00C43560" w:rsidRPr="00D12807">
        <w:rPr>
          <w:b w:val="0"/>
          <w:bCs w:val="0"/>
          <w:sz w:val="28"/>
          <w:szCs w:val="28"/>
          <w:lang w:val="en-IN"/>
        </w:rPr>
        <w:t>’</w:t>
      </w:r>
      <w:r w:rsidRPr="00D12807">
        <w:rPr>
          <w:b w:val="0"/>
          <w:bCs w:val="0"/>
          <w:sz w:val="28"/>
          <w:szCs w:val="28"/>
          <w:lang w:val="en-IN"/>
        </w:rPr>
        <w:t>]) || $_SESSION[</w:t>
      </w:r>
      <w:r w:rsidR="00C43560" w:rsidRPr="00D12807">
        <w:rPr>
          <w:b w:val="0"/>
          <w:bCs w:val="0"/>
          <w:sz w:val="28"/>
          <w:szCs w:val="28"/>
          <w:lang w:val="en-IN"/>
        </w:rPr>
        <w:t>‘</w:t>
      </w:r>
      <w:r w:rsidRPr="00D12807">
        <w:rPr>
          <w:b w:val="0"/>
          <w:bCs w:val="0"/>
          <w:sz w:val="28"/>
          <w:szCs w:val="28"/>
          <w:lang w:val="en-IN"/>
        </w:rPr>
        <w:t>role</w:t>
      </w:r>
      <w:r w:rsidR="00C43560" w:rsidRPr="00D12807">
        <w:rPr>
          <w:b w:val="0"/>
          <w:bCs w:val="0"/>
          <w:sz w:val="28"/>
          <w:szCs w:val="28"/>
          <w:lang w:val="en-IN"/>
        </w:rPr>
        <w:t>’</w:t>
      </w:r>
      <w:r w:rsidRPr="00D12807">
        <w:rPr>
          <w:b w:val="0"/>
          <w:bCs w:val="0"/>
          <w:sz w:val="28"/>
          <w:szCs w:val="28"/>
          <w:lang w:val="en-IN"/>
        </w:rPr>
        <w:t xml:space="preserve">] !== </w:t>
      </w:r>
      <w:r w:rsidR="00C43560" w:rsidRPr="00D12807">
        <w:rPr>
          <w:b w:val="0"/>
          <w:bCs w:val="0"/>
          <w:sz w:val="28"/>
          <w:szCs w:val="28"/>
          <w:lang w:val="en-IN"/>
        </w:rPr>
        <w:t>‘</w:t>
      </w:r>
      <w:r w:rsidRPr="00D12807">
        <w:rPr>
          <w:b w:val="0"/>
          <w:bCs w:val="0"/>
          <w:sz w:val="28"/>
          <w:szCs w:val="28"/>
          <w:lang w:val="en-IN"/>
        </w:rPr>
        <w:t>farmer</w:t>
      </w:r>
      <w:r w:rsidR="00C43560" w:rsidRPr="00D12807">
        <w:rPr>
          <w:b w:val="0"/>
          <w:bCs w:val="0"/>
          <w:sz w:val="28"/>
          <w:szCs w:val="28"/>
          <w:lang w:val="en-IN"/>
        </w:rPr>
        <w:t>’</w:t>
      </w:r>
      <w:r w:rsidRPr="00D12807">
        <w:rPr>
          <w:b w:val="0"/>
          <w:bCs w:val="0"/>
          <w:sz w:val="28"/>
          <w:szCs w:val="28"/>
          <w:lang w:val="en-IN"/>
        </w:rPr>
        <w:t>) {</w:t>
      </w:r>
    </w:p>
    <w:p w14:paraId="002EAC81" w14:textId="08BEE1D1"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 xml:space="preserve">    header(</w:t>
      </w:r>
      <w:r w:rsidR="00C43560" w:rsidRPr="00D12807">
        <w:rPr>
          <w:b w:val="0"/>
          <w:bCs w:val="0"/>
          <w:sz w:val="28"/>
          <w:szCs w:val="28"/>
          <w:lang w:val="en-IN"/>
        </w:rPr>
        <w:t>“</w:t>
      </w:r>
      <w:r w:rsidRPr="00D12807">
        <w:rPr>
          <w:b w:val="0"/>
          <w:bCs w:val="0"/>
          <w:sz w:val="28"/>
          <w:szCs w:val="28"/>
          <w:lang w:val="en-IN"/>
        </w:rPr>
        <w:t>Location: login.php</w:t>
      </w:r>
      <w:r w:rsidR="00C43560" w:rsidRPr="00D12807">
        <w:rPr>
          <w:b w:val="0"/>
          <w:bCs w:val="0"/>
          <w:sz w:val="28"/>
          <w:szCs w:val="28"/>
          <w:lang w:val="en-IN"/>
        </w:rPr>
        <w:t>”</w:t>
      </w:r>
      <w:r w:rsidRPr="00D12807">
        <w:rPr>
          <w:b w:val="0"/>
          <w:bCs w:val="0"/>
          <w:sz w:val="28"/>
          <w:szCs w:val="28"/>
          <w:lang w:val="en-IN"/>
        </w:rPr>
        <w:t>);</w:t>
      </w:r>
    </w:p>
    <w:p w14:paraId="199C828B" w14:textId="77777777"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 xml:space="preserve">    exit();</w:t>
      </w:r>
    </w:p>
    <w:p w14:paraId="2448D262" w14:textId="77777777"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w:t>
      </w:r>
    </w:p>
    <w:p w14:paraId="18BBD12D" w14:textId="77777777" w:rsidR="00820FD8" w:rsidRPr="00D12807" w:rsidRDefault="00820FD8" w:rsidP="00820FD8">
      <w:pPr>
        <w:pStyle w:val="Heading3"/>
        <w:tabs>
          <w:tab w:val="left" w:pos="1168"/>
        </w:tabs>
        <w:spacing w:line="360" w:lineRule="auto"/>
        <w:rPr>
          <w:b w:val="0"/>
          <w:bCs w:val="0"/>
          <w:sz w:val="28"/>
          <w:szCs w:val="28"/>
          <w:lang w:val="en-IN"/>
        </w:rPr>
      </w:pPr>
    </w:p>
    <w:p w14:paraId="785473A6" w14:textId="47E471E1"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$farmer_id = $_SESSION[</w:t>
      </w:r>
      <w:r w:rsidR="00C43560" w:rsidRPr="00D12807">
        <w:rPr>
          <w:b w:val="0"/>
          <w:bCs w:val="0"/>
          <w:sz w:val="28"/>
          <w:szCs w:val="28"/>
          <w:lang w:val="en-IN"/>
        </w:rPr>
        <w:t>‘</w:t>
      </w:r>
      <w:r w:rsidRPr="00D12807">
        <w:rPr>
          <w:b w:val="0"/>
          <w:bCs w:val="0"/>
          <w:sz w:val="28"/>
          <w:szCs w:val="28"/>
          <w:lang w:val="en-IN"/>
        </w:rPr>
        <w:t>user_id</w:t>
      </w:r>
      <w:r w:rsidR="00C43560" w:rsidRPr="00D12807">
        <w:rPr>
          <w:b w:val="0"/>
          <w:bCs w:val="0"/>
          <w:sz w:val="28"/>
          <w:szCs w:val="28"/>
          <w:lang w:val="en-IN"/>
        </w:rPr>
        <w:t>’</w:t>
      </w:r>
      <w:r w:rsidRPr="00D12807">
        <w:rPr>
          <w:b w:val="0"/>
          <w:bCs w:val="0"/>
          <w:sz w:val="28"/>
          <w:szCs w:val="28"/>
          <w:lang w:val="en-IN"/>
        </w:rPr>
        <w:t>];</w:t>
      </w:r>
    </w:p>
    <w:p w14:paraId="5AE5B25F" w14:textId="30F410DC"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 xml:space="preserve">$upload_msg = </w:t>
      </w:r>
      <w:r w:rsidR="00C43560" w:rsidRPr="00D12807">
        <w:rPr>
          <w:b w:val="0"/>
          <w:bCs w:val="0"/>
          <w:sz w:val="28"/>
          <w:szCs w:val="28"/>
          <w:lang w:val="en-IN"/>
        </w:rPr>
        <w:t>“”</w:t>
      </w:r>
      <w:r w:rsidRPr="00D12807">
        <w:rPr>
          <w:b w:val="0"/>
          <w:bCs w:val="0"/>
          <w:sz w:val="28"/>
          <w:szCs w:val="28"/>
          <w:lang w:val="en-IN"/>
        </w:rPr>
        <w:t>;</w:t>
      </w:r>
    </w:p>
    <w:p w14:paraId="38F8C526" w14:textId="77777777" w:rsidR="00820FD8" w:rsidRPr="00D12807" w:rsidRDefault="00820FD8" w:rsidP="00820FD8">
      <w:pPr>
        <w:pStyle w:val="Heading3"/>
        <w:tabs>
          <w:tab w:val="left" w:pos="1168"/>
        </w:tabs>
        <w:spacing w:line="360" w:lineRule="auto"/>
        <w:rPr>
          <w:b w:val="0"/>
          <w:bCs w:val="0"/>
          <w:sz w:val="28"/>
          <w:szCs w:val="28"/>
          <w:lang w:val="en-IN"/>
        </w:rPr>
      </w:pPr>
    </w:p>
    <w:p w14:paraId="3AB00617" w14:textId="77777777"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lastRenderedPageBreak/>
        <w:t>// Handle form submission</w:t>
      </w:r>
    </w:p>
    <w:p w14:paraId="0DE67E8B" w14:textId="25092F12"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if ($_SERVER[</w:t>
      </w:r>
      <w:r w:rsidR="00C43560" w:rsidRPr="00D12807">
        <w:rPr>
          <w:b w:val="0"/>
          <w:bCs w:val="0"/>
          <w:sz w:val="28"/>
          <w:szCs w:val="28"/>
          <w:lang w:val="en-IN"/>
        </w:rPr>
        <w:t>‘</w:t>
      </w:r>
      <w:r w:rsidRPr="00D12807">
        <w:rPr>
          <w:b w:val="0"/>
          <w:bCs w:val="0"/>
          <w:sz w:val="28"/>
          <w:szCs w:val="28"/>
          <w:lang w:val="en-IN"/>
        </w:rPr>
        <w:t>REQUEST_METHOD</w:t>
      </w:r>
      <w:r w:rsidR="00C43560" w:rsidRPr="00D12807">
        <w:rPr>
          <w:b w:val="0"/>
          <w:bCs w:val="0"/>
          <w:sz w:val="28"/>
          <w:szCs w:val="28"/>
          <w:lang w:val="en-IN"/>
        </w:rPr>
        <w:t>’</w:t>
      </w:r>
      <w:r w:rsidRPr="00D12807">
        <w:rPr>
          <w:b w:val="0"/>
          <w:bCs w:val="0"/>
          <w:sz w:val="28"/>
          <w:szCs w:val="28"/>
          <w:lang w:val="en-IN"/>
        </w:rPr>
        <w:t xml:space="preserve">] === </w:t>
      </w:r>
      <w:r w:rsidR="00C43560" w:rsidRPr="00D12807">
        <w:rPr>
          <w:b w:val="0"/>
          <w:bCs w:val="0"/>
          <w:sz w:val="28"/>
          <w:szCs w:val="28"/>
          <w:lang w:val="en-IN"/>
        </w:rPr>
        <w:t>‘</w:t>
      </w:r>
      <w:r w:rsidRPr="00D12807">
        <w:rPr>
          <w:b w:val="0"/>
          <w:bCs w:val="0"/>
          <w:sz w:val="28"/>
          <w:szCs w:val="28"/>
          <w:lang w:val="en-IN"/>
        </w:rPr>
        <w:t>POST</w:t>
      </w:r>
      <w:r w:rsidR="00C43560" w:rsidRPr="00D12807">
        <w:rPr>
          <w:b w:val="0"/>
          <w:bCs w:val="0"/>
          <w:sz w:val="28"/>
          <w:szCs w:val="28"/>
          <w:lang w:val="en-IN"/>
        </w:rPr>
        <w:t>’</w:t>
      </w:r>
      <w:r w:rsidRPr="00D12807">
        <w:rPr>
          <w:b w:val="0"/>
          <w:bCs w:val="0"/>
          <w:sz w:val="28"/>
          <w:szCs w:val="28"/>
          <w:lang w:val="en-IN"/>
        </w:rPr>
        <w:t xml:space="preserve"> &amp;&amp; isset($_POST[</w:t>
      </w:r>
      <w:r w:rsidR="00C43560" w:rsidRPr="00D12807">
        <w:rPr>
          <w:b w:val="0"/>
          <w:bCs w:val="0"/>
          <w:sz w:val="28"/>
          <w:szCs w:val="28"/>
          <w:lang w:val="en-IN"/>
        </w:rPr>
        <w:t>‘</w:t>
      </w:r>
      <w:r w:rsidRPr="00D12807">
        <w:rPr>
          <w:b w:val="0"/>
          <w:bCs w:val="0"/>
          <w:sz w:val="28"/>
          <w:szCs w:val="28"/>
          <w:lang w:val="en-IN"/>
        </w:rPr>
        <w:t>upload_crop</w:t>
      </w:r>
      <w:r w:rsidR="00C43560" w:rsidRPr="00D12807">
        <w:rPr>
          <w:b w:val="0"/>
          <w:bCs w:val="0"/>
          <w:sz w:val="28"/>
          <w:szCs w:val="28"/>
          <w:lang w:val="en-IN"/>
        </w:rPr>
        <w:t>’</w:t>
      </w:r>
      <w:r w:rsidRPr="00D12807">
        <w:rPr>
          <w:b w:val="0"/>
          <w:bCs w:val="0"/>
          <w:sz w:val="28"/>
          <w:szCs w:val="28"/>
          <w:lang w:val="en-IN"/>
        </w:rPr>
        <w:t>])) {</w:t>
      </w:r>
    </w:p>
    <w:p w14:paraId="5E915A55" w14:textId="25051B01"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 xml:space="preserve">    $name = $_POST[</w:t>
      </w:r>
      <w:r w:rsidR="00C43560" w:rsidRPr="00D12807">
        <w:rPr>
          <w:b w:val="0"/>
          <w:bCs w:val="0"/>
          <w:sz w:val="28"/>
          <w:szCs w:val="28"/>
          <w:lang w:val="en-IN"/>
        </w:rPr>
        <w:t>‘</w:t>
      </w:r>
      <w:r w:rsidRPr="00D12807">
        <w:rPr>
          <w:b w:val="0"/>
          <w:bCs w:val="0"/>
          <w:sz w:val="28"/>
          <w:szCs w:val="28"/>
          <w:lang w:val="en-IN"/>
        </w:rPr>
        <w:t>name</w:t>
      </w:r>
      <w:r w:rsidR="00C43560" w:rsidRPr="00D12807">
        <w:rPr>
          <w:b w:val="0"/>
          <w:bCs w:val="0"/>
          <w:sz w:val="28"/>
          <w:szCs w:val="28"/>
          <w:lang w:val="en-IN"/>
        </w:rPr>
        <w:t>’</w:t>
      </w:r>
      <w:r w:rsidRPr="00D12807">
        <w:rPr>
          <w:b w:val="0"/>
          <w:bCs w:val="0"/>
          <w:sz w:val="28"/>
          <w:szCs w:val="28"/>
          <w:lang w:val="en-IN"/>
        </w:rPr>
        <w:t>];</w:t>
      </w:r>
    </w:p>
    <w:p w14:paraId="094365CB" w14:textId="511611A4"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 xml:space="preserve">    $quality = $_POST[</w:t>
      </w:r>
      <w:r w:rsidR="00C43560" w:rsidRPr="00D12807">
        <w:rPr>
          <w:b w:val="0"/>
          <w:bCs w:val="0"/>
          <w:sz w:val="28"/>
          <w:szCs w:val="28"/>
          <w:lang w:val="en-IN"/>
        </w:rPr>
        <w:t>‘</w:t>
      </w:r>
      <w:r w:rsidRPr="00D12807">
        <w:rPr>
          <w:b w:val="0"/>
          <w:bCs w:val="0"/>
          <w:sz w:val="28"/>
          <w:szCs w:val="28"/>
          <w:lang w:val="en-IN"/>
        </w:rPr>
        <w:t>quality</w:t>
      </w:r>
      <w:r w:rsidR="00C43560" w:rsidRPr="00D12807">
        <w:rPr>
          <w:b w:val="0"/>
          <w:bCs w:val="0"/>
          <w:sz w:val="28"/>
          <w:szCs w:val="28"/>
          <w:lang w:val="en-IN"/>
        </w:rPr>
        <w:t>’</w:t>
      </w:r>
      <w:r w:rsidRPr="00D12807">
        <w:rPr>
          <w:b w:val="0"/>
          <w:bCs w:val="0"/>
          <w:sz w:val="28"/>
          <w:szCs w:val="28"/>
          <w:lang w:val="en-IN"/>
        </w:rPr>
        <w:t>];</w:t>
      </w:r>
    </w:p>
    <w:p w14:paraId="79A4DA55" w14:textId="2B18D147"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 xml:space="preserve">    $quantity = $_POST[</w:t>
      </w:r>
      <w:r w:rsidR="00C43560" w:rsidRPr="00D12807">
        <w:rPr>
          <w:b w:val="0"/>
          <w:bCs w:val="0"/>
          <w:sz w:val="28"/>
          <w:szCs w:val="28"/>
          <w:lang w:val="en-IN"/>
        </w:rPr>
        <w:t>‘</w:t>
      </w:r>
      <w:r w:rsidRPr="00D12807">
        <w:rPr>
          <w:b w:val="0"/>
          <w:bCs w:val="0"/>
          <w:sz w:val="28"/>
          <w:szCs w:val="28"/>
          <w:lang w:val="en-IN"/>
        </w:rPr>
        <w:t>quantity</w:t>
      </w:r>
      <w:r w:rsidR="00C43560" w:rsidRPr="00D12807">
        <w:rPr>
          <w:b w:val="0"/>
          <w:bCs w:val="0"/>
          <w:sz w:val="28"/>
          <w:szCs w:val="28"/>
          <w:lang w:val="en-IN"/>
        </w:rPr>
        <w:t>’</w:t>
      </w:r>
      <w:r w:rsidRPr="00D12807">
        <w:rPr>
          <w:b w:val="0"/>
          <w:bCs w:val="0"/>
          <w:sz w:val="28"/>
          <w:szCs w:val="28"/>
          <w:lang w:val="en-IN"/>
        </w:rPr>
        <w:t>];</w:t>
      </w:r>
    </w:p>
    <w:p w14:paraId="4458FAEC" w14:textId="44E87316"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 xml:space="preserve">    $price = $_POST[</w:t>
      </w:r>
      <w:r w:rsidR="00C43560" w:rsidRPr="00D12807">
        <w:rPr>
          <w:b w:val="0"/>
          <w:bCs w:val="0"/>
          <w:sz w:val="28"/>
          <w:szCs w:val="28"/>
          <w:lang w:val="en-IN"/>
        </w:rPr>
        <w:t>‘</w:t>
      </w:r>
      <w:r w:rsidRPr="00D12807">
        <w:rPr>
          <w:b w:val="0"/>
          <w:bCs w:val="0"/>
          <w:sz w:val="28"/>
          <w:szCs w:val="28"/>
          <w:lang w:val="en-IN"/>
        </w:rPr>
        <w:t>price</w:t>
      </w:r>
      <w:r w:rsidR="00C43560" w:rsidRPr="00D12807">
        <w:rPr>
          <w:b w:val="0"/>
          <w:bCs w:val="0"/>
          <w:sz w:val="28"/>
          <w:szCs w:val="28"/>
          <w:lang w:val="en-IN"/>
        </w:rPr>
        <w:t>’</w:t>
      </w:r>
      <w:r w:rsidRPr="00D12807">
        <w:rPr>
          <w:b w:val="0"/>
          <w:bCs w:val="0"/>
          <w:sz w:val="28"/>
          <w:szCs w:val="28"/>
          <w:lang w:val="en-IN"/>
        </w:rPr>
        <w:t>];</w:t>
      </w:r>
    </w:p>
    <w:p w14:paraId="249EF5F2" w14:textId="2CAB21BC"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 xml:space="preserve">    $availability = $_POST[</w:t>
      </w:r>
      <w:r w:rsidR="00C43560" w:rsidRPr="00D12807">
        <w:rPr>
          <w:b w:val="0"/>
          <w:bCs w:val="0"/>
          <w:sz w:val="28"/>
          <w:szCs w:val="28"/>
          <w:lang w:val="en-IN"/>
        </w:rPr>
        <w:t>‘</w:t>
      </w:r>
      <w:r w:rsidRPr="00D12807">
        <w:rPr>
          <w:b w:val="0"/>
          <w:bCs w:val="0"/>
          <w:sz w:val="28"/>
          <w:szCs w:val="28"/>
          <w:lang w:val="en-IN"/>
        </w:rPr>
        <w:t>availability</w:t>
      </w:r>
      <w:r w:rsidR="00C43560" w:rsidRPr="00D12807">
        <w:rPr>
          <w:b w:val="0"/>
          <w:bCs w:val="0"/>
          <w:sz w:val="28"/>
          <w:szCs w:val="28"/>
          <w:lang w:val="en-IN"/>
        </w:rPr>
        <w:t>’</w:t>
      </w:r>
      <w:r w:rsidRPr="00D12807">
        <w:rPr>
          <w:b w:val="0"/>
          <w:bCs w:val="0"/>
          <w:sz w:val="28"/>
          <w:szCs w:val="28"/>
          <w:lang w:val="en-IN"/>
        </w:rPr>
        <w:t>];</w:t>
      </w:r>
    </w:p>
    <w:p w14:paraId="014DFFF6" w14:textId="190B94A6"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 xml:space="preserve">    $pincode = $_POST[</w:t>
      </w:r>
      <w:r w:rsidR="00C43560" w:rsidRPr="00D12807">
        <w:rPr>
          <w:b w:val="0"/>
          <w:bCs w:val="0"/>
          <w:sz w:val="28"/>
          <w:szCs w:val="28"/>
          <w:lang w:val="en-IN"/>
        </w:rPr>
        <w:t>‘</w:t>
      </w:r>
      <w:r w:rsidRPr="00D12807">
        <w:rPr>
          <w:b w:val="0"/>
          <w:bCs w:val="0"/>
          <w:sz w:val="28"/>
          <w:szCs w:val="28"/>
          <w:lang w:val="en-IN"/>
        </w:rPr>
        <w:t>pincode</w:t>
      </w:r>
      <w:r w:rsidR="00C43560" w:rsidRPr="00D12807">
        <w:rPr>
          <w:b w:val="0"/>
          <w:bCs w:val="0"/>
          <w:sz w:val="28"/>
          <w:szCs w:val="28"/>
          <w:lang w:val="en-IN"/>
        </w:rPr>
        <w:t>’</w:t>
      </w:r>
      <w:r w:rsidRPr="00D12807">
        <w:rPr>
          <w:b w:val="0"/>
          <w:bCs w:val="0"/>
          <w:sz w:val="28"/>
          <w:szCs w:val="28"/>
          <w:lang w:val="en-IN"/>
        </w:rPr>
        <w:t>];</w:t>
      </w:r>
    </w:p>
    <w:p w14:paraId="286138F1" w14:textId="77777777" w:rsidR="00820FD8" w:rsidRPr="00D12807" w:rsidRDefault="00820FD8" w:rsidP="00820FD8">
      <w:pPr>
        <w:pStyle w:val="Heading3"/>
        <w:tabs>
          <w:tab w:val="left" w:pos="1168"/>
        </w:tabs>
        <w:spacing w:line="360" w:lineRule="auto"/>
        <w:rPr>
          <w:b w:val="0"/>
          <w:bCs w:val="0"/>
          <w:sz w:val="28"/>
          <w:szCs w:val="28"/>
          <w:lang w:val="en-IN"/>
        </w:rPr>
      </w:pPr>
    </w:p>
    <w:p w14:paraId="34D22E59" w14:textId="6E14DFF6"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 xml:space="preserve">    $result = add_crop($farmer_id, $name, $quality, $quantity, $price, $availability, $_FILES[</w:t>
      </w:r>
      <w:r w:rsidR="00C43560" w:rsidRPr="00D12807">
        <w:rPr>
          <w:b w:val="0"/>
          <w:bCs w:val="0"/>
          <w:sz w:val="28"/>
          <w:szCs w:val="28"/>
          <w:lang w:val="en-IN"/>
        </w:rPr>
        <w:t>‘</w:t>
      </w:r>
      <w:r w:rsidRPr="00D12807">
        <w:rPr>
          <w:b w:val="0"/>
          <w:bCs w:val="0"/>
          <w:sz w:val="28"/>
          <w:szCs w:val="28"/>
          <w:lang w:val="en-IN"/>
        </w:rPr>
        <w:t>image</w:t>
      </w:r>
      <w:r w:rsidR="00C43560" w:rsidRPr="00D12807">
        <w:rPr>
          <w:b w:val="0"/>
          <w:bCs w:val="0"/>
          <w:sz w:val="28"/>
          <w:szCs w:val="28"/>
          <w:lang w:val="en-IN"/>
        </w:rPr>
        <w:t>’</w:t>
      </w:r>
      <w:r w:rsidRPr="00D12807">
        <w:rPr>
          <w:b w:val="0"/>
          <w:bCs w:val="0"/>
          <w:sz w:val="28"/>
          <w:szCs w:val="28"/>
          <w:lang w:val="en-IN"/>
        </w:rPr>
        <w:t>], $pincode);</w:t>
      </w:r>
    </w:p>
    <w:p w14:paraId="7E48E588" w14:textId="66E5AEC1"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 xml:space="preserve">    $upload_msg = $result ? </w:t>
      </w:r>
      <w:r w:rsidR="00C43560" w:rsidRPr="00D12807">
        <w:rPr>
          <w:b w:val="0"/>
          <w:bCs w:val="0"/>
          <w:sz w:val="28"/>
          <w:szCs w:val="28"/>
          <w:lang w:val="en-IN"/>
        </w:rPr>
        <w:t>“</w:t>
      </w:r>
      <w:r w:rsidRPr="00D12807">
        <w:rPr>
          <w:b w:val="0"/>
          <w:bCs w:val="0"/>
          <w:sz w:val="28"/>
          <w:szCs w:val="28"/>
          <w:lang w:val="en-IN"/>
        </w:rPr>
        <w:t>Crop uploaded successfully!</w:t>
      </w:r>
      <w:r w:rsidR="00C43560" w:rsidRPr="00D12807">
        <w:rPr>
          <w:b w:val="0"/>
          <w:bCs w:val="0"/>
          <w:sz w:val="28"/>
          <w:szCs w:val="28"/>
          <w:lang w:val="en-IN"/>
        </w:rPr>
        <w:t>”</w:t>
      </w:r>
      <w:r w:rsidRPr="00D12807">
        <w:rPr>
          <w:b w:val="0"/>
          <w:bCs w:val="0"/>
          <w:sz w:val="28"/>
          <w:szCs w:val="28"/>
          <w:lang w:val="en-IN"/>
        </w:rPr>
        <w:t xml:space="preserve"> : </w:t>
      </w:r>
      <w:r w:rsidR="00C43560" w:rsidRPr="00D12807">
        <w:rPr>
          <w:b w:val="0"/>
          <w:bCs w:val="0"/>
          <w:sz w:val="28"/>
          <w:szCs w:val="28"/>
          <w:lang w:val="en-IN"/>
        </w:rPr>
        <w:t>“</w:t>
      </w:r>
      <w:r w:rsidRPr="00D12807">
        <w:rPr>
          <w:b w:val="0"/>
          <w:bCs w:val="0"/>
          <w:sz w:val="28"/>
          <w:szCs w:val="28"/>
          <w:lang w:val="en-IN"/>
        </w:rPr>
        <w:t>Error uploading crop.</w:t>
      </w:r>
      <w:r w:rsidR="00C43560" w:rsidRPr="00D12807">
        <w:rPr>
          <w:b w:val="0"/>
          <w:bCs w:val="0"/>
          <w:sz w:val="28"/>
          <w:szCs w:val="28"/>
          <w:lang w:val="en-IN"/>
        </w:rPr>
        <w:t>”</w:t>
      </w:r>
      <w:r w:rsidRPr="00D12807">
        <w:rPr>
          <w:b w:val="0"/>
          <w:bCs w:val="0"/>
          <w:sz w:val="28"/>
          <w:szCs w:val="28"/>
          <w:lang w:val="en-IN"/>
        </w:rPr>
        <w:t>;</w:t>
      </w:r>
    </w:p>
    <w:p w14:paraId="4D9A88C1" w14:textId="77777777"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w:t>
      </w:r>
    </w:p>
    <w:p w14:paraId="3C7D3D63" w14:textId="77777777" w:rsidR="00820FD8" w:rsidRPr="00D12807" w:rsidRDefault="00820FD8" w:rsidP="00820FD8">
      <w:pPr>
        <w:pStyle w:val="Heading3"/>
        <w:tabs>
          <w:tab w:val="left" w:pos="1168"/>
        </w:tabs>
        <w:spacing w:line="360" w:lineRule="auto"/>
        <w:rPr>
          <w:b w:val="0"/>
          <w:bCs w:val="0"/>
          <w:sz w:val="28"/>
          <w:szCs w:val="28"/>
          <w:lang w:val="en-IN"/>
        </w:rPr>
      </w:pPr>
    </w:p>
    <w:p w14:paraId="2BA8E0AC" w14:textId="77777777"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 Fetch farmer crops</w:t>
      </w:r>
    </w:p>
    <w:p w14:paraId="08BFFAEF" w14:textId="77777777"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$crops = get_farmer_crops($farmer_id);</w:t>
      </w:r>
    </w:p>
    <w:p w14:paraId="480A4B23" w14:textId="77777777"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?&gt;</w:t>
      </w:r>
    </w:p>
    <w:p w14:paraId="4DF14CEA" w14:textId="77777777" w:rsidR="00820FD8" w:rsidRPr="00D12807" w:rsidRDefault="00820FD8" w:rsidP="00820FD8">
      <w:pPr>
        <w:pStyle w:val="Heading3"/>
        <w:tabs>
          <w:tab w:val="left" w:pos="1168"/>
        </w:tabs>
        <w:spacing w:line="360" w:lineRule="auto"/>
        <w:rPr>
          <w:b w:val="0"/>
          <w:bCs w:val="0"/>
          <w:sz w:val="28"/>
          <w:szCs w:val="28"/>
          <w:lang w:val="en-IN"/>
        </w:rPr>
      </w:pPr>
    </w:p>
    <w:p w14:paraId="3D20869F" w14:textId="77777777"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&lt;!DOCTYPE html&gt;</w:t>
      </w:r>
    </w:p>
    <w:p w14:paraId="23D964E5" w14:textId="73279943"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&lt;html lang=</w:t>
      </w:r>
      <w:r w:rsidR="00C43560" w:rsidRPr="00D12807">
        <w:rPr>
          <w:b w:val="0"/>
          <w:bCs w:val="0"/>
          <w:sz w:val="28"/>
          <w:szCs w:val="28"/>
          <w:lang w:val="en-IN"/>
        </w:rPr>
        <w:t>”</w:t>
      </w:r>
      <w:r w:rsidRPr="00D12807">
        <w:rPr>
          <w:b w:val="0"/>
          <w:bCs w:val="0"/>
          <w:sz w:val="28"/>
          <w:szCs w:val="28"/>
          <w:lang w:val="en-IN"/>
        </w:rPr>
        <w:t>en</w:t>
      </w:r>
      <w:r w:rsidR="00C43560" w:rsidRPr="00D12807">
        <w:rPr>
          <w:b w:val="0"/>
          <w:bCs w:val="0"/>
          <w:sz w:val="28"/>
          <w:szCs w:val="28"/>
          <w:lang w:val="en-IN"/>
        </w:rPr>
        <w:t>”</w:t>
      </w:r>
      <w:r w:rsidRPr="00D12807">
        <w:rPr>
          <w:b w:val="0"/>
          <w:bCs w:val="0"/>
          <w:sz w:val="28"/>
          <w:szCs w:val="28"/>
          <w:lang w:val="en-IN"/>
        </w:rPr>
        <w:t>&gt;</w:t>
      </w:r>
    </w:p>
    <w:p w14:paraId="66006494" w14:textId="77777777"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&lt;head&gt;</w:t>
      </w:r>
    </w:p>
    <w:p w14:paraId="381F753B" w14:textId="509CAC6E"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 xml:space="preserve">    &lt;meta charset=</w:t>
      </w:r>
      <w:r w:rsidR="00C43560" w:rsidRPr="00D12807">
        <w:rPr>
          <w:b w:val="0"/>
          <w:bCs w:val="0"/>
          <w:sz w:val="28"/>
          <w:szCs w:val="28"/>
          <w:lang w:val="en-IN"/>
        </w:rPr>
        <w:t>”</w:t>
      </w:r>
      <w:r w:rsidRPr="00D12807">
        <w:rPr>
          <w:b w:val="0"/>
          <w:bCs w:val="0"/>
          <w:sz w:val="28"/>
          <w:szCs w:val="28"/>
          <w:lang w:val="en-IN"/>
        </w:rPr>
        <w:t>UTF-8</w:t>
      </w:r>
      <w:r w:rsidR="00C43560" w:rsidRPr="00D12807">
        <w:rPr>
          <w:b w:val="0"/>
          <w:bCs w:val="0"/>
          <w:sz w:val="28"/>
          <w:szCs w:val="28"/>
          <w:lang w:val="en-IN"/>
        </w:rPr>
        <w:t>”</w:t>
      </w:r>
      <w:r w:rsidRPr="00D12807">
        <w:rPr>
          <w:b w:val="0"/>
          <w:bCs w:val="0"/>
          <w:sz w:val="28"/>
          <w:szCs w:val="28"/>
          <w:lang w:val="en-IN"/>
        </w:rPr>
        <w:t>&gt;</w:t>
      </w:r>
    </w:p>
    <w:p w14:paraId="29E12EC1" w14:textId="77777777"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 xml:space="preserve">    &lt;title&gt;Farmer Crop Management&lt;/title&gt;</w:t>
      </w:r>
    </w:p>
    <w:p w14:paraId="3ECB5F2E" w14:textId="77777777"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 xml:space="preserve">    &lt;style&gt;</w:t>
      </w:r>
    </w:p>
    <w:p w14:paraId="1B0F42FA" w14:textId="77777777"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lastRenderedPageBreak/>
        <w:t xml:space="preserve">        body { font-family: Arial; padding: 20px; background-color: #f8f8f8; }</w:t>
      </w:r>
    </w:p>
    <w:p w14:paraId="33892D70" w14:textId="77777777"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 xml:space="preserve">        h2 { color: #333; }</w:t>
      </w:r>
    </w:p>
    <w:p w14:paraId="30A0F981" w14:textId="77777777"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 xml:space="preserve">        form, table { background: white; padding: 15px; border-radius: 10px; box-shadow: 0 0 10px rgba(0,0,0,0.1); }</w:t>
      </w:r>
    </w:p>
    <w:p w14:paraId="2A909F35" w14:textId="77777777"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 xml:space="preserve">        input, select { padding: 8px; margin: 5px 0; width: 100%; }</w:t>
      </w:r>
    </w:p>
    <w:p w14:paraId="093889D3" w14:textId="77777777"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 xml:space="preserve">        table { width: 100%; margin-top: 20px; border-collapse: collapse; }</w:t>
      </w:r>
    </w:p>
    <w:p w14:paraId="590C27C3" w14:textId="77777777"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 xml:space="preserve">        th, td { border: 1px solid #ddd; padding: 10px; text-align: left; }</w:t>
      </w:r>
    </w:p>
    <w:p w14:paraId="425E41F3" w14:textId="77777777"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 xml:space="preserve">        th { background-color: #f0f0f0; }</w:t>
      </w:r>
    </w:p>
    <w:p w14:paraId="3514E683" w14:textId="77777777"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 xml:space="preserve">        .success { color: green; }</w:t>
      </w:r>
    </w:p>
    <w:p w14:paraId="7DDC0441" w14:textId="77777777"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 xml:space="preserve">        .error { color: red; }</w:t>
      </w:r>
    </w:p>
    <w:p w14:paraId="7C9C3B8E" w14:textId="77777777"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 xml:space="preserve">        .crop-image { width: 100px; height: auto; }</w:t>
      </w:r>
    </w:p>
    <w:p w14:paraId="10A59FDD" w14:textId="77777777"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 xml:space="preserve">    &lt;/style&gt;</w:t>
      </w:r>
    </w:p>
    <w:p w14:paraId="3CF29CB4" w14:textId="77777777"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&lt;/head&gt;</w:t>
      </w:r>
    </w:p>
    <w:p w14:paraId="427280CE" w14:textId="77777777"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&lt;body&gt;</w:t>
      </w:r>
    </w:p>
    <w:p w14:paraId="3DC42964" w14:textId="77777777" w:rsidR="00820FD8" w:rsidRPr="00D12807" w:rsidRDefault="00820FD8" w:rsidP="00820FD8">
      <w:pPr>
        <w:pStyle w:val="Heading3"/>
        <w:tabs>
          <w:tab w:val="left" w:pos="1168"/>
        </w:tabs>
        <w:spacing w:line="360" w:lineRule="auto"/>
        <w:rPr>
          <w:b w:val="0"/>
          <w:bCs w:val="0"/>
          <w:sz w:val="28"/>
          <w:szCs w:val="28"/>
          <w:lang w:val="en-IN"/>
        </w:rPr>
      </w:pPr>
    </w:p>
    <w:p w14:paraId="2974B0E7" w14:textId="77777777"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 xml:space="preserve">    &lt;h2&gt;Upload New Crop&lt;/h2&gt;</w:t>
      </w:r>
    </w:p>
    <w:p w14:paraId="7CB36402" w14:textId="77777777"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 xml:space="preserve">    &lt;?php if ($upload_msg): ?&gt;</w:t>
      </w:r>
    </w:p>
    <w:p w14:paraId="0910959E" w14:textId="16ECDFC1"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 xml:space="preserve">        &lt;p class=</w:t>
      </w:r>
      <w:r w:rsidR="00C43560" w:rsidRPr="00D12807">
        <w:rPr>
          <w:b w:val="0"/>
          <w:bCs w:val="0"/>
          <w:sz w:val="28"/>
          <w:szCs w:val="28"/>
          <w:lang w:val="en-IN"/>
        </w:rPr>
        <w:t>”</w:t>
      </w:r>
      <w:r w:rsidRPr="00D12807">
        <w:rPr>
          <w:b w:val="0"/>
          <w:bCs w:val="0"/>
          <w:sz w:val="28"/>
          <w:szCs w:val="28"/>
          <w:lang w:val="en-IN"/>
        </w:rPr>
        <w:t xml:space="preserve">&lt;?= </w:t>
      </w:r>
      <w:r w:rsidR="00C43560" w:rsidRPr="00D12807">
        <w:rPr>
          <w:b w:val="0"/>
          <w:bCs w:val="0"/>
          <w:sz w:val="28"/>
          <w:szCs w:val="28"/>
          <w:lang w:val="en-IN"/>
        </w:rPr>
        <w:pgNum/>
      </w:r>
      <w:r w:rsidR="00C43560" w:rsidRPr="00D12807">
        <w:rPr>
          <w:b w:val="0"/>
          <w:bCs w:val="0"/>
          <w:sz w:val="28"/>
          <w:szCs w:val="28"/>
          <w:lang w:val="en-IN"/>
        </w:rPr>
        <w:t>trops</w:t>
      </w:r>
      <w:r w:rsidRPr="00D12807">
        <w:rPr>
          <w:b w:val="0"/>
          <w:bCs w:val="0"/>
          <w:sz w:val="28"/>
          <w:szCs w:val="28"/>
          <w:lang w:val="en-IN"/>
        </w:rPr>
        <w:t xml:space="preserve">($upload_msg, </w:t>
      </w:r>
      <w:r w:rsidR="00C43560" w:rsidRPr="00D12807">
        <w:rPr>
          <w:b w:val="0"/>
          <w:bCs w:val="0"/>
          <w:sz w:val="28"/>
          <w:szCs w:val="28"/>
          <w:lang w:val="en-IN"/>
        </w:rPr>
        <w:t>‘</w:t>
      </w:r>
      <w:r w:rsidRPr="00D12807">
        <w:rPr>
          <w:b w:val="0"/>
          <w:bCs w:val="0"/>
          <w:sz w:val="28"/>
          <w:szCs w:val="28"/>
          <w:lang w:val="en-IN"/>
        </w:rPr>
        <w:t>successfully</w:t>
      </w:r>
      <w:r w:rsidR="00C43560" w:rsidRPr="00D12807">
        <w:rPr>
          <w:b w:val="0"/>
          <w:bCs w:val="0"/>
          <w:sz w:val="28"/>
          <w:szCs w:val="28"/>
          <w:lang w:val="en-IN"/>
        </w:rPr>
        <w:t>’</w:t>
      </w:r>
      <w:r w:rsidRPr="00D12807">
        <w:rPr>
          <w:b w:val="0"/>
          <w:bCs w:val="0"/>
          <w:sz w:val="28"/>
          <w:szCs w:val="28"/>
          <w:lang w:val="en-IN"/>
        </w:rPr>
        <w:t xml:space="preserve">) !== false ? </w:t>
      </w:r>
      <w:r w:rsidR="00C43560" w:rsidRPr="00D12807">
        <w:rPr>
          <w:b w:val="0"/>
          <w:bCs w:val="0"/>
          <w:sz w:val="28"/>
          <w:szCs w:val="28"/>
          <w:lang w:val="en-IN"/>
        </w:rPr>
        <w:t>‘</w:t>
      </w:r>
      <w:r w:rsidRPr="00D12807">
        <w:rPr>
          <w:b w:val="0"/>
          <w:bCs w:val="0"/>
          <w:sz w:val="28"/>
          <w:szCs w:val="28"/>
          <w:lang w:val="en-IN"/>
        </w:rPr>
        <w:t>success</w:t>
      </w:r>
      <w:r w:rsidR="00C43560" w:rsidRPr="00D12807">
        <w:rPr>
          <w:b w:val="0"/>
          <w:bCs w:val="0"/>
          <w:sz w:val="28"/>
          <w:szCs w:val="28"/>
          <w:lang w:val="en-IN"/>
        </w:rPr>
        <w:t>’</w:t>
      </w:r>
      <w:r w:rsidRPr="00D12807">
        <w:rPr>
          <w:b w:val="0"/>
          <w:bCs w:val="0"/>
          <w:sz w:val="28"/>
          <w:szCs w:val="28"/>
          <w:lang w:val="en-IN"/>
        </w:rPr>
        <w:t xml:space="preserve"> : </w:t>
      </w:r>
      <w:r w:rsidR="00C43560" w:rsidRPr="00D12807">
        <w:rPr>
          <w:b w:val="0"/>
          <w:bCs w:val="0"/>
          <w:sz w:val="28"/>
          <w:szCs w:val="28"/>
          <w:lang w:val="en-IN"/>
        </w:rPr>
        <w:t>‘</w:t>
      </w:r>
      <w:r w:rsidRPr="00D12807">
        <w:rPr>
          <w:b w:val="0"/>
          <w:bCs w:val="0"/>
          <w:sz w:val="28"/>
          <w:szCs w:val="28"/>
          <w:lang w:val="en-IN"/>
        </w:rPr>
        <w:t>error</w:t>
      </w:r>
      <w:r w:rsidR="00C43560" w:rsidRPr="00D12807">
        <w:rPr>
          <w:b w:val="0"/>
          <w:bCs w:val="0"/>
          <w:sz w:val="28"/>
          <w:szCs w:val="28"/>
          <w:lang w:val="en-IN"/>
        </w:rPr>
        <w:t>’</w:t>
      </w:r>
      <w:r w:rsidRPr="00D12807">
        <w:rPr>
          <w:b w:val="0"/>
          <w:bCs w:val="0"/>
          <w:sz w:val="28"/>
          <w:szCs w:val="28"/>
          <w:lang w:val="en-IN"/>
        </w:rPr>
        <w:t xml:space="preserve"> ?&gt;</w:t>
      </w:r>
      <w:r w:rsidR="00C43560" w:rsidRPr="00D12807">
        <w:rPr>
          <w:b w:val="0"/>
          <w:bCs w:val="0"/>
          <w:sz w:val="28"/>
          <w:szCs w:val="28"/>
          <w:lang w:val="en-IN"/>
        </w:rPr>
        <w:t>”</w:t>
      </w:r>
      <w:r w:rsidRPr="00D12807">
        <w:rPr>
          <w:b w:val="0"/>
          <w:bCs w:val="0"/>
          <w:sz w:val="28"/>
          <w:szCs w:val="28"/>
          <w:lang w:val="en-IN"/>
        </w:rPr>
        <w:t>&gt;&lt;?= htmlspecialchars($upload_msg) ?&gt;&lt;/p&gt;</w:t>
      </w:r>
    </w:p>
    <w:p w14:paraId="5C488FA9" w14:textId="77777777"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 xml:space="preserve">    &lt;?php endif; ?&gt;</w:t>
      </w:r>
    </w:p>
    <w:p w14:paraId="66BC2840" w14:textId="77777777" w:rsidR="00820FD8" w:rsidRPr="00D12807" w:rsidRDefault="00820FD8" w:rsidP="00820FD8">
      <w:pPr>
        <w:pStyle w:val="Heading3"/>
        <w:tabs>
          <w:tab w:val="left" w:pos="1168"/>
        </w:tabs>
        <w:spacing w:line="360" w:lineRule="auto"/>
        <w:rPr>
          <w:b w:val="0"/>
          <w:bCs w:val="0"/>
          <w:sz w:val="28"/>
          <w:szCs w:val="28"/>
          <w:lang w:val="en-IN"/>
        </w:rPr>
      </w:pPr>
    </w:p>
    <w:p w14:paraId="5B6101A1" w14:textId="4BEA004A"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 xml:space="preserve">    &lt;form action=</w:t>
      </w:r>
      <w:r w:rsidR="00C43560" w:rsidRPr="00D12807">
        <w:rPr>
          <w:b w:val="0"/>
          <w:bCs w:val="0"/>
          <w:sz w:val="28"/>
          <w:szCs w:val="28"/>
          <w:lang w:val="en-IN"/>
        </w:rPr>
        <w:t>””</w:t>
      </w:r>
      <w:r w:rsidRPr="00D12807">
        <w:rPr>
          <w:b w:val="0"/>
          <w:bCs w:val="0"/>
          <w:sz w:val="28"/>
          <w:szCs w:val="28"/>
          <w:lang w:val="en-IN"/>
        </w:rPr>
        <w:t xml:space="preserve"> method=</w:t>
      </w:r>
      <w:r w:rsidR="00C43560" w:rsidRPr="00D12807">
        <w:rPr>
          <w:b w:val="0"/>
          <w:bCs w:val="0"/>
          <w:sz w:val="28"/>
          <w:szCs w:val="28"/>
          <w:lang w:val="en-IN"/>
        </w:rPr>
        <w:t>”</w:t>
      </w:r>
      <w:r w:rsidRPr="00D12807">
        <w:rPr>
          <w:b w:val="0"/>
          <w:bCs w:val="0"/>
          <w:sz w:val="28"/>
          <w:szCs w:val="28"/>
          <w:lang w:val="en-IN"/>
        </w:rPr>
        <w:t>POST</w:t>
      </w:r>
      <w:r w:rsidR="00C43560" w:rsidRPr="00D12807">
        <w:rPr>
          <w:b w:val="0"/>
          <w:bCs w:val="0"/>
          <w:sz w:val="28"/>
          <w:szCs w:val="28"/>
          <w:lang w:val="en-IN"/>
        </w:rPr>
        <w:t>”</w:t>
      </w:r>
      <w:r w:rsidRPr="00D12807">
        <w:rPr>
          <w:b w:val="0"/>
          <w:bCs w:val="0"/>
          <w:sz w:val="28"/>
          <w:szCs w:val="28"/>
          <w:lang w:val="en-IN"/>
        </w:rPr>
        <w:t xml:space="preserve"> enctype=</w:t>
      </w:r>
      <w:r w:rsidR="00C43560" w:rsidRPr="00D12807">
        <w:rPr>
          <w:b w:val="0"/>
          <w:bCs w:val="0"/>
          <w:sz w:val="28"/>
          <w:szCs w:val="28"/>
          <w:lang w:val="en-IN"/>
        </w:rPr>
        <w:t>”</w:t>
      </w:r>
      <w:r w:rsidRPr="00D12807">
        <w:rPr>
          <w:b w:val="0"/>
          <w:bCs w:val="0"/>
          <w:sz w:val="28"/>
          <w:szCs w:val="28"/>
          <w:lang w:val="en-IN"/>
        </w:rPr>
        <w:t>multipart/form-data</w:t>
      </w:r>
      <w:r w:rsidR="00C43560" w:rsidRPr="00D12807">
        <w:rPr>
          <w:b w:val="0"/>
          <w:bCs w:val="0"/>
          <w:sz w:val="28"/>
          <w:szCs w:val="28"/>
          <w:lang w:val="en-IN"/>
        </w:rPr>
        <w:t>”</w:t>
      </w:r>
      <w:r w:rsidRPr="00D12807">
        <w:rPr>
          <w:b w:val="0"/>
          <w:bCs w:val="0"/>
          <w:sz w:val="28"/>
          <w:szCs w:val="28"/>
          <w:lang w:val="en-IN"/>
        </w:rPr>
        <w:t>&gt;</w:t>
      </w:r>
    </w:p>
    <w:p w14:paraId="33886A49" w14:textId="77777777"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 xml:space="preserve">        &lt;label&gt;Crop Name:&lt;/label&gt;</w:t>
      </w:r>
    </w:p>
    <w:p w14:paraId="13624279" w14:textId="6E366E72"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 xml:space="preserve">        &lt;input type=</w:t>
      </w:r>
      <w:r w:rsidR="00C43560" w:rsidRPr="00D12807">
        <w:rPr>
          <w:b w:val="0"/>
          <w:bCs w:val="0"/>
          <w:sz w:val="28"/>
          <w:szCs w:val="28"/>
          <w:lang w:val="en-IN"/>
        </w:rPr>
        <w:t>”</w:t>
      </w:r>
      <w:r w:rsidRPr="00D12807">
        <w:rPr>
          <w:b w:val="0"/>
          <w:bCs w:val="0"/>
          <w:sz w:val="28"/>
          <w:szCs w:val="28"/>
          <w:lang w:val="en-IN"/>
        </w:rPr>
        <w:t>text</w:t>
      </w:r>
      <w:r w:rsidR="00C43560" w:rsidRPr="00D12807">
        <w:rPr>
          <w:b w:val="0"/>
          <w:bCs w:val="0"/>
          <w:sz w:val="28"/>
          <w:szCs w:val="28"/>
          <w:lang w:val="en-IN"/>
        </w:rPr>
        <w:t>”</w:t>
      </w:r>
      <w:r w:rsidRPr="00D12807">
        <w:rPr>
          <w:b w:val="0"/>
          <w:bCs w:val="0"/>
          <w:sz w:val="28"/>
          <w:szCs w:val="28"/>
          <w:lang w:val="en-IN"/>
        </w:rPr>
        <w:t xml:space="preserve"> name=</w:t>
      </w:r>
      <w:r w:rsidR="00C43560" w:rsidRPr="00D12807">
        <w:rPr>
          <w:b w:val="0"/>
          <w:bCs w:val="0"/>
          <w:sz w:val="28"/>
          <w:szCs w:val="28"/>
          <w:lang w:val="en-IN"/>
        </w:rPr>
        <w:t>”</w:t>
      </w:r>
      <w:r w:rsidRPr="00D12807">
        <w:rPr>
          <w:b w:val="0"/>
          <w:bCs w:val="0"/>
          <w:sz w:val="28"/>
          <w:szCs w:val="28"/>
          <w:lang w:val="en-IN"/>
        </w:rPr>
        <w:t>name</w:t>
      </w:r>
      <w:r w:rsidR="00C43560" w:rsidRPr="00D12807">
        <w:rPr>
          <w:b w:val="0"/>
          <w:bCs w:val="0"/>
          <w:sz w:val="28"/>
          <w:szCs w:val="28"/>
          <w:lang w:val="en-IN"/>
        </w:rPr>
        <w:t>”</w:t>
      </w:r>
      <w:r w:rsidRPr="00D12807">
        <w:rPr>
          <w:b w:val="0"/>
          <w:bCs w:val="0"/>
          <w:sz w:val="28"/>
          <w:szCs w:val="28"/>
          <w:lang w:val="en-IN"/>
        </w:rPr>
        <w:t xml:space="preserve"> required&gt;</w:t>
      </w:r>
    </w:p>
    <w:p w14:paraId="3B9CC82A" w14:textId="77777777" w:rsidR="00820FD8" w:rsidRPr="00D12807" w:rsidRDefault="00820FD8" w:rsidP="00820FD8">
      <w:pPr>
        <w:pStyle w:val="Heading3"/>
        <w:tabs>
          <w:tab w:val="left" w:pos="1168"/>
        </w:tabs>
        <w:spacing w:line="360" w:lineRule="auto"/>
        <w:rPr>
          <w:b w:val="0"/>
          <w:bCs w:val="0"/>
          <w:sz w:val="28"/>
          <w:szCs w:val="28"/>
          <w:lang w:val="en-IN"/>
        </w:rPr>
      </w:pPr>
    </w:p>
    <w:p w14:paraId="08B7D38B" w14:textId="77777777"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lastRenderedPageBreak/>
        <w:t xml:space="preserve">        &lt;label&gt;Quality:&lt;/label&gt;</w:t>
      </w:r>
    </w:p>
    <w:p w14:paraId="0F3B3EA3" w14:textId="35A17188"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 xml:space="preserve">        &lt;select name=</w:t>
      </w:r>
      <w:r w:rsidR="00C43560" w:rsidRPr="00D12807">
        <w:rPr>
          <w:b w:val="0"/>
          <w:bCs w:val="0"/>
          <w:sz w:val="28"/>
          <w:szCs w:val="28"/>
          <w:lang w:val="en-IN"/>
        </w:rPr>
        <w:t>”</w:t>
      </w:r>
      <w:r w:rsidRPr="00D12807">
        <w:rPr>
          <w:b w:val="0"/>
          <w:bCs w:val="0"/>
          <w:sz w:val="28"/>
          <w:szCs w:val="28"/>
          <w:lang w:val="en-IN"/>
        </w:rPr>
        <w:t>quality</w:t>
      </w:r>
      <w:r w:rsidR="00C43560" w:rsidRPr="00D12807">
        <w:rPr>
          <w:b w:val="0"/>
          <w:bCs w:val="0"/>
          <w:sz w:val="28"/>
          <w:szCs w:val="28"/>
          <w:lang w:val="en-IN"/>
        </w:rPr>
        <w:t>”</w:t>
      </w:r>
      <w:r w:rsidRPr="00D12807">
        <w:rPr>
          <w:b w:val="0"/>
          <w:bCs w:val="0"/>
          <w:sz w:val="28"/>
          <w:szCs w:val="28"/>
          <w:lang w:val="en-IN"/>
        </w:rPr>
        <w:t xml:space="preserve"> required&gt;</w:t>
      </w:r>
    </w:p>
    <w:p w14:paraId="6EDE9D19" w14:textId="3676F10D"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 xml:space="preserve">            &lt;option value=</w:t>
      </w:r>
      <w:r w:rsidR="00C43560" w:rsidRPr="00D12807">
        <w:rPr>
          <w:b w:val="0"/>
          <w:bCs w:val="0"/>
          <w:sz w:val="28"/>
          <w:szCs w:val="28"/>
          <w:lang w:val="en-IN"/>
        </w:rPr>
        <w:t>”</w:t>
      </w:r>
      <w:r w:rsidRPr="00D12807">
        <w:rPr>
          <w:b w:val="0"/>
          <w:bCs w:val="0"/>
          <w:sz w:val="28"/>
          <w:szCs w:val="28"/>
          <w:lang w:val="en-IN"/>
        </w:rPr>
        <w:t>A</w:t>
      </w:r>
      <w:r w:rsidR="00C43560" w:rsidRPr="00D12807">
        <w:rPr>
          <w:b w:val="0"/>
          <w:bCs w:val="0"/>
          <w:sz w:val="28"/>
          <w:szCs w:val="28"/>
          <w:lang w:val="en-IN"/>
        </w:rPr>
        <w:t>”</w:t>
      </w:r>
      <w:r w:rsidRPr="00D12807">
        <w:rPr>
          <w:b w:val="0"/>
          <w:bCs w:val="0"/>
          <w:sz w:val="28"/>
          <w:szCs w:val="28"/>
          <w:lang w:val="en-IN"/>
        </w:rPr>
        <w:t>&gt;A (High)&lt;/option&gt;</w:t>
      </w:r>
    </w:p>
    <w:p w14:paraId="6D3DB686" w14:textId="1AEF011C"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 xml:space="preserve">            &lt;option value=</w:t>
      </w:r>
      <w:r w:rsidR="00C43560" w:rsidRPr="00D12807">
        <w:rPr>
          <w:b w:val="0"/>
          <w:bCs w:val="0"/>
          <w:sz w:val="28"/>
          <w:szCs w:val="28"/>
          <w:lang w:val="en-IN"/>
        </w:rPr>
        <w:t>”</w:t>
      </w:r>
      <w:r w:rsidRPr="00D12807">
        <w:rPr>
          <w:b w:val="0"/>
          <w:bCs w:val="0"/>
          <w:sz w:val="28"/>
          <w:szCs w:val="28"/>
          <w:lang w:val="en-IN"/>
        </w:rPr>
        <w:t>B</w:t>
      </w:r>
      <w:r w:rsidR="00C43560" w:rsidRPr="00D12807">
        <w:rPr>
          <w:b w:val="0"/>
          <w:bCs w:val="0"/>
          <w:sz w:val="28"/>
          <w:szCs w:val="28"/>
          <w:lang w:val="en-IN"/>
        </w:rPr>
        <w:t>”</w:t>
      </w:r>
      <w:r w:rsidRPr="00D12807">
        <w:rPr>
          <w:b w:val="0"/>
          <w:bCs w:val="0"/>
          <w:sz w:val="28"/>
          <w:szCs w:val="28"/>
          <w:lang w:val="en-IN"/>
        </w:rPr>
        <w:t>&gt;B (Medium)&lt;/option&gt;</w:t>
      </w:r>
    </w:p>
    <w:p w14:paraId="739028FD" w14:textId="3FFA3CFE"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 xml:space="preserve">            &lt;option value=</w:t>
      </w:r>
      <w:r w:rsidR="00C43560" w:rsidRPr="00D12807">
        <w:rPr>
          <w:b w:val="0"/>
          <w:bCs w:val="0"/>
          <w:sz w:val="28"/>
          <w:szCs w:val="28"/>
          <w:lang w:val="en-IN"/>
        </w:rPr>
        <w:t>”</w:t>
      </w:r>
      <w:r w:rsidRPr="00D12807">
        <w:rPr>
          <w:b w:val="0"/>
          <w:bCs w:val="0"/>
          <w:sz w:val="28"/>
          <w:szCs w:val="28"/>
          <w:lang w:val="en-IN"/>
        </w:rPr>
        <w:t>C</w:t>
      </w:r>
      <w:r w:rsidR="00C43560" w:rsidRPr="00D12807">
        <w:rPr>
          <w:b w:val="0"/>
          <w:bCs w:val="0"/>
          <w:sz w:val="28"/>
          <w:szCs w:val="28"/>
          <w:lang w:val="en-IN"/>
        </w:rPr>
        <w:t>”</w:t>
      </w:r>
      <w:r w:rsidRPr="00D12807">
        <w:rPr>
          <w:b w:val="0"/>
          <w:bCs w:val="0"/>
          <w:sz w:val="28"/>
          <w:szCs w:val="28"/>
          <w:lang w:val="en-IN"/>
        </w:rPr>
        <w:t>&gt;C (Low)&lt;/option&gt;</w:t>
      </w:r>
    </w:p>
    <w:p w14:paraId="7C816AEA" w14:textId="77777777"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 xml:space="preserve">        &lt;/select&gt;</w:t>
      </w:r>
    </w:p>
    <w:p w14:paraId="0BEFA0B3" w14:textId="77777777" w:rsidR="00820FD8" w:rsidRPr="00D12807" w:rsidRDefault="00820FD8" w:rsidP="00820FD8">
      <w:pPr>
        <w:pStyle w:val="Heading3"/>
        <w:tabs>
          <w:tab w:val="left" w:pos="1168"/>
        </w:tabs>
        <w:spacing w:line="360" w:lineRule="auto"/>
        <w:rPr>
          <w:b w:val="0"/>
          <w:bCs w:val="0"/>
          <w:sz w:val="28"/>
          <w:szCs w:val="28"/>
          <w:lang w:val="en-IN"/>
        </w:rPr>
      </w:pPr>
    </w:p>
    <w:p w14:paraId="02F4B917" w14:textId="77777777"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 xml:space="preserve">        &lt;label&gt;Quantity (in kg):&lt;/label&gt;</w:t>
      </w:r>
    </w:p>
    <w:p w14:paraId="016D5477" w14:textId="18352CD3"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 xml:space="preserve">        &lt;input type=</w:t>
      </w:r>
      <w:r w:rsidR="00C43560" w:rsidRPr="00D12807">
        <w:rPr>
          <w:b w:val="0"/>
          <w:bCs w:val="0"/>
          <w:sz w:val="28"/>
          <w:szCs w:val="28"/>
          <w:lang w:val="en-IN"/>
        </w:rPr>
        <w:t>”</w:t>
      </w:r>
      <w:r w:rsidRPr="00D12807">
        <w:rPr>
          <w:b w:val="0"/>
          <w:bCs w:val="0"/>
          <w:sz w:val="28"/>
          <w:szCs w:val="28"/>
          <w:lang w:val="en-IN"/>
        </w:rPr>
        <w:t>number</w:t>
      </w:r>
      <w:r w:rsidR="00C43560" w:rsidRPr="00D12807">
        <w:rPr>
          <w:b w:val="0"/>
          <w:bCs w:val="0"/>
          <w:sz w:val="28"/>
          <w:szCs w:val="28"/>
          <w:lang w:val="en-IN"/>
        </w:rPr>
        <w:t>”</w:t>
      </w:r>
      <w:r w:rsidRPr="00D12807">
        <w:rPr>
          <w:b w:val="0"/>
          <w:bCs w:val="0"/>
          <w:sz w:val="28"/>
          <w:szCs w:val="28"/>
          <w:lang w:val="en-IN"/>
        </w:rPr>
        <w:t xml:space="preserve"> name=</w:t>
      </w:r>
      <w:r w:rsidR="00C43560" w:rsidRPr="00D12807">
        <w:rPr>
          <w:b w:val="0"/>
          <w:bCs w:val="0"/>
          <w:sz w:val="28"/>
          <w:szCs w:val="28"/>
          <w:lang w:val="en-IN"/>
        </w:rPr>
        <w:t>”</w:t>
      </w:r>
      <w:r w:rsidRPr="00D12807">
        <w:rPr>
          <w:b w:val="0"/>
          <w:bCs w:val="0"/>
          <w:sz w:val="28"/>
          <w:szCs w:val="28"/>
          <w:lang w:val="en-IN"/>
        </w:rPr>
        <w:t>quantity</w:t>
      </w:r>
      <w:r w:rsidR="00C43560" w:rsidRPr="00D12807">
        <w:rPr>
          <w:b w:val="0"/>
          <w:bCs w:val="0"/>
          <w:sz w:val="28"/>
          <w:szCs w:val="28"/>
          <w:lang w:val="en-IN"/>
        </w:rPr>
        <w:t>”</w:t>
      </w:r>
      <w:r w:rsidRPr="00D12807">
        <w:rPr>
          <w:b w:val="0"/>
          <w:bCs w:val="0"/>
          <w:sz w:val="28"/>
          <w:szCs w:val="28"/>
          <w:lang w:val="en-IN"/>
        </w:rPr>
        <w:t xml:space="preserve"> required&gt;</w:t>
      </w:r>
    </w:p>
    <w:p w14:paraId="5A4E1A0B" w14:textId="77777777" w:rsidR="00820FD8" w:rsidRPr="00D12807" w:rsidRDefault="00820FD8" w:rsidP="00820FD8">
      <w:pPr>
        <w:pStyle w:val="Heading3"/>
        <w:tabs>
          <w:tab w:val="left" w:pos="1168"/>
        </w:tabs>
        <w:spacing w:line="360" w:lineRule="auto"/>
        <w:rPr>
          <w:b w:val="0"/>
          <w:bCs w:val="0"/>
          <w:sz w:val="28"/>
          <w:szCs w:val="28"/>
          <w:lang w:val="en-IN"/>
        </w:rPr>
      </w:pPr>
    </w:p>
    <w:p w14:paraId="014A0D68" w14:textId="77777777"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 xml:space="preserve">        &lt;label&gt;Price (₹ per kg):&lt;/label&gt;</w:t>
      </w:r>
    </w:p>
    <w:p w14:paraId="10F1075B" w14:textId="1ECC26DA"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 xml:space="preserve">        &lt;input type=</w:t>
      </w:r>
      <w:r w:rsidR="00C43560" w:rsidRPr="00D12807">
        <w:rPr>
          <w:b w:val="0"/>
          <w:bCs w:val="0"/>
          <w:sz w:val="28"/>
          <w:szCs w:val="28"/>
          <w:lang w:val="en-IN"/>
        </w:rPr>
        <w:t>”</w:t>
      </w:r>
      <w:r w:rsidRPr="00D12807">
        <w:rPr>
          <w:b w:val="0"/>
          <w:bCs w:val="0"/>
          <w:sz w:val="28"/>
          <w:szCs w:val="28"/>
          <w:lang w:val="en-IN"/>
        </w:rPr>
        <w:t>number</w:t>
      </w:r>
      <w:r w:rsidR="00C43560" w:rsidRPr="00D12807">
        <w:rPr>
          <w:b w:val="0"/>
          <w:bCs w:val="0"/>
          <w:sz w:val="28"/>
          <w:szCs w:val="28"/>
          <w:lang w:val="en-IN"/>
        </w:rPr>
        <w:t>”</w:t>
      </w:r>
      <w:r w:rsidRPr="00D12807">
        <w:rPr>
          <w:b w:val="0"/>
          <w:bCs w:val="0"/>
          <w:sz w:val="28"/>
          <w:szCs w:val="28"/>
          <w:lang w:val="en-IN"/>
        </w:rPr>
        <w:t xml:space="preserve"> name=</w:t>
      </w:r>
      <w:r w:rsidR="00C43560" w:rsidRPr="00D12807">
        <w:rPr>
          <w:b w:val="0"/>
          <w:bCs w:val="0"/>
          <w:sz w:val="28"/>
          <w:szCs w:val="28"/>
          <w:lang w:val="en-IN"/>
        </w:rPr>
        <w:t>”</w:t>
      </w:r>
      <w:r w:rsidRPr="00D12807">
        <w:rPr>
          <w:b w:val="0"/>
          <w:bCs w:val="0"/>
          <w:sz w:val="28"/>
          <w:szCs w:val="28"/>
          <w:lang w:val="en-IN"/>
        </w:rPr>
        <w:t>price</w:t>
      </w:r>
      <w:r w:rsidR="00C43560" w:rsidRPr="00D12807">
        <w:rPr>
          <w:b w:val="0"/>
          <w:bCs w:val="0"/>
          <w:sz w:val="28"/>
          <w:szCs w:val="28"/>
          <w:lang w:val="en-IN"/>
        </w:rPr>
        <w:t>”</w:t>
      </w:r>
      <w:r w:rsidRPr="00D12807">
        <w:rPr>
          <w:b w:val="0"/>
          <w:bCs w:val="0"/>
          <w:sz w:val="28"/>
          <w:szCs w:val="28"/>
          <w:lang w:val="en-IN"/>
        </w:rPr>
        <w:t xml:space="preserve"> step=</w:t>
      </w:r>
      <w:r w:rsidR="00C43560" w:rsidRPr="00D12807">
        <w:rPr>
          <w:b w:val="0"/>
          <w:bCs w:val="0"/>
          <w:sz w:val="28"/>
          <w:szCs w:val="28"/>
          <w:lang w:val="en-IN"/>
        </w:rPr>
        <w:t>”</w:t>
      </w:r>
      <w:r w:rsidRPr="00D12807">
        <w:rPr>
          <w:b w:val="0"/>
          <w:bCs w:val="0"/>
          <w:sz w:val="28"/>
          <w:szCs w:val="28"/>
          <w:lang w:val="en-IN"/>
        </w:rPr>
        <w:t>0.01</w:t>
      </w:r>
      <w:r w:rsidR="00C43560" w:rsidRPr="00D12807">
        <w:rPr>
          <w:b w:val="0"/>
          <w:bCs w:val="0"/>
          <w:sz w:val="28"/>
          <w:szCs w:val="28"/>
          <w:lang w:val="en-IN"/>
        </w:rPr>
        <w:t>”</w:t>
      </w:r>
      <w:r w:rsidRPr="00D12807">
        <w:rPr>
          <w:b w:val="0"/>
          <w:bCs w:val="0"/>
          <w:sz w:val="28"/>
          <w:szCs w:val="28"/>
          <w:lang w:val="en-IN"/>
        </w:rPr>
        <w:t xml:space="preserve"> required&gt;</w:t>
      </w:r>
    </w:p>
    <w:p w14:paraId="09B3E6DC" w14:textId="77777777" w:rsidR="00820FD8" w:rsidRPr="00D12807" w:rsidRDefault="00820FD8" w:rsidP="00820FD8">
      <w:pPr>
        <w:pStyle w:val="Heading3"/>
        <w:tabs>
          <w:tab w:val="left" w:pos="1168"/>
        </w:tabs>
        <w:spacing w:line="360" w:lineRule="auto"/>
        <w:rPr>
          <w:b w:val="0"/>
          <w:bCs w:val="0"/>
          <w:sz w:val="28"/>
          <w:szCs w:val="28"/>
          <w:lang w:val="en-IN"/>
        </w:rPr>
      </w:pPr>
    </w:p>
    <w:p w14:paraId="55AC38C2" w14:textId="77777777"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 xml:space="preserve">        &lt;label&gt;Availability:&lt;/label&gt;</w:t>
      </w:r>
    </w:p>
    <w:p w14:paraId="4B0A60D3" w14:textId="01524348"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 xml:space="preserve">        &lt;select name=</w:t>
      </w:r>
      <w:r w:rsidR="00C43560" w:rsidRPr="00D12807">
        <w:rPr>
          <w:b w:val="0"/>
          <w:bCs w:val="0"/>
          <w:sz w:val="28"/>
          <w:szCs w:val="28"/>
          <w:lang w:val="en-IN"/>
        </w:rPr>
        <w:t>”</w:t>
      </w:r>
      <w:r w:rsidRPr="00D12807">
        <w:rPr>
          <w:b w:val="0"/>
          <w:bCs w:val="0"/>
          <w:sz w:val="28"/>
          <w:szCs w:val="28"/>
          <w:lang w:val="en-IN"/>
        </w:rPr>
        <w:t>availability</w:t>
      </w:r>
      <w:r w:rsidR="00C43560" w:rsidRPr="00D12807">
        <w:rPr>
          <w:b w:val="0"/>
          <w:bCs w:val="0"/>
          <w:sz w:val="28"/>
          <w:szCs w:val="28"/>
          <w:lang w:val="en-IN"/>
        </w:rPr>
        <w:t>”</w:t>
      </w:r>
      <w:r w:rsidRPr="00D12807">
        <w:rPr>
          <w:b w:val="0"/>
          <w:bCs w:val="0"/>
          <w:sz w:val="28"/>
          <w:szCs w:val="28"/>
          <w:lang w:val="en-IN"/>
        </w:rPr>
        <w:t xml:space="preserve"> required&gt;</w:t>
      </w:r>
    </w:p>
    <w:p w14:paraId="683167D9" w14:textId="1243822B"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 xml:space="preserve">            &lt;option value=</w:t>
      </w:r>
      <w:r w:rsidR="00C43560" w:rsidRPr="00D12807">
        <w:rPr>
          <w:b w:val="0"/>
          <w:bCs w:val="0"/>
          <w:sz w:val="28"/>
          <w:szCs w:val="28"/>
          <w:lang w:val="en-IN"/>
        </w:rPr>
        <w:t>”</w:t>
      </w:r>
      <w:r w:rsidRPr="00D12807">
        <w:rPr>
          <w:b w:val="0"/>
          <w:bCs w:val="0"/>
          <w:sz w:val="28"/>
          <w:szCs w:val="28"/>
          <w:lang w:val="en-IN"/>
        </w:rPr>
        <w:t>available</w:t>
      </w:r>
      <w:r w:rsidR="00C43560" w:rsidRPr="00D12807">
        <w:rPr>
          <w:b w:val="0"/>
          <w:bCs w:val="0"/>
          <w:sz w:val="28"/>
          <w:szCs w:val="28"/>
          <w:lang w:val="en-IN"/>
        </w:rPr>
        <w:t>”</w:t>
      </w:r>
      <w:r w:rsidRPr="00D12807">
        <w:rPr>
          <w:b w:val="0"/>
          <w:bCs w:val="0"/>
          <w:sz w:val="28"/>
          <w:szCs w:val="28"/>
          <w:lang w:val="en-IN"/>
        </w:rPr>
        <w:t>&gt;Available&lt;/option&gt;</w:t>
      </w:r>
    </w:p>
    <w:p w14:paraId="4A69F0EF" w14:textId="167C5174"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 xml:space="preserve">            &lt;option value=</w:t>
      </w:r>
      <w:r w:rsidR="00C43560" w:rsidRPr="00D12807">
        <w:rPr>
          <w:b w:val="0"/>
          <w:bCs w:val="0"/>
          <w:sz w:val="28"/>
          <w:szCs w:val="28"/>
          <w:lang w:val="en-IN"/>
        </w:rPr>
        <w:t>”</w:t>
      </w:r>
      <w:r w:rsidRPr="00D12807">
        <w:rPr>
          <w:b w:val="0"/>
          <w:bCs w:val="0"/>
          <w:sz w:val="28"/>
          <w:szCs w:val="28"/>
          <w:lang w:val="en-IN"/>
        </w:rPr>
        <w:t>not_available</w:t>
      </w:r>
      <w:r w:rsidR="00C43560" w:rsidRPr="00D12807">
        <w:rPr>
          <w:b w:val="0"/>
          <w:bCs w:val="0"/>
          <w:sz w:val="28"/>
          <w:szCs w:val="28"/>
          <w:lang w:val="en-IN"/>
        </w:rPr>
        <w:t>”</w:t>
      </w:r>
      <w:r w:rsidRPr="00D12807">
        <w:rPr>
          <w:b w:val="0"/>
          <w:bCs w:val="0"/>
          <w:sz w:val="28"/>
          <w:szCs w:val="28"/>
          <w:lang w:val="en-IN"/>
        </w:rPr>
        <w:t>&gt;Not Available&lt;/option&gt;</w:t>
      </w:r>
    </w:p>
    <w:p w14:paraId="5D4CD963" w14:textId="77777777"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 xml:space="preserve">        &lt;/select&gt;</w:t>
      </w:r>
    </w:p>
    <w:p w14:paraId="683C9FA0" w14:textId="77777777" w:rsidR="00820FD8" w:rsidRPr="00D12807" w:rsidRDefault="00820FD8" w:rsidP="00820FD8">
      <w:pPr>
        <w:pStyle w:val="Heading3"/>
        <w:tabs>
          <w:tab w:val="left" w:pos="1168"/>
        </w:tabs>
        <w:spacing w:line="360" w:lineRule="auto"/>
        <w:rPr>
          <w:b w:val="0"/>
          <w:bCs w:val="0"/>
          <w:sz w:val="28"/>
          <w:szCs w:val="28"/>
          <w:lang w:val="en-IN"/>
        </w:rPr>
      </w:pPr>
    </w:p>
    <w:p w14:paraId="78C4B635" w14:textId="77777777"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 xml:space="preserve">        &lt;label&gt;Location Pincode:&lt;/label&gt;</w:t>
      </w:r>
    </w:p>
    <w:p w14:paraId="2D8EFD7A" w14:textId="3878A043"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 xml:space="preserve">        &lt;input type=</w:t>
      </w:r>
      <w:r w:rsidR="00C43560" w:rsidRPr="00D12807">
        <w:rPr>
          <w:b w:val="0"/>
          <w:bCs w:val="0"/>
          <w:sz w:val="28"/>
          <w:szCs w:val="28"/>
          <w:lang w:val="en-IN"/>
        </w:rPr>
        <w:t>”</w:t>
      </w:r>
      <w:r w:rsidRPr="00D12807">
        <w:rPr>
          <w:b w:val="0"/>
          <w:bCs w:val="0"/>
          <w:sz w:val="28"/>
          <w:szCs w:val="28"/>
          <w:lang w:val="en-IN"/>
        </w:rPr>
        <w:t>text</w:t>
      </w:r>
      <w:r w:rsidR="00C43560" w:rsidRPr="00D12807">
        <w:rPr>
          <w:b w:val="0"/>
          <w:bCs w:val="0"/>
          <w:sz w:val="28"/>
          <w:szCs w:val="28"/>
          <w:lang w:val="en-IN"/>
        </w:rPr>
        <w:t>”</w:t>
      </w:r>
      <w:r w:rsidRPr="00D12807">
        <w:rPr>
          <w:b w:val="0"/>
          <w:bCs w:val="0"/>
          <w:sz w:val="28"/>
          <w:szCs w:val="28"/>
          <w:lang w:val="en-IN"/>
        </w:rPr>
        <w:t xml:space="preserve"> name=</w:t>
      </w:r>
      <w:r w:rsidR="00C43560" w:rsidRPr="00D12807">
        <w:rPr>
          <w:b w:val="0"/>
          <w:bCs w:val="0"/>
          <w:sz w:val="28"/>
          <w:szCs w:val="28"/>
          <w:lang w:val="en-IN"/>
        </w:rPr>
        <w:t>”</w:t>
      </w:r>
      <w:r w:rsidRPr="00D12807">
        <w:rPr>
          <w:b w:val="0"/>
          <w:bCs w:val="0"/>
          <w:sz w:val="28"/>
          <w:szCs w:val="28"/>
          <w:lang w:val="en-IN"/>
        </w:rPr>
        <w:t>pincode</w:t>
      </w:r>
      <w:r w:rsidR="00C43560" w:rsidRPr="00D12807">
        <w:rPr>
          <w:b w:val="0"/>
          <w:bCs w:val="0"/>
          <w:sz w:val="28"/>
          <w:szCs w:val="28"/>
          <w:lang w:val="en-IN"/>
        </w:rPr>
        <w:t>”</w:t>
      </w:r>
      <w:r w:rsidRPr="00D12807">
        <w:rPr>
          <w:b w:val="0"/>
          <w:bCs w:val="0"/>
          <w:sz w:val="28"/>
          <w:szCs w:val="28"/>
          <w:lang w:val="en-IN"/>
        </w:rPr>
        <w:t xml:space="preserve"> required&gt;</w:t>
      </w:r>
    </w:p>
    <w:p w14:paraId="619EEC4A" w14:textId="77777777" w:rsidR="00820FD8" w:rsidRPr="00D12807" w:rsidRDefault="00820FD8" w:rsidP="00820FD8">
      <w:pPr>
        <w:pStyle w:val="Heading3"/>
        <w:tabs>
          <w:tab w:val="left" w:pos="1168"/>
        </w:tabs>
        <w:spacing w:line="360" w:lineRule="auto"/>
        <w:rPr>
          <w:b w:val="0"/>
          <w:bCs w:val="0"/>
          <w:sz w:val="28"/>
          <w:szCs w:val="28"/>
          <w:lang w:val="en-IN"/>
        </w:rPr>
      </w:pPr>
    </w:p>
    <w:p w14:paraId="28DBAADA" w14:textId="77777777"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 xml:space="preserve">        &lt;label&gt;Upload Image:&lt;/label&gt;</w:t>
      </w:r>
    </w:p>
    <w:p w14:paraId="0E362A1E" w14:textId="705C5D5B"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 xml:space="preserve">        &lt;input type=</w:t>
      </w:r>
      <w:r w:rsidR="00C43560" w:rsidRPr="00D12807">
        <w:rPr>
          <w:b w:val="0"/>
          <w:bCs w:val="0"/>
          <w:sz w:val="28"/>
          <w:szCs w:val="28"/>
          <w:lang w:val="en-IN"/>
        </w:rPr>
        <w:t>”</w:t>
      </w:r>
      <w:r w:rsidRPr="00D12807">
        <w:rPr>
          <w:b w:val="0"/>
          <w:bCs w:val="0"/>
          <w:sz w:val="28"/>
          <w:szCs w:val="28"/>
          <w:lang w:val="en-IN"/>
        </w:rPr>
        <w:t>file</w:t>
      </w:r>
      <w:r w:rsidR="00C43560" w:rsidRPr="00D12807">
        <w:rPr>
          <w:b w:val="0"/>
          <w:bCs w:val="0"/>
          <w:sz w:val="28"/>
          <w:szCs w:val="28"/>
          <w:lang w:val="en-IN"/>
        </w:rPr>
        <w:t>”</w:t>
      </w:r>
      <w:r w:rsidRPr="00D12807">
        <w:rPr>
          <w:b w:val="0"/>
          <w:bCs w:val="0"/>
          <w:sz w:val="28"/>
          <w:szCs w:val="28"/>
          <w:lang w:val="en-IN"/>
        </w:rPr>
        <w:t xml:space="preserve"> name=</w:t>
      </w:r>
      <w:r w:rsidR="00C43560" w:rsidRPr="00D12807">
        <w:rPr>
          <w:b w:val="0"/>
          <w:bCs w:val="0"/>
          <w:sz w:val="28"/>
          <w:szCs w:val="28"/>
          <w:lang w:val="en-IN"/>
        </w:rPr>
        <w:t>”</w:t>
      </w:r>
      <w:r w:rsidRPr="00D12807">
        <w:rPr>
          <w:b w:val="0"/>
          <w:bCs w:val="0"/>
          <w:sz w:val="28"/>
          <w:szCs w:val="28"/>
          <w:lang w:val="en-IN"/>
        </w:rPr>
        <w:t>image</w:t>
      </w:r>
      <w:r w:rsidR="00C43560" w:rsidRPr="00D12807">
        <w:rPr>
          <w:b w:val="0"/>
          <w:bCs w:val="0"/>
          <w:sz w:val="28"/>
          <w:szCs w:val="28"/>
          <w:lang w:val="en-IN"/>
        </w:rPr>
        <w:t>”</w:t>
      </w:r>
      <w:r w:rsidRPr="00D12807">
        <w:rPr>
          <w:b w:val="0"/>
          <w:bCs w:val="0"/>
          <w:sz w:val="28"/>
          <w:szCs w:val="28"/>
          <w:lang w:val="en-IN"/>
        </w:rPr>
        <w:t xml:space="preserve"> accept=</w:t>
      </w:r>
      <w:r w:rsidR="00C43560" w:rsidRPr="00D12807">
        <w:rPr>
          <w:b w:val="0"/>
          <w:bCs w:val="0"/>
          <w:sz w:val="28"/>
          <w:szCs w:val="28"/>
          <w:lang w:val="en-IN"/>
        </w:rPr>
        <w:t>”</w:t>
      </w:r>
      <w:r w:rsidRPr="00D12807">
        <w:rPr>
          <w:b w:val="0"/>
          <w:bCs w:val="0"/>
          <w:sz w:val="28"/>
          <w:szCs w:val="28"/>
          <w:lang w:val="en-IN"/>
        </w:rPr>
        <w:t>image/*</w:t>
      </w:r>
      <w:r w:rsidR="00C43560" w:rsidRPr="00D12807">
        <w:rPr>
          <w:b w:val="0"/>
          <w:bCs w:val="0"/>
          <w:sz w:val="28"/>
          <w:szCs w:val="28"/>
          <w:lang w:val="en-IN"/>
        </w:rPr>
        <w:t>”</w:t>
      </w:r>
      <w:r w:rsidRPr="00D12807">
        <w:rPr>
          <w:b w:val="0"/>
          <w:bCs w:val="0"/>
          <w:sz w:val="28"/>
          <w:szCs w:val="28"/>
          <w:lang w:val="en-IN"/>
        </w:rPr>
        <w:t xml:space="preserve"> required&gt;</w:t>
      </w:r>
    </w:p>
    <w:p w14:paraId="4EFA67DC" w14:textId="77777777" w:rsidR="00820FD8" w:rsidRPr="00D12807" w:rsidRDefault="00820FD8" w:rsidP="00820FD8">
      <w:pPr>
        <w:pStyle w:val="Heading3"/>
        <w:tabs>
          <w:tab w:val="left" w:pos="1168"/>
        </w:tabs>
        <w:spacing w:line="360" w:lineRule="auto"/>
        <w:rPr>
          <w:b w:val="0"/>
          <w:bCs w:val="0"/>
          <w:sz w:val="28"/>
          <w:szCs w:val="28"/>
          <w:lang w:val="en-IN"/>
        </w:rPr>
      </w:pPr>
    </w:p>
    <w:p w14:paraId="776F4E24" w14:textId="0F2BE0FA"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 xml:space="preserve">        &lt;button type=</w:t>
      </w:r>
      <w:r w:rsidR="00C43560" w:rsidRPr="00D12807">
        <w:rPr>
          <w:b w:val="0"/>
          <w:bCs w:val="0"/>
          <w:sz w:val="28"/>
          <w:szCs w:val="28"/>
          <w:lang w:val="en-IN"/>
        </w:rPr>
        <w:t>”</w:t>
      </w:r>
      <w:r w:rsidRPr="00D12807">
        <w:rPr>
          <w:b w:val="0"/>
          <w:bCs w:val="0"/>
          <w:sz w:val="28"/>
          <w:szCs w:val="28"/>
          <w:lang w:val="en-IN"/>
        </w:rPr>
        <w:t>submit</w:t>
      </w:r>
      <w:r w:rsidR="00C43560" w:rsidRPr="00D12807">
        <w:rPr>
          <w:b w:val="0"/>
          <w:bCs w:val="0"/>
          <w:sz w:val="28"/>
          <w:szCs w:val="28"/>
          <w:lang w:val="en-IN"/>
        </w:rPr>
        <w:t>”</w:t>
      </w:r>
      <w:r w:rsidRPr="00D12807">
        <w:rPr>
          <w:b w:val="0"/>
          <w:bCs w:val="0"/>
          <w:sz w:val="28"/>
          <w:szCs w:val="28"/>
          <w:lang w:val="en-IN"/>
        </w:rPr>
        <w:t xml:space="preserve"> name=</w:t>
      </w:r>
      <w:r w:rsidR="00C43560" w:rsidRPr="00D12807">
        <w:rPr>
          <w:b w:val="0"/>
          <w:bCs w:val="0"/>
          <w:sz w:val="28"/>
          <w:szCs w:val="28"/>
          <w:lang w:val="en-IN"/>
        </w:rPr>
        <w:t>”</w:t>
      </w:r>
      <w:r w:rsidRPr="00D12807">
        <w:rPr>
          <w:b w:val="0"/>
          <w:bCs w:val="0"/>
          <w:sz w:val="28"/>
          <w:szCs w:val="28"/>
          <w:lang w:val="en-IN"/>
        </w:rPr>
        <w:t>upload_crop</w:t>
      </w:r>
      <w:r w:rsidR="00C43560" w:rsidRPr="00D12807">
        <w:rPr>
          <w:b w:val="0"/>
          <w:bCs w:val="0"/>
          <w:sz w:val="28"/>
          <w:szCs w:val="28"/>
          <w:lang w:val="en-IN"/>
        </w:rPr>
        <w:t>”</w:t>
      </w:r>
      <w:r w:rsidRPr="00D12807">
        <w:rPr>
          <w:b w:val="0"/>
          <w:bCs w:val="0"/>
          <w:sz w:val="28"/>
          <w:szCs w:val="28"/>
          <w:lang w:val="en-IN"/>
        </w:rPr>
        <w:t>&gt;Upload Crop&lt;/button&gt;</w:t>
      </w:r>
    </w:p>
    <w:p w14:paraId="0415B883" w14:textId="77777777"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lastRenderedPageBreak/>
        <w:t xml:space="preserve">    &lt;/form&gt;</w:t>
      </w:r>
    </w:p>
    <w:p w14:paraId="50542FC3" w14:textId="77777777" w:rsidR="00820FD8" w:rsidRPr="00D12807" w:rsidRDefault="00820FD8" w:rsidP="00820FD8">
      <w:pPr>
        <w:pStyle w:val="Heading3"/>
        <w:tabs>
          <w:tab w:val="left" w:pos="1168"/>
        </w:tabs>
        <w:spacing w:line="360" w:lineRule="auto"/>
        <w:rPr>
          <w:b w:val="0"/>
          <w:bCs w:val="0"/>
          <w:sz w:val="28"/>
          <w:szCs w:val="28"/>
          <w:lang w:val="en-IN"/>
        </w:rPr>
      </w:pPr>
    </w:p>
    <w:p w14:paraId="48B93231" w14:textId="77777777"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 xml:space="preserve">    &lt;h2&gt;Your Crops&lt;/h2&gt;</w:t>
      </w:r>
    </w:p>
    <w:p w14:paraId="03C7604A" w14:textId="77777777"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 xml:space="preserve">    &lt;table&gt;</w:t>
      </w:r>
    </w:p>
    <w:p w14:paraId="12C5AC3C" w14:textId="77777777"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 xml:space="preserve">        &lt;tr&gt;</w:t>
      </w:r>
    </w:p>
    <w:p w14:paraId="446D39DC" w14:textId="77777777"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 xml:space="preserve">            &lt;th&gt;Image&lt;/th&gt;</w:t>
      </w:r>
    </w:p>
    <w:p w14:paraId="2D519260" w14:textId="77777777"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 xml:space="preserve">            &lt;th&gt;Name&lt;/th&gt;</w:t>
      </w:r>
    </w:p>
    <w:p w14:paraId="2D694478" w14:textId="77777777"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 xml:space="preserve">            &lt;th&gt;Quality&lt;/th&gt;</w:t>
      </w:r>
    </w:p>
    <w:p w14:paraId="3A747008" w14:textId="77777777"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 xml:space="preserve">            &lt;th&gt;Quantity&lt;/th&gt;</w:t>
      </w:r>
    </w:p>
    <w:p w14:paraId="1FFAC4D7" w14:textId="77777777"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 xml:space="preserve">            &lt;th&gt;Price&lt;/th&gt;</w:t>
      </w:r>
    </w:p>
    <w:p w14:paraId="725E2F17" w14:textId="77777777"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 xml:space="preserve">            &lt;th&gt;Availability&lt;/th&gt;</w:t>
      </w:r>
    </w:p>
    <w:p w14:paraId="22416E08" w14:textId="77777777"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 xml:space="preserve">            &lt;th&gt;Pincode&lt;/th&gt;</w:t>
      </w:r>
    </w:p>
    <w:p w14:paraId="4326F94E" w14:textId="77777777"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 xml:space="preserve">        &lt;/tr&gt;</w:t>
      </w:r>
    </w:p>
    <w:p w14:paraId="4936FB5A" w14:textId="77777777"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 xml:space="preserve">        &lt;?php if ($crops): ?&gt;</w:t>
      </w:r>
    </w:p>
    <w:p w14:paraId="5D55999D" w14:textId="77777777"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 xml:space="preserve">            &lt;?php foreach ($crops as $crop): ?&gt;</w:t>
      </w:r>
    </w:p>
    <w:p w14:paraId="37F307C8" w14:textId="77777777"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 xml:space="preserve">                &lt;tr&gt;</w:t>
      </w:r>
    </w:p>
    <w:p w14:paraId="017E6524" w14:textId="77777777"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 xml:space="preserve">                    &lt;td&gt;</w:t>
      </w:r>
    </w:p>
    <w:p w14:paraId="68FAD59D" w14:textId="2F3DB93E"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 xml:space="preserve">                        &lt;?php if ($crop[</w:t>
      </w:r>
      <w:r w:rsidR="00C43560" w:rsidRPr="00D12807">
        <w:rPr>
          <w:b w:val="0"/>
          <w:bCs w:val="0"/>
          <w:sz w:val="28"/>
          <w:szCs w:val="28"/>
          <w:lang w:val="en-IN"/>
        </w:rPr>
        <w:t>‘</w:t>
      </w:r>
      <w:r w:rsidRPr="00D12807">
        <w:rPr>
          <w:b w:val="0"/>
          <w:bCs w:val="0"/>
          <w:sz w:val="28"/>
          <w:szCs w:val="28"/>
          <w:lang w:val="en-IN"/>
        </w:rPr>
        <w:t>image_path</w:t>
      </w:r>
      <w:r w:rsidR="00C43560" w:rsidRPr="00D12807">
        <w:rPr>
          <w:b w:val="0"/>
          <w:bCs w:val="0"/>
          <w:sz w:val="28"/>
          <w:szCs w:val="28"/>
          <w:lang w:val="en-IN"/>
        </w:rPr>
        <w:t>’</w:t>
      </w:r>
      <w:r w:rsidRPr="00D12807">
        <w:rPr>
          <w:b w:val="0"/>
          <w:bCs w:val="0"/>
          <w:sz w:val="28"/>
          <w:szCs w:val="28"/>
          <w:lang w:val="en-IN"/>
        </w:rPr>
        <w:t>]): ?&gt;</w:t>
      </w:r>
    </w:p>
    <w:p w14:paraId="79E1E96F" w14:textId="33EC0E30"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 xml:space="preserve">                            &lt;img src=</w:t>
      </w:r>
      <w:r w:rsidR="00C43560" w:rsidRPr="00D12807">
        <w:rPr>
          <w:b w:val="0"/>
          <w:bCs w:val="0"/>
          <w:sz w:val="28"/>
          <w:szCs w:val="28"/>
          <w:lang w:val="en-IN"/>
        </w:rPr>
        <w:t>”</w:t>
      </w:r>
      <w:r w:rsidRPr="00D12807">
        <w:rPr>
          <w:b w:val="0"/>
          <w:bCs w:val="0"/>
          <w:sz w:val="28"/>
          <w:szCs w:val="28"/>
          <w:lang w:val="en-IN"/>
        </w:rPr>
        <w:t>&lt;?= htmlspecialchars($crop[</w:t>
      </w:r>
      <w:r w:rsidR="00C43560" w:rsidRPr="00D12807">
        <w:rPr>
          <w:b w:val="0"/>
          <w:bCs w:val="0"/>
          <w:sz w:val="28"/>
          <w:szCs w:val="28"/>
          <w:lang w:val="en-IN"/>
        </w:rPr>
        <w:t>‘</w:t>
      </w:r>
      <w:r w:rsidRPr="00D12807">
        <w:rPr>
          <w:b w:val="0"/>
          <w:bCs w:val="0"/>
          <w:sz w:val="28"/>
          <w:szCs w:val="28"/>
          <w:lang w:val="en-IN"/>
        </w:rPr>
        <w:t>image_path</w:t>
      </w:r>
      <w:r w:rsidR="00C43560" w:rsidRPr="00D12807">
        <w:rPr>
          <w:b w:val="0"/>
          <w:bCs w:val="0"/>
          <w:sz w:val="28"/>
          <w:szCs w:val="28"/>
          <w:lang w:val="en-IN"/>
        </w:rPr>
        <w:t>’</w:t>
      </w:r>
      <w:r w:rsidRPr="00D12807">
        <w:rPr>
          <w:b w:val="0"/>
          <w:bCs w:val="0"/>
          <w:sz w:val="28"/>
          <w:szCs w:val="28"/>
          <w:lang w:val="en-IN"/>
        </w:rPr>
        <w:t>]) ?&gt;</w:t>
      </w:r>
      <w:r w:rsidR="00C43560" w:rsidRPr="00D12807">
        <w:rPr>
          <w:b w:val="0"/>
          <w:bCs w:val="0"/>
          <w:sz w:val="28"/>
          <w:szCs w:val="28"/>
          <w:lang w:val="en-IN"/>
        </w:rPr>
        <w:t>”</w:t>
      </w:r>
      <w:r w:rsidRPr="00D12807">
        <w:rPr>
          <w:b w:val="0"/>
          <w:bCs w:val="0"/>
          <w:sz w:val="28"/>
          <w:szCs w:val="28"/>
          <w:lang w:val="en-IN"/>
        </w:rPr>
        <w:t xml:space="preserve"> class=</w:t>
      </w:r>
      <w:r w:rsidR="00C43560" w:rsidRPr="00D12807">
        <w:rPr>
          <w:b w:val="0"/>
          <w:bCs w:val="0"/>
          <w:sz w:val="28"/>
          <w:szCs w:val="28"/>
          <w:lang w:val="en-IN"/>
        </w:rPr>
        <w:t>”</w:t>
      </w:r>
      <w:r w:rsidRPr="00D12807">
        <w:rPr>
          <w:b w:val="0"/>
          <w:bCs w:val="0"/>
          <w:sz w:val="28"/>
          <w:szCs w:val="28"/>
          <w:lang w:val="en-IN"/>
        </w:rPr>
        <w:t>crop-image</w:t>
      </w:r>
      <w:r w:rsidR="00C43560" w:rsidRPr="00D12807">
        <w:rPr>
          <w:b w:val="0"/>
          <w:bCs w:val="0"/>
          <w:sz w:val="28"/>
          <w:szCs w:val="28"/>
          <w:lang w:val="en-IN"/>
        </w:rPr>
        <w:t>”</w:t>
      </w:r>
      <w:r w:rsidRPr="00D12807">
        <w:rPr>
          <w:b w:val="0"/>
          <w:bCs w:val="0"/>
          <w:sz w:val="28"/>
          <w:szCs w:val="28"/>
          <w:lang w:val="en-IN"/>
        </w:rPr>
        <w:t xml:space="preserve"> alt=</w:t>
      </w:r>
      <w:r w:rsidR="00C43560" w:rsidRPr="00D12807">
        <w:rPr>
          <w:b w:val="0"/>
          <w:bCs w:val="0"/>
          <w:sz w:val="28"/>
          <w:szCs w:val="28"/>
          <w:lang w:val="en-IN"/>
        </w:rPr>
        <w:t>”</w:t>
      </w:r>
      <w:r w:rsidRPr="00D12807">
        <w:rPr>
          <w:b w:val="0"/>
          <w:bCs w:val="0"/>
          <w:sz w:val="28"/>
          <w:szCs w:val="28"/>
          <w:lang w:val="en-IN"/>
        </w:rPr>
        <w:t>Crop Image</w:t>
      </w:r>
      <w:r w:rsidR="00C43560" w:rsidRPr="00D12807">
        <w:rPr>
          <w:b w:val="0"/>
          <w:bCs w:val="0"/>
          <w:sz w:val="28"/>
          <w:szCs w:val="28"/>
          <w:lang w:val="en-IN"/>
        </w:rPr>
        <w:t>”</w:t>
      </w:r>
      <w:r w:rsidRPr="00D12807">
        <w:rPr>
          <w:b w:val="0"/>
          <w:bCs w:val="0"/>
          <w:sz w:val="28"/>
          <w:szCs w:val="28"/>
          <w:lang w:val="en-IN"/>
        </w:rPr>
        <w:t>&gt;</w:t>
      </w:r>
    </w:p>
    <w:p w14:paraId="6AC54739" w14:textId="77777777"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 xml:space="preserve">                        &lt;?php else: ?&gt;</w:t>
      </w:r>
    </w:p>
    <w:p w14:paraId="2D4A584F" w14:textId="77777777"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 xml:space="preserve">                            No Image</w:t>
      </w:r>
    </w:p>
    <w:p w14:paraId="182A9941" w14:textId="77777777"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 xml:space="preserve">                        &lt;?php endif; ?&gt;</w:t>
      </w:r>
    </w:p>
    <w:p w14:paraId="35462230" w14:textId="77777777"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 xml:space="preserve">                    &lt;/td&gt;</w:t>
      </w:r>
    </w:p>
    <w:p w14:paraId="5E9A6187" w14:textId="76EF3D14"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 xml:space="preserve">                    &lt;td&gt;&lt;?= htmlspecialchars($crop[</w:t>
      </w:r>
      <w:r w:rsidR="00C43560" w:rsidRPr="00D12807">
        <w:rPr>
          <w:b w:val="0"/>
          <w:bCs w:val="0"/>
          <w:sz w:val="28"/>
          <w:szCs w:val="28"/>
          <w:lang w:val="en-IN"/>
        </w:rPr>
        <w:t>‘</w:t>
      </w:r>
      <w:r w:rsidRPr="00D12807">
        <w:rPr>
          <w:b w:val="0"/>
          <w:bCs w:val="0"/>
          <w:sz w:val="28"/>
          <w:szCs w:val="28"/>
          <w:lang w:val="en-IN"/>
        </w:rPr>
        <w:t>name</w:t>
      </w:r>
      <w:r w:rsidR="00C43560" w:rsidRPr="00D12807">
        <w:rPr>
          <w:b w:val="0"/>
          <w:bCs w:val="0"/>
          <w:sz w:val="28"/>
          <w:szCs w:val="28"/>
          <w:lang w:val="en-IN"/>
        </w:rPr>
        <w:t>’</w:t>
      </w:r>
      <w:r w:rsidRPr="00D12807">
        <w:rPr>
          <w:b w:val="0"/>
          <w:bCs w:val="0"/>
          <w:sz w:val="28"/>
          <w:szCs w:val="28"/>
          <w:lang w:val="en-IN"/>
        </w:rPr>
        <w:t>]) ?&gt;&lt;/td&gt;</w:t>
      </w:r>
    </w:p>
    <w:p w14:paraId="639C6CEE" w14:textId="3596FEFB"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 xml:space="preserve">                    &lt;td&gt;&lt;?= htmlspecialchars($crop[</w:t>
      </w:r>
      <w:r w:rsidR="00C43560" w:rsidRPr="00D12807">
        <w:rPr>
          <w:b w:val="0"/>
          <w:bCs w:val="0"/>
          <w:sz w:val="28"/>
          <w:szCs w:val="28"/>
          <w:lang w:val="en-IN"/>
        </w:rPr>
        <w:t>‘</w:t>
      </w:r>
      <w:r w:rsidRPr="00D12807">
        <w:rPr>
          <w:b w:val="0"/>
          <w:bCs w:val="0"/>
          <w:sz w:val="28"/>
          <w:szCs w:val="28"/>
          <w:lang w:val="en-IN"/>
        </w:rPr>
        <w:t>quality</w:t>
      </w:r>
      <w:r w:rsidR="00C43560" w:rsidRPr="00D12807">
        <w:rPr>
          <w:b w:val="0"/>
          <w:bCs w:val="0"/>
          <w:sz w:val="28"/>
          <w:szCs w:val="28"/>
          <w:lang w:val="en-IN"/>
        </w:rPr>
        <w:t>’</w:t>
      </w:r>
      <w:r w:rsidRPr="00D12807">
        <w:rPr>
          <w:b w:val="0"/>
          <w:bCs w:val="0"/>
          <w:sz w:val="28"/>
          <w:szCs w:val="28"/>
          <w:lang w:val="en-IN"/>
        </w:rPr>
        <w:t>]) ?&gt;&lt;/td&gt;</w:t>
      </w:r>
    </w:p>
    <w:p w14:paraId="030BCE17" w14:textId="3EF11A81"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lastRenderedPageBreak/>
        <w:t xml:space="preserve">                    &lt;td&gt;&lt;?= htmlspecialchars($crop[</w:t>
      </w:r>
      <w:r w:rsidR="00C43560" w:rsidRPr="00D12807">
        <w:rPr>
          <w:b w:val="0"/>
          <w:bCs w:val="0"/>
          <w:sz w:val="28"/>
          <w:szCs w:val="28"/>
          <w:lang w:val="en-IN"/>
        </w:rPr>
        <w:t>‘</w:t>
      </w:r>
      <w:r w:rsidRPr="00D12807">
        <w:rPr>
          <w:b w:val="0"/>
          <w:bCs w:val="0"/>
          <w:sz w:val="28"/>
          <w:szCs w:val="28"/>
          <w:lang w:val="en-IN"/>
        </w:rPr>
        <w:t>quantity</w:t>
      </w:r>
      <w:r w:rsidR="00C43560" w:rsidRPr="00D12807">
        <w:rPr>
          <w:b w:val="0"/>
          <w:bCs w:val="0"/>
          <w:sz w:val="28"/>
          <w:szCs w:val="28"/>
          <w:lang w:val="en-IN"/>
        </w:rPr>
        <w:t>’</w:t>
      </w:r>
      <w:r w:rsidRPr="00D12807">
        <w:rPr>
          <w:b w:val="0"/>
          <w:bCs w:val="0"/>
          <w:sz w:val="28"/>
          <w:szCs w:val="28"/>
          <w:lang w:val="en-IN"/>
        </w:rPr>
        <w:t>]) ?&gt; kg&lt;/td&gt;</w:t>
      </w:r>
    </w:p>
    <w:p w14:paraId="76EE03D8" w14:textId="655AF3CC"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 xml:space="preserve">                    &lt;td&gt;₹&lt;?= htmlspecialchars($crop[</w:t>
      </w:r>
      <w:r w:rsidR="00C43560" w:rsidRPr="00D12807">
        <w:rPr>
          <w:b w:val="0"/>
          <w:bCs w:val="0"/>
          <w:sz w:val="28"/>
          <w:szCs w:val="28"/>
          <w:lang w:val="en-IN"/>
        </w:rPr>
        <w:t>‘</w:t>
      </w:r>
      <w:r w:rsidRPr="00D12807">
        <w:rPr>
          <w:b w:val="0"/>
          <w:bCs w:val="0"/>
          <w:sz w:val="28"/>
          <w:szCs w:val="28"/>
          <w:lang w:val="en-IN"/>
        </w:rPr>
        <w:t>price</w:t>
      </w:r>
      <w:r w:rsidR="00C43560" w:rsidRPr="00D12807">
        <w:rPr>
          <w:b w:val="0"/>
          <w:bCs w:val="0"/>
          <w:sz w:val="28"/>
          <w:szCs w:val="28"/>
          <w:lang w:val="en-IN"/>
        </w:rPr>
        <w:t>’</w:t>
      </w:r>
      <w:r w:rsidRPr="00D12807">
        <w:rPr>
          <w:b w:val="0"/>
          <w:bCs w:val="0"/>
          <w:sz w:val="28"/>
          <w:szCs w:val="28"/>
          <w:lang w:val="en-IN"/>
        </w:rPr>
        <w:t>]) ?&gt;/kg&lt;/td&gt;</w:t>
      </w:r>
    </w:p>
    <w:p w14:paraId="24167E38" w14:textId="25CDCE68"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 xml:space="preserve">                    &lt;td&gt;&lt;?= htmlspecialchars($crop[</w:t>
      </w:r>
      <w:r w:rsidR="00C43560" w:rsidRPr="00D12807">
        <w:rPr>
          <w:b w:val="0"/>
          <w:bCs w:val="0"/>
          <w:sz w:val="28"/>
          <w:szCs w:val="28"/>
          <w:lang w:val="en-IN"/>
        </w:rPr>
        <w:t>‘</w:t>
      </w:r>
      <w:r w:rsidRPr="00D12807">
        <w:rPr>
          <w:b w:val="0"/>
          <w:bCs w:val="0"/>
          <w:sz w:val="28"/>
          <w:szCs w:val="28"/>
          <w:lang w:val="en-IN"/>
        </w:rPr>
        <w:t>availability</w:t>
      </w:r>
      <w:r w:rsidR="00C43560" w:rsidRPr="00D12807">
        <w:rPr>
          <w:b w:val="0"/>
          <w:bCs w:val="0"/>
          <w:sz w:val="28"/>
          <w:szCs w:val="28"/>
          <w:lang w:val="en-IN"/>
        </w:rPr>
        <w:t>’</w:t>
      </w:r>
      <w:r w:rsidRPr="00D12807">
        <w:rPr>
          <w:b w:val="0"/>
          <w:bCs w:val="0"/>
          <w:sz w:val="28"/>
          <w:szCs w:val="28"/>
          <w:lang w:val="en-IN"/>
        </w:rPr>
        <w:t>]) ?&gt;&lt;/td&gt;</w:t>
      </w:r>
    </w:p>
    <w:p w14:paraId="0DF4E16B" w14:textId="529EE719"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 xml:space="preserve">                    &lt;td&gt;&lt;?= htmlspecialchars($crop[</w:t>
      </w:r>
      <w:r w:rsidR="00C43560" w:rsidRPr="00D12807">
        <w:rPr>
          <w:b w:val="0"/>
          <w:bCs w:val="0"/>
          <w:sz w:val="28"/>
          <w:szCs w:val="28"/>
          <w:lang w:val="en-IN"/>
        </w:rPr>
        <w:t>‘</w:t>
      </w:r>
      <w:r w:rsidRPr="00D12807">
        <w:rPr>
          <w:b w:val="0"/>
          <w:bCs w:val="0"/>
          <w:sz w:val="28"/>
          <w:szCs w:val="28"/>
          <w:lang w:val="en-IN"/>
        </w:rPr>
        <w:t>pincode</w:t>
      </w:r>
      <w:r w:rsidR="00C43560" w:rsidRPr="00D12807">
        <w:rPr>
          <w:b w:val="0"/>
          <w:bCs w:val="0"/>
          <w:sz w:val="28"/>
          <w:szCs w:val="28"/>
          <w:lang w:val="en-IN"/>
        </w:rPr>
        <w:t>’</w:t>
      </w:r>
      <w:r w:rsidRPr="00D12807">
        <w:rPr>
          <w:b w:val="0"/>
          <w:bCs w:val="0"/>
          <w:sz w:val="28"/>
          <w:szCs w:val="28"/>
          <w:lang w:val="en-IN"/>
        </w:rPr>
        <w:t>]) ?&gt;&lt;/td&gt;</w:t>
      </w:r>
    </w:p>
    <w:p w14:paraId="06788CC2" w14:textId="77777777"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 xml:space="preserve">                &lt;/tr&gt;</w:t>
      </w:r>
    </w:p>
    <w:p w14:paraId="59BC9B82" w14:textId="77777777"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 xml:space="preserve">            &lt;?php endforeach; ?&gt;</w:t>
      </w:r>
    </w:p>
    <w:p w14:paraId="33A6AA70" w14:textId="77777777"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 xml:space="preserve">        &lt;?php else: ?&gt;</w:t>
      </w:r>
    </w:p>
    <w:p w14:paraId="1BE546DC" w14:textId="08B3C50E"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 xml:space="preserve">            &lt;tr&gt;&lt;td colspan=</w:t>
      </w:r>
      <w:r w:rsidR="00C43560" w:rsidRPr="00D12807">
        <w:rPr>
          <w:b w:val="0"/>
          <w:bCs w:val="0"/>
          <w:sz w:val="28"/>
          <w:szCs w:val="28"/>
          <w:lang w:val="en-IN"/>
        </w:rPr>
        <w:t>”</w:t>
      </w:r>
      <w:r w:rsidRPr="00D12807">
        <w:rPr>
          <w:b w:val="0"/>
          <w:bCs w:val="0"/>
          <w:sz w:val="28"/>
          <w:szCs w:val="28"/>
          <w:lang w:val="en-IN"/>
        </w:rPr>
        <w:t>7</w:t>
      </w:r>
      <w:r w:rsidR="00C43560" w:rsidRPr="00D12807">
        <w:rPr>
          <w:b w:val="0"/>
          <w:bCs w:val="0"/>
          <w:sz w:val="28"/>
          <w:szCs w:val="28"/>
          <w:lang w:val="en-IN"/>
        </w:rPr>
        <w:t>”</w:t>
      </w:r>
      <w:r w:rsidRPr="00D12807">
        <w:rPr>
          <w:b w:val="0"/>
          <w:bCs w:val="0"/>
          <w:sz w:val="28"/>
          <w:szCs w:val="28"/>
          <w:lang w:val="en-IN"/>
        </w:rPr>
        <w:t>&gt;No crops uploaded yet.&lt;/td&gt;&lt;/tr&gt;</w:t>
      </w:r>
    </w:p>
    <w:p w14:paraId="45DC13EE" w14:textId="77777777"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 xml:space="preserve">        &lt;?php endif; ?&gt;</w:t>
      </w:r>
    </w:p>
    <w:p w14:paraId="26F5592B" w14:textId="77777777"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 xml:space="preserve">    &lt;/table&gt;</w:t>
      </w:r>
    </w:p>
    <w:p w14:paraId="2D6A99F1" w14:textId="77777777" w:rsidR="00820FD8" w:rsidRPr="00D12807" w:rsidRDefault="00820FD8" w:rsidP="00820FD8">
      <w:pPr>
        <w:pStyle w:val="Heading3"/>
        <w:tabs>
          <w:tab w:val="left" w:pos="1168"/>
        </w:tabs>
        <w:spacing w:line="360" w:lineRule="auto"/>
        <w:rPr>
          <w:b w:val="0"/>
          <w:bCs w:val="0"/>
          <w:sz w:val="28"/>
          <w:szCs w:val="28"/>
          <w:lang w:val="en-IN"/>
        </w:rPr>
      </w:pPr>
    </w:p>
    <w:p w14:paraId="6DA08BCA" w14:textId="77777777" w:rsidR="00820FD8" w:rsidRPr="00D12807" w:rsidRDefault="00820FD8" w:rsidP="00820FD8">
      <w:pPr>
        <w:pStyle w:val="Heading3"/>
        <w:tabs>
          <w:tab w:val="left" w:pos="1168"/>
        </w:tabs>
        <w:spacing w:line="360" w:lineRule="auto"/>
        <w:rPr>
          <w:b w:val="0"/>
          <w:bCs w:val="0"/>
          <w:sz w:val="28"/>
          <w:szCs w:val="28"/>
          <w:lang w:val="en-IN"/>
        </w:rPr>
      </w:pPr>
      <w:r w:rsidRPr="00D12807">
        <w:rPr>
          <w:b w:val="0"/>
          <w:bCs w:val="0"/>
          <w:sz w:val="28"/>
          <w:szCs w:val="28"/>
          <w:lang w:val="en-IN"/>
        </w:rPr>
        <w:t>&lt;/body&gt;</w:t>
      </w:r>
    </w:p>
    <w:p w14:paraId="26F5DBB1" w14:textId="431FAB09" w:rsidR="003E039C" w:rsidRPr="00D12807" w:rsidRDefault="00820FD8" w:rsidP="00820FD8">
      <w:pPr>
        <w:pStyle w:val="Heading3"/>
        <w:tabs>
          <w:tab w:val="left" w:pos="1168"/>
        </w:tabs>
        <w:spacing w:line="360" w:lineRule="auto"/>
        <w:rPr>
          <w:sz w:val="28"/>
          <w:szCs w:val="28"/>
        </w:rPr>
      </w:pPr>
      <w:r w:rsidRPr="00D12807">
        <w:rPr>
          <w:b w:val="0"/>
          <w:bCs w:val="0"/>
          <w:sz w:val="28"/>
          <w:szCs w:val="28"/>
          <w:lang w:val="en-IN"/>
        </w:rPr>
        <w:t>&lt;/html&gt;</w:t>
      </w:r>
    </w:p>
    <w:p w14:paraId="4D49ECD0" w14:textId="3D81CE67" w:rsidR="00B17326" w:rsidRPr="00D12807" w:rsidRDefault="003E039C" w:rsidP="00B17326">
      <w:pPr>
        <w:pStyle w:val="Heading3"/>
        <w:tabs>
          <w:tab w:val="left" w:pos="1168"/>
        </w:tabs>
        <w:spacing w:line="360" w:lineRule="auto"/>
        <w:ind w:hanging="628"/>
        <w:rPr>
          <w:sz w:val="28"/>
          <w:szCs w:val="28"/>
          <w:lang w:val="en-IN"/>
        </w:rPr>
      </w:pPr>
      <w:r w:rsidRPr="00D12807">
        <w:rPr>
          <w:sz w:val="28"/>
          <w:szCs w:val="28"/>
        </w:rPr>
        <w:t>Step 9</w:t>
      </w:r>
      <w:r w:rsidR="00B17326" w:rsidRPr="00D12807">
        <w:rPr>
          <w:sz w:val="28"/>
          <w:szCs w:val="28"/>
        </w:rPr>
        <w:t>:</w:t>
      </w:r>
      <w:r w:rsidR="00B17326" w:rsidRPr="00D12807">
        <w:rPr>
          <w:sz w:val="28"/>
          <w:szCs w:val="28"/>
          <w:lang w:val="en-IN"/>
        </w:rPr>
        <w:t>Messaging and Crop Feedback</w:t>
      </w:r>
    </w:p>
    <w:p w14:paraId="280EC0CE" w14:textId="77777777" w:rsidR="00B17326" w:rsidRPr="00D12807" w:rsidRDefault="00B17326" w:rsidP="00B17326">
      <w:pPr>
        <w:pStyle w:val="Heading3"/>
        <w:numPr>
          <w:ilvl w:val="0"/>
          <w:numId w:val="111"/>
        </w:numPr>
        <w:tabs>
          <w:tab w:val="left" w:pos="1168"/>
        </w:tabs>
        <w:spacing w:line="360" w:lineRule="auto"/>
        <w:rPr>
          <w:b w:val="0"/>
          <w:bCs w:val="0"/>
          <w:sz w:val="28"/>
          <w:szCs w:val="28"/>
          <w:lang w:val="en-IN"/>
        </w:rPr>
      </w:pPr>
      <w:r w:rsidRPr="00D12807">
        <w:rPr>
          <w:b w:val="0"/>
          <w:bCs w:val="0"/>
          <w:sz w:val="28"/>
          <w:szCs w:val="28"/>
          <w:lang w:val="en-IN"/>
        </w:rPr>
        <w:t>Add feature for consumers to message farmers after holding a crop.</w:t>
      </w:r>
    </w:p>
    <w:p w14:paraId="59075F20" w14:textId="77777777" w:rsidR="00B17326" w:rsidRPr="00D12807" w:rsidRDefault="00B17326" w:rsidP="00B17326">
      <w:pPr>
        <w:pStyle w:val="Heading3"/>
        <w:numPr>
          <w:ilvl w:val="0"/>
          <w:numId w:val="111"/>
        </w:numPr>
        <w:tabs>
          <w:tab w:val="left" w:pos="1168"/>
        </w:tabs>
        <w:spacing w:line="360" w:lineRule="auto"/>
        <w:rPr>
          <w:b w:val="0"/>
          <w:bCs w:val="0"/>
          <w:sz w:val="28"/>
          <w:szCs w:val="28"/>
          <w:lang w:val="en-IN"/>
        </w:rPr>
      </w:pPr>
      <w:r w:rsidRPr="00D12807">
        <w:rPr>
          <w:b w:val="0"/>
          <w:bCs w:val="0"/>
          <w:sz w:val="28"/>
          <w:szCs w:val="28"/>
          <w:lang w:val="en-IN"/>
        </w:rPr>
        <w:t>Optional: Add feedback functionality where consumers can rate farmers and leave a comment.</w:t>
      </w:r>
    </w:p>
    <w:p w14:paraId="0AD922A0" w14:textId="77777777" w:rsidR="00B17326" w:rsidRPr="00D12807" w:rsidRDefault="00B17326" w:rsidP="00B17326">
      <w:pPr>
        <w:pStyle w:val="Heading3"/>
        <w:numPr>
          <w:ilvl w:val="0"/>
          <w:numId w:val="111"/>
        </w:numPr>
        <w:tabs>
          <w:tab w:val="left" w:pos="1168"/>
        </w:tabs>
        <w:spacing w:line="360" w:lineRule="auto"/>
        <w:rPr>
          <w:b w:val="0"/>
          <w:bCs w:val="0"/>
          <w:sz w:val="28"/>
          <w:szCs w:val="28"/>
          <w:lang w:val="en-IN"/>
        </w:rPr>
      </w:pPr>
      <w:r w:rsidRPr="00D12807">
        <w:rPr>
          <w:b w:val="0"/>
          <w:bCs w:val="0"/>
          <w:sz w:val="28"/>
          <w:szCs w:val="28"/>
          <w:lang w:val="en-IN"/>
        </w:rPr>
        <w:t>Store this data in a messages or feedback table and display on the dashboard.</w:t>
      </w:r>
    </w:p>
    <w:p w14:paraId="5D257E60" w14:textId="4711F8FD" w:rsidR="003E039C" w:rsidRPr="00D12807" w:rsidRDefault="003E039C" w:rsidP="00B17326">
      <w:pPr>
        <w:pStyle w:val="Heading3"/>
        <w:tabs>
          <w:tab w:val="left" w:pos="1168"/>
        </w:tabs>
        <w:spacing w:line="360" w:lineRule="auto"/>
        <w:ind w:hanging="628"/>
        <w:rPr>
          <w:sz w:val="28"/>
          <w:szCs w:val="28"/>
        </w:rPr>
      </w:pPr>
    </w:p>
    <w:p w14:paraId="026E14A0" w14:textId="5FB91636" w:rsidR="003E039C" w:rsidRPr="00D12807" w:rsidRDefault="003E039C" w:rsidP="00463367">
      <w:pPr>
        <w:pStyle w:val="Heading3"/>
        <w:tabs>
          <w:tab w:val="left" w:pos="1168"/>
        </w:tabs>
        <w:spacing w:line="360" w:lineRule="auto"/>
        <w:ind w:hanging="628"/>
        <w:rPr>
          <w:sz w:val="28"/>
          <w:szCs w:val="28"/>
        </w:rPr>
      </w:pPr>
      <w:r w:rsidRPr="00D12807">
        <w:rPr>
          <w:sz w:val="28"/>
          <w:szCs w:val="28"/>
        </w:rPr>
        <w:t>Step 10: Testing and Debugging</w:t>
      </w:r>
    </w:p>
    <w:p w14:paraId="5DFD4C3E" w14:textId="78C49E46" w:rsidR="00B17326" w:rsidRPr="00D12807" w:rsidRDefault="00B17326" w:rsidP="00B17326">
      <w:pPr>
        <w:pStyle w:val="Heading3"/>
        <w:numPr>
          <w:ilvl w:val="0"/>
          <w:numId w:val="113"/>
        </w:numPr>
        <w:tabs>
          <w:tab w:val="left" w:pos="1168"/>
        </w:tabs>
        <w:spacing w:line="360" w:lineRule="auto"/>
        <w:rPr>
          <w:b w:val="0"/>
          <w:bCs w:val="0"/>
          <w:sz w:val="28"/>
          <w:szCs w:val="28"/>
          <w:lang w:val="en-IN"/>
        </w:rPr>
      </w:pPr>
      <w:r w:rsidRPr="00D12807">
        <w:rPr>
          <w:b w:val="0"/>
          <w:bCs w:val="0"/>
          <w:sz w:val="28"/>
          <w:szCs w:val="28"/>
          <w:lang w:val="en-IN"/>
        </w:rPr>
        <w:t>Test all modules thoroughly:</w:t>
      </w:r>
    </w:p>
    <w:p w14:paraId="5962DB8F" w14:textId="77777777" w:rsidR="00B17326" w:rsidRPr="00D12807" w:rsidRDefault="00B17326" w:rsidP="00B17326">
      <w:pPr>
        <w:pStyle w:val="Heading3"/>
        <w:numPr>
          <w:ilvl w:val="0"/>
          <w:numId w:val="113"/>
        </w:numPr>
        <w:tabs>
          <w:tab w:val="left" w:pos="1168"/>
        </w:tabs>
        <w:spacing w:line="360" w:lineRule="auto"/>
        <w:rPr>
          <w:b w:val="0"/>
          <w:bCs w:val="0"/>
          <w:sz w:val="28"/>
          <w:szCs w:val="28"/>
          <w:lang w:val="en-IN"/>
        </w:rPr>
      </w:pPr>
      <w:r w:rsidRPr="00D12807">
        <w:rPr>
          <w:b w:val="0"/>
          <w:bCs w:val="0"/>
          <w:sz w:val="28"/>
          <w:szCs w:val="28"/>
          <w:lang w:val="en-IN"/>
        </w:rPr>
        <w:t>Registration/login (wrong email/password)</w:t>
      </w:r>
    </w:p>
    <w:p w14:paraId="408DF283" w14:textId="77777777" w:rsidR="00B17326" w:rsidRPr="00D12807" w:rsidRDefault="00B17326" w:rsidP="00B17326">
      <w:pPr>
        <w:pStyle w:val="Heading3"/>
        <w:numPr>
          <w:ilvl w:val="0"/>
          <w:numId w:val="113"/>
        </w:numPr>
        <w:tabs>
          <w:tab w:val="left" w:pos="1168"/>
        </w:tabs>
        <w:spacing w:line="360" w:lineRule="auto"/>
        <w:rPr>
          <w:b w:val="0"/>
          <w:bCs w:val="0"/>
          <w:sz w:val="28"/>
          <w:szCs w:val="28"/>
          <w:lang w:val="en-IN"/>
        </w:rPr>
      </w:pPr>
      <w:r w:rsidRPr="00D12807">
        <w:rPr>
          <w:b w:val="0"/>
          <w:bCs w:val="0"/>
          <w:sz w:val="28"/>
          <w:szCs w:val="28"/>
          <w:lang w:val="en-IN"/>
        </w:rPr>
        <w:t>Crop uploads (invalid image types)</w:t>
      </w:r>
    </w:p>
    <w:p w14:paraId="209D6535" w14:textId="77777777" w:rsidR="00B17326" w:rsidRPr="00D12807" w:rsidRDefault="00B17326" w:rsidP="00B17326">
      <w:pPr>
        <w:pStyle w:val="Heading3"/>
        <w:numPr>
          <w:ilvl w:val="0"/>
          <w:numId w:val="113"/>
        </w:numPr>
        <w:tabs>
          <w:tab w:val="left" w:pos="1168"/>
        </w:tabs>
        <w:spacing w:line="360" w:lineRule="auto"/>
        <w:rPr>
          <w:b w:val="0"/>
          <w:bCs w:val="0"/>
          <w:sz w:val="28"/>
          <w:szCs w:val="28"/>
          <w:lang w:val="en-IN"/>
        </w:rPr>
      </w:pPr>
      <w:r w:rsidRPr="00D12807">
        <w:rPr>
          <w:b w:val="0"/>
          <w:bCs w:val="0"/>
          <w:sz w:val="28"/>
          <w:szCs w:val="28"/>
          <w:lang w:val="en-IN"/>
        </w:rPr>
        <w:t>Search (empty or unmatched locations)</w:t>
      </w:r>
    </w:p>
    <w:p w14:paraId="51405F05" w14:textId="77777777" w:rsidR="00B17326" w:rsidRPr="00D12807" w:rsidRDefault="00B17326" w:rsidP="00B17326">
      <w:pPr>
        <w:pStyle w:val="Heading3"/>
        <w:numPr>
          <w:ilvl w:val="0"/>
          <w:numId w:val="113"/>
        </w:numPr>
        <w:tabs>
          <w:tab w:val="left" w:pos="1168"/>
        </w:tabs>
        <w:spacing w:line="360" w:lineRule="auto"/>
        <w:rPr>
          <w:b w:val="0"/>
          <w:bCs w:val="0"/>
          <w:sz w:val="28"/>
          <w:szCs w:val="28"/>
          <w:lang w:val="en-IN"/>
        </w:rPr>
      </w:pPr>
      <w:r w:rsidRPr="00D12807">
        <w:rPr>
          <w:b w:val="0"/>
          <w:bCs w:val="0"/>
          <w:sz w:val="28"/>
          <w:szCs w:val="28"/>
          <w:lang w:val="en-IN"/>
        </w:rPr>
        <w:t>Hold/unhold logic (already held crops)</w:t>
      </w:r>
    </w:p>
    <w:p w14:paraId="2D8A2892" w14:textId="77777777" w:rsidR="00B17326" w:rsidRPr="00D12807" w:rsidRDefault="00B17326" w:rsidP="00B17326">
      <w:pPr>
        <w:pStyle w:val="Heading3"/>
        <w:numPr>
          <w:ilvl w:val="0"/>
          <w:numId w:val="113"/>
        </w:numPr>
        <w:tabs>
          <w:tab w:val="left" w:pos="1168"/>
        </w:tabs>
        <w:spacing w:line="360" w:lineRule="auto"/>
        <w:rPr>
          <w:b w:val="0"/>
          <w:bCs w:val="0"/>
          <w:sz w:val="28"/>
          <w:szCs w:val="28"/>
          <w:lang w:val="en-IN"/>
        </w:rPr>
      </w:pPr>
      <w:r w:rsidRPr="00D12807">
        <w:rPr>
          <w:b w:val="0"/>
          <w:bCs w:val="0"/>
          <w:sz w:val="28"/>
          <w:szCs w:val="28"/>
          <w:lang w:val="en-IN"/>
        </w:rPr>
        <w:t>Messaging system</w:t>
      </w:r>
    </w:p>
    <w:p w14:paraId="28433624" w14:textId="77777777" w:rsidR="00B17326" w:rsidRPr="00D12807" w:rsidRDefault="00B17326" w:rsidP="00B17326">
      <w:pPr>
        <w:pStyle w:val="Heading3"/>
        <w:numPr>
          <w:ilvl w:val="0"/>
          <w:numId w:val="113"/>
        </w:numPr>
        <w:tabs>
          <w:tab w:val="left" w:pos="1168"/>
        </w:tabs>
        <w:spacing w:line="360" w:lineRule="auto"/>
        <w:rPr>
          <w:b w:val="0"/>
          <w:bCs w:val="0"/>
          <w:sz w:val="28"/>
          <w:szCs w:val="28"/>
          <w:lang w:val="en-IN"/>
        </w:rPr>
      </w:pPr>
      <w:r w:rsidRPr="00D12807">
        <w:rPr>
          <w:b w:val="0"/>
          <w:bCs w:val="0"/>
          <w:sz w:val="28"/>
          <w:szCs w:val="28"/>
          <w:lang w:val="en-IN"/>
        </w:rPr>
        <w:lastRenderedPageBreak/>
        <w:t>Payment confirmation (mock/test mode)</w:t>
      </w:r>
    </w:p>
    <w:p w14:paraId="3580D965" w14:textId="77777777" w:rsidR="00B17326" w:rsidRPr="00D12807" w:rsidRDefault="00B17326" w:rsidP="00B17326">
      <w:pPr>
        <w:pStyle w:val="Heading3"/>
        <w:numPr>
          <w:ilvl w:val="0"/>
          <w:numId w:val="113"/>
        </w:numPr>
        <w:tabs>
          <w:tab w:val="left" w:pos="1168"/>
        </w:tabs>
        <w:spacing w:line="360" w:lineRule="auto"/>
        <w:rPr>
          <w:b w:val="0"/>
          <w:bCs w:val="0"/>
          <w:sz w:val="28"/>
          <w:szCs w:val="28"/>
          <w:lang w:val="en-IN"/>
        </w:rPr>
      </w:pPr>
      <w:r w:rsidRPr="00D12807">
        <w:rPr>
          <w:b w:val="0"/>
          <w:bCs w:val="0"/>
          <w:sz w:val="28"/>
          <w:szCs w:val="28"/>
          <w:lang w:val="en-IN"/>
        </w:rPr>
        <w:t>Session expiry or logout issues</w:t>
      </w:r>
    </w:p>
    <w:p w14:paraId="2B20DB1F" w14:textId="29F8D074" w:rsidR="00B17326" w:rsidRPr="00D12807" w:rsidRDefault="00B17326" w:rsidP="00B17326">
      <w:pPr>
        <w:pStyle w:val="Heading3"/>
        <w:numPr>
          <w:ilvl w:val="0"/>
          <w:numId w:val="113"/>
        </w:numPr>
        <w:tabs>
          <w:tab w:val="left" w:pos="1168"/>
        </w:tabs>
        <w:spacing w:line="360" w:lineRule="auto"/>
        <w:rPr>
          <w:b w:val="0"/>
          <w:bCs w:val="0"/>
          <w:sz w:val="28"/>
          <w:szCs w:val="28"/>
          <w:lang w:val="en-IN"/>
        </w:rPr>
      </w:pPr>
      <w:r w:rsidRPr="00D12807">
        <w:rPr>
          <w:b w:val="0"/>
          <w:bCs w:val="0"/>
          <w:sz w:val="28"/>
          <w:szCs w:val="28"/>
          <w:lang w:val="en-IN"/>
        </w:rPr>
        <w:t>Add error messages and input validations on both frontend and backend.</w:t>
      </w:r>
    </w:p>
    <w:p w14:paraId="398638A4" w14:textId="3D49EF0C" w:rsidR="003E039C" w:rsidRPr="00D12807" w:rsidRDefault="003E039C" w:rsidP="00463367">
      <w:pPr>
        <w:pStyle w:val="Heading3"/>
        <w:tabs>
          <w:tab w:val="left" w:pos="1168"/>
        </w:tabs>
        <w:spacing w:line="360" w:lineRule="auto"/>
        <w:rPr>
          <w:sz w:val="28"/>
          <w:szCs w:val="28"/>
        </w:rPr>
      </w:pPr>
    </w:p>
    <w:p w14:paraId="6D37B096" w14:textId="476BD204" w:rsidR="003E039C" w:rsidRPr="00D12807" w:rsidRDefault="003E039C" w:rsidP="00463367">
      <w:pPr>
        <w:pStyle w:val="Heading3"/>
        <w:tabs>
          <w:tab w:val="left" w:pos="1168"/>
        </w:tabs>
        <w:spacing w:line="360" w:lineRule="auto"/>
        <w:ind w:hanging="628"/>
        <w:rPr>
          <w:sz w:val="28"/>
          <w:szCs w:val="28"/>
        </w:rPr>
      </w:pPr>
      <w:r w:rsidRPr="00D12807">
        <w:rPr>
          <w:sz w:val="28"/>
          <w:szCs w:val="28"/>
        </w:rPr>
        <w:t>Step 11: Hosting the Project (Optional)</w:t>
      </w:r>
    </w:p>
    <w:p w14:paraId="23B7BE36" w14:textId="1E022142" w:rsidR="00B17326" w:rsidRPr="00D12807" w:rsidRDefault="00B17326" w:rsidP="00B17326">
      <w:pPr>
        <w:pStyle w:val="Heading3"/>
        <w:numPr>
          <w:ilvl w:val="0"/>
          <w:numId w:val="116"/>
        </w:numPr>
        <w:tabs>
          <w:tab w:val="left" w:pos="1168"/>
        </w:tabs>
        <w:rPr>
          <w:b w:val="0"/>
          <w:bCs w:val="0"/>
          <w:sz w:val="28"/>
          <w:szCs w:val="28"/>
          <w:lang w:val="en-IN"/>
        </w:rPr>
      </w:pPr>
      <w:r w:rsidRPr="00D12807">
        <w:rPr>
          <w:b w:val="0"/>
          <w:bCs w:val="0"/>
          <w:sz w:val="28"/>
          <w:szCs w:val="28"/>
          <w:lang w:val="en-IN"/>
        </w:rPr>
        <w:t>Deploy your project using hosting platforms such as:</w:t>
      </w:r>
    </w:p>
    <w:p w14:paraId="5B08E4A6" w14:textId="77777777" w:rsidR="00B17326" w:rsidRPr="00D12807" w:rsidRDefault="00B17326" w:rsidP="00B17326">
      <w:pPr>
        <w:pStyle w:val="Heading3"/>
        <w:numPr>
          <w:ilvl w:val="0"/>
          <w:numId w:val="116"/>
        </w:numPr>
        <w:tabs>
          <w:tab w:val="left" w:pos="1168"/>
        </w:tabs>
        <w:rPr>
          <w:b w:val="0"/>
          <w:bCs w:val="0"/>
          <w:sz w:val="28"/>
          <w:szCs w:val="28"/>
          <w:lang w:val="en-IN"/>
        </w:rPr>
      </w:pPr>
      <w:r w:rsidRPr="00D12807">
        <w:rPr>
          <w:b w:val="0"/>
          <w:bCs w:val="0"/>
          <w:sz w:val="28"/>
          <w:szCs w:val="28"/>
          <w:lang w:val="en-IN"/>
        </w:rPr>
        <w:t>cPanel shared hosting (e.g., Hostinger, GoDaddy)</w:t>
      </w:r>
    </w:p>
    <w:p w14:paraId="7F3895A2" w14:textId="77777777" w:rsidR="00B17326" w:rsidRPr="00A016DB" w:rsidRDefault="00B17326" w:rsidP="00B17326">
      <w:pPr>
        <w:pStyle w:val="Heading3"/>
        <w:numPr>
          <w:ilvl w:val="0"/>
          <w:numId w:val="116"/>
        </w:numPr>
        <w:tabs>
          <w:tab w:val="left" w:pos="1168"/>
        </w:tabs>
        <w:rPr>
          <w:b w:val="0"/>
          <w:bCs w:val="0"/>
          <w:sz w:val="28"/>
          <w:szCs w:val="28"/>
          <w:lang w:val="en-IN"/>
        </w:rPr>
      </w:pPr>
      <w:r w:rsidRPr="00A016DB">
        <w:rPr>
          <w:b w:val="0"/>
          <w:bCs w:val="0"/>
          <w:sz w:val="28"/>
          <w:szCs w:val="28"/>
          <w:lang w:val="en-IN"/>
        </w:rPr>
        <w:t>Cloud platforms (Heroku, Vercel, Netlify + backend via Render or Railway)</w:t>
      </w:r>
    </w:p>
    <w:p w14:paraId="38D1662E" w14:textId="77777777" w:rsidR="00B17326" w:rsidRPr="00A016DB" w:rsidRDefault="00B17326" w:rsidP="00B17326">
      <w:pPr>
        <w:pStyle w:val="Heading3"/>
        <w:numPr>
          <w:ilvl w:val="0"/>
          <w:numId w:val="116"/>
        </w:numPr>
        <w:tabs>
          <w:tab w:val="left" w:pos="1168"/>
        </w:tabs>
        <w:rPr>
          <w:b w:val="0"/>
          <w:bCs w:val="0"/>
          <w:sz w:val="28"/>
          <w:szCs w:val="28"/>
          <w:lang w:val="en-IN"/>
        </w:rPr>
      </w:pPr>
      <w:r w:rsidRPr="00A016DB">
        <w:rPr>
          <w:b w:val="0"/>
          <w:bCs w:val="0"/>
          <w:sz w:val="28"/>
          <w:szCs w:val="28"/>
          <w:lang w:val="en-IN"/>
        </w:rPr>
        <w:t>AWS (Lightsail, EC2) for advanced users</w:t>
      </w:r>
    </w:p>
    <w:p w14:paraId="5449D624" w14:textId="52C298CC" w:rsidR="00B17326" w:rsidRPr="00A016DB" w:rsidRDefault="00B17326" w:rsidP="00B17326">
      <w:pPr>
        <w:pStyle w:val="Heading3"/>
        <w:numPr>
          <w:ilvl w:val="0"/>
          <w:numId w:val="116"/>
        </w:numPr>
        <w:tabs>
          <w:tab w:val="left" w:pos="1168"/>
        </w:tabs>
        <w:rPr>
          <w:b w:val="0"/>
          <w:bCs w:val="0"/>
          <w:sz w:val="28"/>
          <w:szCs w:val="28"/>
          <w:lang w:val="en-IN"/>
        </w:rPr>
      </w:pPr>
      <w:r w:rsidRPr="00A016DB">
        <w:rPr>
          <w:b w:val="0"/>
          <w:bCs w:val="0"/>
          <w:sz w:val="28"/>
          <w:szCs w:val="28"/>
          <w:lang w:val="en-IN"/>
        </w:rPr>
        <w:t>Move your MySQL database online using:</w:t>
      </w:r>
    </w:p>
    <w:p w14:paraId="2FA8FE58" w14:textId="77777777" w:rsidR="00B17326" w:rsidRPr="00A016DB" w:rsidRDefault="00B17326" w:rsidP="00B17326">
      <w:pPr>
        <w:pStyle w:val="Heading3"/>
        <w:numPr>
          <w:ilvl w:val="0"/>
          <w:numId w:val="116"/>
        </w:numPr>
        <w:tabs>
          <w:tab w:val="left" w:pos="1168"/>
        </w:tabs>
        <w:rPr>
          <w:b w:val="0"/>
          <w:bCs w:val="0"/>
          <w:sz w:val="28"/>
          <w:szCs w:val="28"/>
          <w:lang w:val="en-IN"/>
        </w:rPr>
      </w:pPr>
      <w:r w:rsidRPr="00A016DB">
        <w:rPr>
          <w:b w:val="0"/>
          <w:bCs w:val="0"/>
          <w:sz w:val="28"/>
          <w:szCs w:val="28"/>
          <w:lang w:val="en-IN"/>
        </w:rPr>
        <w:t>ClearDB (for Heroku)</w:t>
      </w:r>
    </w:p>
    <w:p w14:paraId="01323297" w14:textId="77777777" w:rsidR="00B17326" w:rsidRPr="00A016DB" w:rsidRDefault="00B17326" w:rsidP="00B17326">
      <w:pPr>
        <w:pStyle w:val="Heading3"/>
        <w:numPr>
          <w:ilvl w:val="0"/>
          <w:numId w:val="116"/>
        </w:numPr>
        <w:tabs>
          <w:tab w:val="left" w:pos="1168"/>
        </w:tabs>
        <w:rPr>
          <w:b w:val="0"/>
          <w:bCs w:val="0"/>
          <w:sz w:val="28"/>
          <w:szCs w:val="28"/>
          <w:lang w:val="en-IN"/>
        </w:rPr>
      </w:pPr>
      <w:r w:rsidRPr="00A016DB">
        <w:rPr>
          <w:b w:val="0"/>
          <w:bCs w:val="0"/>
          <w:sz w:val="28"/>
          <w:szCs w:val="28"/>
          <w:lang w:val="en-IN"/>
        </w:rPr>
        <w:t>PlanetScale or other MySQL cloud providers</w:t>
      </w:r>
    </w:p>
    <w:p w14:paraId="36040123" w14:textId="66F18783" w:rsidR="00B17326" w:rsidRPr="00A016DB" w:rsidRDefault="00B17326" w:rsidP="00B17326">
      <w:pPr>
        <w:pStyle w:val="Heading3"/>
        <w:numPr>
          <w:ilvl w:val="0"/>
          <w:numId w:val="116"/>
        </w:numPr>
        <w:tabs>
          <w:tab w:val="left" w:pos="1168"/>
        </w:tabs>
        <w:rPr>
          <w:b w:val="0"/>
          <w:bCs w:val="0"/>
          <w:sz w:val="28"/>
          <w:szCs w:val="28"/>
          <w:lang w:val="en-IN"/>
        </w:rPr>
      </w:pPr>
      <w:r w:rsidRPr="00A016DB">
        <w:rPr>
          <w:b w:val="0"/>
          <w:bCs w:val="0"/>
          <w:sz w:val="28"/>
          <w:szCs w:val="28"/>
          <w:lang w:val="en-IN"/>
        </w:rPr>
        <w:t>phpMyAdmin via cPanel hosting</w:t>
      </w:r>
    </w:p>
    <w:p w14:paraId="108C64BE" w14:textId="77777777" w:rsidR="00B17326" w:rsidRPr="00A016DB" w:rsidRDefault="00B17326" w:rsidP="00B17326">
      <w:pPr>
        <w:pStyle w:val="Heading3"/>
        <w:tabs>
          <w:tab w:val="left" w:pos="1168"/>
        </w:tabs>
        <w:rPr>
          <w:b w:val="0"/>
          <w:bCs w:val="0"/>
          <w:sz w:val="28"/>
          <w:szCs w:val="28"/>
          <w:lang w:val="en-IN"/>
        </w:rPr>
      </w:pPr>
    </w:p>
    <w:p w14:paraId="12E2EC00" w14:textId="77777777" w:rsidR="00B17326" w:rsidRPr="00A016DB" w:rsidRDefault="00B17326" w:rsidP="00B17326">
      <w:pPr>
        <w:pStyle w:val="Heading3"/>
        <w:tabs>
          <w:tab w:val="left" w:pos="1168"/>
        </w:tabs>
        <w:rPr>
          <w:b w:val="0"/>
          <w:bCs w:val="0"/>
          <w:sz w:val="28"/>
          <w:szCs w:val="28"/>
          <w:lang w:val="en-IN"/>
        </w:rPr>
      </w:pPr>
    </w:p>
    <w:p w14:paraId="6D204C7C" w14:textId="77777777" w:rsidR="00B17326" w:rsidRDefault="00B17326" w:rsidP="00B17326">
      <w:pPr>
        <w:pStyle w:val="Heading3"/>
        <w:tabs>
          <w:tab w:val="left" w:pos="1168"/>
        </w:tabs>
        <w:rPr>
          <w:b w:val="0"/>
          <w:bCs w:val="0"/>
          <w:sz w:val="28"/>
          <w:szCs w:val="28"/>
          <w:lang w:val="en-IN"/>
        </w:rPr>
      </w:pPr>
    </w:p>
    <w:p w14:paraId="58A30BD4" w14:textId="77777777" w:rsidR="00F20269" w:rsidRDefault="00F20269" w:rsidP="00B17326">
      <w:pPr>
        <w:pStyle w:val="Heading3"/>
        <w:tabs>
          <w:tab w:val="left" w:pos="1168"/>
        </w:tabs>
        <w:rPr>
          <w:b w:val="0"/>
          <w:bCs w:val="0"/>
          <w:sz w:val="28"/>
          <w:szCs w:val="28"/>
          <w:lang w:val="en-IN"/>
        </w:rPr>
      </w:pPr>
    </w:p>
    <w:p w14:paraId="47751B29" w14:textId="77777777" w:rsidR="00F20269" w:rsidRDefault="00F20269" w:rsidP="00B17326">
      <w:pPr>
        <w:pStyle w:val="Heading3"/>
        <w:tabs>
          <w:tab w:val="left" w:pos="1168"/>
        </w:tabs>
        <w:rPr>
          <w:b w:val="0"/>
          <w:bCs w:val="0"/>
          <w:sz w:val="28"/>
          <w:szCs w:val="28"/>
          <w:lang w:val="en-IN"/>
        </w:rPr>
      </w:pPr>
    </w:p>
    <w:p w14:paraId="768ADAA5" w14:textId="77777777" w:rsidR="00F20269" w:rsidRDefault="00F20269" w:rsidP="00B17326">
      <w:pPr>
        <w:pStyle w:val="Heading3"/>
        <w:tabs>
          <w:tab w:val="left" w:pos="1168"/>
        </w:tabs>
        <w:rPr>
          <w:b w:val="0"/>
          <w:bCs w:val="0"/>
          <w:sz w:val="28"/>
          <w:szCs w:val="28"/>
          <w:lang w:val="en-IN"/>
        </w:rPr>
      </w:pPr>
    </w:p>
    <w:p w14:paraId="493848C8" w14:textId="77777777" w:rsidR="00F20269" w:rsidRDefault="00F20269" w:rsidP="00B17326">
      <w:pPr>
        <w:pStyle w:val="Heading3"/>
        <w:tabs>
          <w:tab w:val="left" w:pos="1168"/>
        </w:tabs>
        <w:rPr>
          <w:b w:val="0"/>
          <w:bCs w:val="0"/>
          <w:sz w:val="28"/>
          <w:szCs w:val="28"/>
          <w:lang w:val="en-IN"/>
        </w:rPr>
      </w:pPr>
    </w:p>
    <w:p w14:paraId="157ADF99" w14:textId="77777777" w:rsidR="00F20269" w:rsidRDefault="00F20269" w:rsidP="00B17326">
      <w:pPr>
        <w:pStyle w:val="Heading3"/>
        <w:tabs>
          <w:tab w:val="left" w:pos="1168"/>
        </w:tabs>
        <w:rPr>
          <w:b w:val="0"/>
          <w:bCs w:val="0"/>
          <w:sz w:val="28"/>
          <w:szCs w:val="28"/>
          <w:lang w:val="en-IN"/>
        </w:rPr>
      </w:pPr>
    </w:p>
    <w:p w14:paraId="3872690F" w14:textId="77777777" w:rsidR="00F20269" w:rsidRDefault="00F20269" w:rsidP="00B17326">
      <w:pPr>
        <w:pStyle w:val="Heading3"/>
        <w:tabs>
          <w:tab w:val="left" w:pos="1168"/>
        </w:tabs>
        <w:rPr>
          <w:b w:val="0"/>
          <w:bCs w:val="0"/>
          <w:sz w:val="28"/>
          <w:szCs w:val="28"/>
          <w:lang w:val="en-IN"/>
        </w:rPr>
      </w:pPr>
    </w:p>
    <w:p w14:paraId="4BC923E5" w14:textId="77777777" w:rsidR="00F20269" w:rsidRDefault="00F20269" w:rsidP="00B17326">
      <w:pPr>
        <w:pStyle w:val="Heading3"/>
        <w:tabs>
          <w:tab w:val="left" w:pos="1168"/>
        </w:tabs>
        <w:rPr>
          <w:b w:val="0"/>
          <w:bCs w:val="0"/>
          <w:sz w:val="28"/>
          <w:szCs w:val="28"/>
          <w:lang w:val="en-IN"/>
        </w:rPr>
      </w:pPr>
    </w:p>
    <w:p w14:paraId="16AF9198" w14:textId="77777777" w:rsidR="00F20269" w:rsidRDefault="00F20269" w:rsidP="00B17326">
      <w:pPr>
        <w:pStyle w:val="Heading3"/>
        <w:tabs>
          <w:tab w:val="left" w:pos="1168"/>
        </w:tabs>
        <w:rPr>
          <w:b w:val="0"/>
          <w:bCs w:val="0"/>
          <w:sz w:val="28"/>
          <w:szCs w:val="28"/>
          <w:lang w:val="en-IN"/>
        </w:rPr>
      </w:pPr>
    </w:p>
    <w:p w14:paraId="56CAB7D2" w14:textId="77777777" w:rsidR="00F20269" w:rsidRDefault="00F20269" w:rsidP="00B17326">
      <w:pPr>
        <w:pStyle w:val="Heading3"/>
        <w:tabs>
          <w:tab w:val="left" w:pos="1168"/>
        </w:tabs>
        <w:rPr>
          <w:b w:val="0"/>
          <w:bCs w:val="0"/>
          <w:sz w:val="28"/>
          <w:szCs w:val="28"/>
          <w:lang w:val="en-IN"/>
        </w:rPr>
      </w:pPr>
    </w:p>
    <w:p w14:paraId="65B8FB5D" w14:textId="77777777" w:rsidR="00F20269" w:rsidRDefault="00F20269" w:rsidP="00B17326">
      <w:pPr>
        <w:pStyle w:val="Heading3"/>
        <w:tabs>
          <w:tab w:val="left" w:pos="1168"/>
        </w:tabs>
        <w:rPr>
          <w:b w:val="0"/>
          <w:bCs w:val="0"/>
          <w:sz w:val="28"/>
          <w:szCs w:val="28"/>
          <w:lang w:val="en-IN"/>
        </w:rPr>
      </w:pPr>
    </w:p>
    <w:p w14:paraId="27832746" w14:textId="77777777" w:rsidR="00F20269" w:rsidRDefault="00F20269" w:rsidP="00B17326">
      <w:pPr>
        <w:pStyle w:val="Heading3"/>
        <w:tabs>
          <w:tab w:val="left" w:pos="1168"/>
        </w:tabs>
        <w:rPr>
          <w:b w:val="0"/>
          <w:bCs w:val="0"/>
          <w:sz w:val="28"/>
          <w:szCs w:val="28"/>
          <w:lang w:val="en-IN"/>
        </w:rPr>
      </w:pPr>
    </w:p>
    <w:p w14:paraId="5A9CB59E" w14:textId="77777777" w:rsidR="00F20269" w:rsidRDefault="00F20269" w:rsidP="00B17326">
      <w:pPr>
        <w:pStyle w:val="Heading3"/>
        <w:tabs>
          <w:tab w:val="left" w:pos="1168"/>
        </w:tabs>
        <w:rPr>
          <w:b w:val="0"/>
          <w:bCs w:val="0"/>
          <w:sz w:val="28"/>
          <w:szCs w:val="28"/>
          <w:lang w:val="en-IN"/>
        </w:rPr>
      </w:pPr>
    </w:p>
    <w:p w14:paraId="48ECF158" w14:textId="77777777" w:rsidR="00F20269" w:rsidRDefault="00F20269" w:rsidP="00B17326">
      <w:pPr>
        <w:pStyle w:val="Heading3"/>
        <w:tabs>
          <w:tab w:val="left" w:pos="1168"/>
        </w:tabs>
        <w:rPr>
          <w:b w:val="0"/>
          <w:bCs w:val="0"/>
          <w:sz w:val="28"/>
          <w:szCs w:val="28"/>
          <w:lang w:val="en-IN"/>
        </w:rPr>
      </w:pPr>
    </w:p>
    <w:p w14:paraId="5021128B" w14:textId="77777777" w:rsidR="00F20269" w:rsidRPr="00A016DB" w:rsidRDefault="00F20269" w:rsidP="00B17326">
      <w:pPr>
        <w:pStyle w:val="Heading3"/>
        <w:tabs>
          <w:tab w:val="left" w:pos="1168"/>
        </w:tabs>
        <w:rPr>
          <w:b w:val="0"/>
          <w:bCs w:val="0"/>
          <w:sz w:val="28"/>
          <w:szCs w:val="28"/>
          <w:lang w:val="en-IN"/>
        </w:rPr>
      </w:pPr>
    </w:p>
    <w:p w14:paraId="1007F4C7" w14:textId="77777777" w:rsidR="00B17326" w:rsidRPr="00A016DB" w:rsidRDefault="00B17326" w:rsidP="00B17326">
      <w:pPr>
        <w:pStyle w:val="Heading3"/>
        <w:tabs>
          <w:tab w:val="left" w:pos="1168"/>
        </w:tabs>
        <w:rPr>
          <w:b w:val="0"/>
          <w:bCs w:val="0"/>
          <w:sz w:val="28"/>
          <w:szCs w:val="28"/>
          <w:lang w:val="en-IN"/>
        </w:rPr>
      </w:pPr>
    </w:p>
    <w:p w14:paraId="5BAC4CB9" w14:textId="77777777" w:rsidR="00B17326" w:rsidRPr="00A016DB" w:rsidRDefault="00B17326" w:rsidP="00B17326">
      <w:pPr>
        <w:pStyle w:val="Heading3"/>
        <w:tabs>
          <w:tab w:val="left" w:pos="1168"/>
        </w:tabs>
        <w:rPr>
          <w:b w:val="0"/>
          <w:bCs w:val="0"/>
          <w:sz w:val="28"/>
          <w:szCs w:val="28"/>
          <w:lang w:val="en-IN"/>
        </w:rPr>
      </w:pPr>
    </w:p>
    <w:p w14:paraId="773D6D81" w14:textId="77777777" w:rsidR="00B17326" w:rsidRPr="00A016DB" w:rsidRDefault="00B17326" w:rsidP="00B17326">
      <w:pPr>
        <w:pStyle w:val="Heading3"/>
        <w:tabs>
          <w:tab w:val="left" w:pos="1168"/>
        </w:tabs>
        <w:rPr>
          <w:b w:val="0"/>
          <w:bCs w:val="0"/>
          <w:sz w:val="28"/>
          <w:szCs w:val="28"/>
          <w:lang w:val="en-IN"/>
        </w:rPr>
      </w:pPr>
    </w:p>
    <w:p w14:paraId="49F55E54" w14:textId="77777777" w:rsidR="00B17326" w:rsidRPr="00A016DB" w:rsidRDefault="00B17326" w:rsidP="00B17326">
      <w:pPr>
        <w:pStyle w:val="Heading3"/>
        <w:tabs>
          <w:tab w:val="left" w:pos="1168"/>
        </w:tabs>
        <w:rPr>
          <w:b w:val="0"/>
          <w:bCs w:val="0"/>
          <w:sz w:val="28"/>
          <w:szCs w:val="28"/>
          <w:lang w:val="en-IN"/>
        </w:rPr>
      </w:pPr>
    </w:p>
    <w:p w14:paraId="41080576" w14:textId="77777777" w:rsidR="00463367" w:rsidRPr="00A016DB" w:rsidRDefault="00463367" w:rsidP="00463367">
      <w:pPr>
        <w:pStyle w:val="BodyText"/>
        <w:spacing w:before="186" w:line="360" w:lineRule="auto"/>
        <w:ind w:right="-687"/>
        <w:rPr>
          <w:b/>
          <w:bCs/>
          <w:sz w:val="28"/>
          <w:szCs w:val="28"/>
        </w:rPr>
      </w:pPr>
      <w:r w:rsidRPr="00A016DB">
        <w:rPr>
          <w:b/>
          <w:bCs/>
          <w:sz w:val="28"/>
          <w:szCs w:val="28"/>
        </w:rPr>
        <w:lastRenderedPageBreak/>
        <w:t>5.4 SCREENSHOTS OF KEY MODULES</w:t>
      </w:r>
    </w:p>
    <w:p w14:paraId="227F24BB" w14:textId="77777777" w:rsidR="00B17326" w:rsidRDefault="00463367" w:rsidP="0054378E">
      <w:pPr>
        <w:pStyle w:val="BodyText"/>
        <w:spacing w:before="186" w:line="360" w:lineRule="auto"/>
        <w:ind w:right="-687"/>
        <w:rPr>
          <w:sz w:val="28"/>
          <w:szCs w:val="28"/>
        </w:rPr>
      </w:pPr>
      <w:r w:rsidRPr="00A016DB">
        <w:rPr>
          <w:sz w:val="28"/>
          <w:szCs w:val="28"/>
        </w:rPr>
        <w:t>The following screenshots represent key components:</w:t>
      </w:r>
    </w:p>
    <w:p w14:paraId="153895FF" w14:textId="0AC6BDC5" w:rsidR="009E5E5B" w:rsidRPr="009E5E5B" w:rsidRDefault="009E5E5B" w:rsidP="009E5E5B">
      <w:pPr>
        <w:pStyle w:val="BodyText"/>
        <w:spacing w:before="186" w:line="360" w:lineRule="auto"/>
        <w:ind w:right="-687"/>
        <w:rPr>
          <w:sz w:val="28"/>
          <w:szCs w:val="28"/>
        </w:rPr>
      </w:pPr>
      <w:r w:rsidRPr="009E5E5B">
        <w:rPr>
          <w:sz w:val="28"/>
          <w:szCs w:val="28"/>
        </w:rPr>
        <w:t>The AgriConnect platform comprises various key pages and features that facilitate seamless interactions between farmers and consumers. The Home Page serves as an introduction to the platform, showcasing its purpose and benefits. New users can register through the Register Page, creating an account to access the platform's features. Existing users can log in via the Login Page, gaining access to their personalized dashboards. The Landing Page provides an overview of the platform's services, while the About page offers insights into the platform's mission and vision</w:t>
      </w:r>
    </w:p>
    <w:p w14:paraId="267168F7" w14:textId="71ADA34F" w:rsidR="009E5E5B" w:rsidRPr="009E5E5B" w:rsidRDefault="009E5E5B" w:rsidP="009E5E5B">
      <w:pPr>
        <w:pStyle w:val="BodyText"/>
        <w:spacing w:before="186" w:line="360" w:lineRule="auto"/>
        <w:ind w:right="-687"/>
        <w:rPr>
          <w:sz w:val="28"/>
          <w:szCs w:val="28"/>
        </w:rPr>
      </w:pPr>
      <w:r w:rsidRPr="009E5E5B">
        <w:rPr>
          <w:sz w:val="28"/>
          <w:szCs w:val="28"/>
        </w:rPr>
        <w:t>Farmer Dashboard: Farmers have a dedicated dashboard to manage their activities, including listing crops, tracking orders, and communicating with consumers. Through the Farmer Crops Details section, farmers can add and manage crop listings, providing essential details such as crop type, quantity, and pricing. Farmers can also engage with consumers through the Farmer Chat with Consumers feature, enabling real-time communication and building trust.</w:t>
      </w:r>
    </w:p>
    <w:p w14:paraId="605FCC0F" w14:textId="2D5F1060" w:rsidR="009E5E5B" w:rsidRPr="009E5E5B" w:rsidRDefault="009E5E5B" w:rsidP="009E5E5B">
      <w:pPr>
        <w:pStyle w:val="BodyText"/>
        <w:spacing w:before="186" w:line="360" w:lineRule="auto"/>
        <w:ind w:right="-687"/>
        <w:rPr>
          <w:sz w:val="28"/>
          <w:szCs w:val="28"/>
        </w:rPr>
      </w:pPr>
      <w:r w:rsidRPr="009E5E5B">
        <w:rPr>
          <w:sz w:val="28"/>
          <w:szCs w:val="28"/>
        </w:rPr>
        <w:t>Consumer Dashboard: Consumers have their own dashboard, where they can Search for crops based on location, type, and other criteria. They can place holds on crops they're interested in and track their orders. The Hold Requests feature allows consumers to reserve crops, and they can also provide Feedback &amp; Reviews for farmers and crops. Consumers can also Chat with Farmers to ask questions or negotiate prices.</w:t>
      </w:r>
    </w:p>
    <w:p w14:paraId="4C0A1A09" w14:textId="056AEA5D" w:rsidR="0054378E" w:rsidRPr="00A016DB" w:rsidRDefault="009E5E5B" w:rsidP="009E5E5B">
      <w:pPr>
        <w:pStyle w:val="BodyText"/>
        <w:spacing w:before="186" w:line="360" w:lineRule="auto"/>
        <w:ind w:right="-687"/>
        <w:rPr>
          <w:sz w:val="28"/>
          <w:szCs w:val="28"/>
        </w:rPr>
        <w:sectPr w:rsidR="0054378E" w:rsidRPr="00A016DB">
          <w:pgSz w:w="11930" w:h="16860"/>
          <w:pgMar w:top="1340" w:right="1275" w:bottom="1220" w:left="992" w:header="0" w:footer="1022" w:gutter="0"/>
          <w:cols w:space="720"/>
        </w:sectPr>
      </w:pPr>
      <w:r w:rsidRPr="009E5E5B">
        <w:rPr>
          <w:sz w:val="28"/>
          <w:szCs w:val="28"/>
        </w:rPr>
        <w:t>The Contact Support feature ensures that users can reach out for assistance with any issues or concerns. Overall, AgriConnect's user-friendly interface and comprehensive features create a robust platform for farmers and consumers to connect, transact, and build relationships.</w:t>
      </w:r>
    </w:p>
    <w:p w14:paraId="3A95A57C" w14:textId="70C929DA" w:rsidR="006C3158" w:rsidRPr="00A016DB" w:rsidRDefault="00000000" w:rsidP="0054378E">
      <w:pPr>
        <w:spacing w:before="75"/>
        <w:rPr>
          <w:b/>
          <w:sz w:val="28"/>
          <w:szCs w:val="28"/>
        </w:rPr>
      </w:pPr>
      <w:r w:rsidRPr="00A016DB">
        <w:rPr>
          <w:b/>
          <w:sz w:val="28"/>
          <w:szCs w:val="28"/>
        </w:rPr>
        <w:lastRenderedPageBreak/>
        <w:t>5.</w:t>
      </w:r>
      <w:r w:rsidR="00AA56C0">
        <w:rPr>
          <w:b/>
          <w:sz w:val="28"/>
          <w:szCs w:val="28"/>
        </w:rPr>
        <w:t>4</w:t>
      </w:r>
      <w:r w:rsidRPr="00A016DB">
        <w:rPr>
          <w:b/>
          <w:spacing w:val="-8"/>
          <w:sz w:val="28"/>
          <w:szCs w:val="28"/>
        </w:rPr>
        <w:t xml:space="preserve"> </w:t>
      </w:r>
      <w:r w:rsidRPr="00A016DB">
        <w:rPr>
          <w:b/>
          <w:spacing w:val="-2"/>
          <w:sz w:val="28"/>
          <w:szCs w:val="28"/>
        </w:rPr>
        <w:t>SCREENSHOT</w:t>
      </w:r>
    </w:p>
    <w:p w14:paraId="19FA5433" w14:textId="2FAC6F79" w:rsidR="006C3158" w:rsidRPr="00A016DB" w:rsidRDefault="0054378E">
      <w:pPr>
        <w:pStyle w:val="BodyText"/>
        <w:spacing w:before="161"/>
        <w:ind w:left="0"/>
        <w:rPr>
          <w:b/>
          <w:sz w:val="28"/>
          <w:szCs w:val="28"/>
        </w:rPr>
      </w:pPr>
      <w:r w:rsidRPr="00A016DB">
        <w:rPr>
          <w:noProof/>
          <w:sz w:val="28"/>
          <w:szCs w:val="28"/>
        </w:rPr>
        <w:drawing>
          <wp:inline distT="0" distB="0" distL="0" distR="0" wp14:anchorId="170E84AD" wp14:editId="4538D0BB">
            <wp:extent cx="6136005" cy="3270885"/>
            <wp:effectExtent l="0" t="0" r="0" b="5715"/>
            <wp:docPr id="20332701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36005" cy="3270885"/>
                    </a:xfrm>
                    <a:prstGeom prst="rect">
                      <a:avLst/>
                    </a:prstGeom>
                    <a:noFill/>
                    <a:ln>
                      <a:noFill/>
                    </a:ln>
                  </pic:spPr>
                </pic:pic>
              </a:graphicData>
            </a:graphic>
          </wp:inline>
        </w:drawing>
      </w:r>
    </w:p>
    <w:p w14:paraId="337CED50" w14:textId="0EF973ED" w:rsidR="006C3158" w:rsidRPr="005B4BC7" w:rsidRDefault="00000000">
      <w:pPr>
        <w:ind w:left="985" w:right="707"/>
        <w:jc w:val="center"/>
        <w:rPr>
          <w:b/>
          <w:spacing w:val="-4"/>
          <w:sz w:val="28"/>
          <w:szCs w:val="28"/>
        </w:rPr>
      </w:pPr>
      <w:r w:rsidRPr="005B4BC7">
        <w:rPr>
          <w:b/>
          <w:sz w:val="28"/>
          <w:szCs w:val="28"/>
        </w:rPr>
        <w:t>Fig</w:t>
      </w:r>
      <w:r w:rsidRPr="005B4BC7">
        <w:rPr>
          <w:b/>
          <w:spacing w:val="-17"/>
          <w:sz w:val="28"/>
          <w:szCs w:val="28"/>
        </w:rPr>
        <w:t xml:space="preserve"> </w:t>
      </w:r>
      <w:r w:rsidRPr="005B4BC7">
        <w:rPr>
          <w:b/>
          <w:sz w:val="28"/>
          <w:szCs w:val="28"/>
        </w:rPr>
        <w:t>5.1</w:t>
      </w:r>
      <w:r w:rsidRPr="005B4BC7">
        <w:rPr>
          <w:b/>
          <w:spacing w:val="-13"/>
          <w:sz w:val="28"/>
          <w:szCs w:val="28"/>
        </w:rPr>
        <w:t xml:space="preserve"> </w:t>
      </w:r>
      <w:r w:rsidR="0054378E" w:rsidRPr="005B4BC7">
        <w:rPr>
          <w:b/>
          <w:sz w:val="28"/>
          <w:szCs w:val="28"/>
        </w:rPr>
        <w:t>Home</w:t>
      </w:r>
      <w:r w:rsidRPr="005B4BC7">
        <w:rPr>
          <w:b/>
          <w:spacing w:val="-10"/>
          <w:sz w:val="28"/>
          <w:szCs w:val="28"/>
        </w:rPr>
        <w:t xml:space="preserve"> </w:t>
      </w:r>
      <w:r w:rsidRPr="005B4BC7">
        <w:rPr>
          <w:b/>
          <w:spacing w:val="-4"/>
          <w:sz w:val="28"/>
          <w:szCs w:val="28"/>
        </w:rPr>
        <w:t>Page</w:t>
      </w:r>
    </w:p>
    <w:p w14:paraId="1CB637A7" w14:textId="77777777" w:rsidR="0054378E" w:rsidRPr="00A016DB" w:rsidRDefault="0054378E">
      <w:pPr>
        <w:ind w:left="985" w:right="707"/>
        <w:jc w:val="center"/>
        <w:rPr>
          <w:b/>
          <w:sz w:val="28"/>
          <w:szCs w:val="28"/>
        </w:rPr>
      </w:pPr>
    </w:p>
    <w:p w14:paraId="5AA8E629" w14:textId="22DDB578" w:rsidR="006C3158" w:rsidRDefault="0054378E">
      <w:pPr>
        <w:pStyle w:val="BodyText"/>
        <w:spacing w:before="66"/>
        <w:ind w:left="0"/>
        <w:rPr>
          <w:b/>
          <w:sz w:val="20"/>
        </w:rPr>
      </w:pPr>
      <w:r>
        <w:rPr>
          <w:noProof/>
        </w:rPr>
        <w:drawing>
          <wp:inline distT="0" distB="0" distL="0" distR="0" wp14:anchorId="127942ED" wp14:editId="570527DD">
            <wp:extent cx="6135370" cy="4121728"/>
            <wp:effectExtent l="0" t="0" r="0" b="0"/>
            <wp:docPr id="8292154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66884" cy="4142899"/>
                    </a:xfrm>
                    <a:prstGeom prst="rect">
                      <a:avLst/>
                    </a:prstGeom>
                    <a:noFill/>
                    <a:ln>
                      <a:noFill/>
                    </a:ln>
                  </pic:spPr>
                </pic:pic>
              </a:graphicData>
            </a:graphic>
          </wp:inline>
        </w:drawing>
      </w:r>
    </w:p>
    <w:p w14:paraId="1C929368" w14:textId="77777777" w:rsidR="006C3158" w:rsidRDefault="006C3158">
      <w:pPr>
        <w:pStyle w:val="BodyText"/>
        <w:spacing w:before="30"/>
        <w:ind w:left="0"/>
        <w:rPr>
          <w:b/>
          <w:sz w:val="26"/>
        </w:rPr>
      </w:pPr>
    </w:p>
    <w:p w14:paraId="3E2DAE76" w14:textId="6321C5C8" w:rsidR="006C3158" w:rsidRDefault="00000000">
      <w:pPr>
        <w:ind w:left="990" w:right="704"/>
        <w:jc w:val="center"/>
        <w:rPr>
          <w:b/>
        </w:rPr>
      </w:pPr>
      <w:r>
        <w:rPr>
          <w:b/>
          <w:spacing w:val="-2"/>
          <w:sz w:val="26"/>
        </w:rPr>
        <w:t>Fig</w:t>
      </w:r>
      <w:r>
        <w:rPr>
          <w:b/>
          <w:spacing w:val="-15"/>
          <w:sz w:val="26"/>
        </w:rPr>
        <w:t xml:space="preserve"> </w:t>
      </w:r>
      <w:r>
        <w:rPr>
          <w:b/>
          <w:spacing w:val="-2"/>
          <w:sz w:val="26"/>
        </w:rPr>
        <w:t>5.2</w:t>
      </w:r>
      <w:r>
        <w:rPr>
          <w:b/>
          <w:spacing w:val="-11"/>
          <w:sz w:val="26"/>
        </w:rPr>
        <w:t xml:space="preserve"> </w:t>
      </w:r>
      <w:r w:rsidR="0054378E">
        <w:rPr>
          <w:b/>
          <w:spacing w:val="-2"/>
        </w:rPr>
        <w:t>Register Page</w:t>
      </w:r>
    </w:p>
    <w:p w14:paraId="798AA8C0" w14:textId="77777777" w:rsidR="006C3158" w:rsidRDefault="006C3158">
      <w:pPr>
        <w:jc w:val="center"/>
        <w:rPr>
          <w:b/>
        </w:rPr>
        <w:sectPr w:rsidR="006C3158">
          <w:pgSz w:w="11930" w:h="16860"/>
          <w:pgMar w:top="1340" w:right="1275" w:bottom="1220" w:left="992" w:header="0" w:footer="1022" w:gutter="0"/>
          <w:cols w:space="720"/>
        </w:sectPr>
      </w:pPr>
    </w:p>
    <w:p w14:paraId="5778BD51" w14:textId="2497AFC4" w:rsidR="006C3158" w:rsidRDefault="0054378E">
      <w:pPr>
        <w:pStyle w:val="BodyText"/>
        <w:ind w:left="736"/>
        <w:rPr>
          <w:sz w:val="20"/>
        </w:rPr>
      </w:pPr>
      <w:r>
        <w:rPr>
          <w:noProof/>
        </w:rPr>
        <w:lastRenderedPageBreak/>
        <w:drawing>
          <wp:inline distT="0" distB="0" distL="0" distR="0" wp14:anchorId="4A41AA82" wp14:editId="13D4C180">
            <wp:extent cx="6068118" cy="3270787"/>
            <wp:effectExtent l="0" t="0" r="0" b="6350"/>
            <wp:docPr id="5393795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80088" cy="3277239"/>
                    </a:xfrm>
                    <a:prstGeom prst="rect">
                      <a:avLst/>
                    </a:prstGeom>
                    <a:noFill/>
                    <a:ln>
                      <a:noFill/>
                    </a:ln>
                  </pic:spPr>
                </pic:pic>
              </a:graphicData>
            </a:graphic>
          </wp:inline>
        </w:drawing>
      </w:r>
    </w:p>
    <w:p w14:paraId="4659294E" w14:textId="77777777" w:rsidR="00FF5FC1" w:rsidRDefault="00FF5FC1">
      <w:pPr>
        <w:ind w:left="985" w:right="712"/>
        <w:jc w:val="center"/>
        <w:rPr>
          <w:b/>
          <w:sz w:val="28"/>
          <w:szCs w:val="28"/>
        </w:rPr>
      </w:pPr>
    </w:p>
    <w:p w14:paraId="3BF117D7" w14:textId="77777777" w:rsidR="00FF5FC1" w:rsidRDefault="00FF5FC1">
      <w:pPr>
        <w:ind w:left="985" w:right="712"/>
        <w:jc w:val="center"/>
        <w:rPr>
          <w:b/>
          <w:sz w:val="28"/>
          <w:szCs w:val="28"/>
        </w:rPr>
      </w:pPr>
    </w:p>
    <w:p w14:paraId="4E03B819" w14:textId="6592631C" w:rsidR="006C3158" w:rsidRPr="00FF5FC1" w:rsidRDefault="00000000">
      <w:pPr>
        <w:ind w:left="985" w:right="712"/>
        <w:jc w:val="center"/>
        <w:rPr>
          <w:b/>
          <w:sz w:val="28"/>
          <w:szCs w:val="28"/>
        </w:rPr>
      </w:pPr>
      <w:r w:rsidRPr="00FF5FC1">
        <w:rPr>
          <w:b/>
          <w:sz w:val="28"/>
          <w:szCs w:val="28"/>
        </w:rPr>
        <w:t>Fig</w:t>
      </w:r>
      <w:r w:rsidRPr="00FF5FC1">
        <w:rPr>
          <w:b/>
          <w:spacing w:val="-11"/>
          <w:sz w:val="28"/>
          <w:szCs w:val="28"/>
        </w:rPr>
        <w:t xml:space="preserve"> </w:t>
      </w:r>
      <w:r w:rsidRPr="00FF5FC1">
        <w:rPr>
          <w:b/>
          <w:sz w:val="28"/>
          <w:szCs w:val="28"/>
        </w:rPr>
        <w:t>5.3</w:t>
      </w:r>
      <w:r w:rsidRPr="00FF5FC1">
        <w:rPr>
          <w:b/>
          <w:spacing w:val="-10"/>
          <w:sz w:val="28"/>
          <w:szCs w:val="28"/>
        </w:rPr>
        <w:t xml:space="preserve"> </w:t>
      </w:r>
      <w:r w:rsidR="0054378E" w:rsidRPr="00FF5FC1">
        <w:rPr>
          <w:b/>
          <w:sz w:val="28"/>
          <w:szCs w:val="28"/>
        </w:rPr>
        <w:t>login page</w:t>
      </w:r>
    </w:p>
    <w:p w14:paraId="0F1DC159" w14:textId="77777777" w:rsidR="0036215B" w:rsidRDefault="0036215B">
      <w:pPr>
        <w:ind w:left="985" w:right="712"/>
        <w:jc w:val="center"/>
        <w:rPr>
          <w:b/>
          <w:sz w:val="24"/>
        </w:rPr>
      </w:pPr>
    </w:p>
    <w:p w14:paraId="28126AE1" w14:textId="77777777" w:rsidR="0036215B" w:rsidRDefault="0036215B">
      <w:pPr>
        <w:ind w:left="985" w:right="712"/>
        <w:jc w:val="center"/>
        <w:rPr>
          <w:b/>
          <w:sz w:val="24"/>
        </w:rPr>
      </w:pPr>
    </w:p>
    <w:p w14:paraId="05D2AE67" w14:textId="77777777" w:rsidR="0036215B" w:rsidRDefault="0036215B">
      <w:pPr>
        <w:ind w:left="985" w:right="712"/>
        <w:jc w:val="center"/>
        <w:rPr>
          <w:b/>
          <w:sz w:val="24"/>
        </w:rPr>
      </w:pPr>
    </w:p>
    <w:p w14:paraId="115F6ED7" w14:textId="7822C38C" w:rsidR="0036215B" w:rsidRDefault="007A34FF">
      <w:pPr>
        <w:ind w:left="985" w:right="712"/>
        <w:jc w:val="center"/>
        <w:rPr>
          <w:b/>
          <w:sz w:val="24"/>
        </w:rPr>
      </w:pPr>
      <w:r>
        <w:rPr>
          <w:noProof/>
        </w:rPr>
        <w:drawing>
          <wp:inline distT="0" distB="0" distL="0" distR="0" wp14:anchorId="68B4D61B" wp14:editId="3A192222">
            <wp:extent cx="6136005" cy="3270885"/>
            <wp:effectExtent l="0" t="0" r="0" b="5715"/>
            <wp:docPr id="4787432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36005" cy="3270885"/>
                    </a:xfrm>
                    <a:prstGeom prst="rect">
                      <a:avLst/>
                    </a:prstGeom>
                    <a:noFill/>
                    <a:ln>
                      <a:noFill/>
                    </a:ln>
                  </pic:spPr>
                </pic:pic>
              </a:graphicData>
            </a:graphic>
          </wp:inline>
        </w:drawing>
      </w:r>
    </w:p>
    <w:p w14:paraId="6F31857B" w14:textId="24CDFE48" w:rsidR="0054378E" w:rsidRDefault="0054378E">
      <w:pPr>
        <w:ind w:left="985" w:right="712"/>
        <w:jc w:val="center"/>
        <w:rPr>
          <w:b/>
          <w:sz w:val="24"/>
        </w:rPr>
      </w:pPr>
    </w:p>
    <w:p w14:paraId="2ADF862F" w14:textId="5A98168A" w:rsidR="0036215B" w:rsidRDefault="0036215B">
      <w:pPr>
        <w:ind w:left="985" w:right="712"/>
        <w:jc w:val="center"/>
        <w:rPr>
          <w:b/>
          <w:sz w:val="24"/>
        </w:rPr>
      </w:pPr>
    </w:p>
    <w:p w14:paraId="63FD1ED5" w14:textId="77777777" w:rsidR="00FF5FC1" w:rsidRDefault="00FF5FC1">
      <w:pPr>
        <w:ind w:left="985" w:right="712"/>
        <w:jc w:val="center"/>
        <w:rPr>
          <w:b/>
          <w:sz w:val="28"/>
          <w:szCs w:val="28"/>
        </w:rPr>
      </w:pPr>
    </w:p>
    <w:p w14:paraId="64D7D9BA" w14:textId="77777777" w:rsidR="00FF5FC1" w:rsidRDefault="00FF5FC1">
      <w:pPr>
        <w:ind w:left="985" w:right="712"/>
        <w:jc w:val="center"/>
        <w:rPr>
          <w:b/>
          <w:sz w:val="28"/>
          <w:szCs w:val="28"/>
        </w:rPr>
      </w:pPr>
    </w:p>
    <w:p w14:paraId="0BD8AD67" w14:textId="0094BB08" w:rsidR="0036215B" w:rsidRDefault="0036215B">
      <w:pPr>
        <w:ind w:left="985" w:right="712"/>
        <w:jc w:val="center"/>
        <w:rPr>
          <w:b/>
          <w:sz w:val="28"/>
          <w:szCs w:val="28"/>
        </w:rPr>
      </w:pPr>
      <w:r w:rsidRPr="00FF5FC1">
        <w:rPr>
          <w:b/>
          <w:sz w:val="28"/>
          <w:szCs w:val="28"/>
        </w:rPr>
        <w:t>Fig 5.4 Landing Page</w:t>
      </w:r>
    </w:p>
    <w:p w14:paraId="1B72B7A7" w14:textId="77777777" w:rsidR="007A34FF" w:rsidRDefault="007A34FF">
      <w:pPr>
        <w:ind w:left="985" w:right="712"/>
        <w:jc w:val="center"/>
        <w:rPr>
          <w:b/>
          <w:sz w:val="28"/>
          <w:szCs w:val="28"/>
        </w:rPr>
      </w:pPr>
    </w:p>
    <w:p w14:paraId="5C47134E" w14:textId="1720AE38" w:rsidR="007A34FF" w:rsidRDefault="007A34FF">
      <w:pPr>
        <w:ind w:left="985" w:right="712"/>
        <w:jc w:val="center"/>
        <w:rPr>
          <w:b/>
          <w:sz w:val="28"/>
          <w:szCs w:val="28"/>
        </w:rPr>
      </w:pPr>
      <w:r>
        <w:rPr>
          <w:noProof/>
        </w:rPr>
        <w:lastRenderedPageBreak/>
        <w:drawing>
          <wp:inline distT="0" distB="0" distL="0" distR="0" wp14:anchorId="5BC847D3" wp14:editId="2D784D4F">
            <wp:extent cx="5721832" cy="3227070"/>
            <wp:effectExtent l="0" t="0" r="0" b="0"/>
            <wp:docPr id="12831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7267" cy="3235775"/>
                    </a:xfrm>
                    <a:prstGeom prst="rect">
                      <a:avLst/>
                    </a:prstGeom>
                    <a:noFill/>
                    <a:ln>
                      <a:noFill/>
                    </a:ln>
                  </pic:spPr>
                </pic:pic>
              </a:graphicData>
            </a:graphic>
          </wp:inline>
        </w:drawing>
      </w:r>
    </w:p>
    <w:p w14:paraId="33C9E071" w14:textId="1D749F80" w:rsidR="007A34FF" w:rsidRDefault="007A34FF">
      <w:pPr>
        <w:ind w:left="985" w:right="712"/>
        <w:jc w:val="center"/>
        <w:rPr>
          <w:b/>
          <w:sz w:val="28"/>
          <w:szCs w:val="28"/>
        </w:rPr>
      </w:pPr>
    </w:p>
    <w:p w14:paraId="303ED64B" w14:textId="2F4DCFBA" w:rsidR="007A34FF" w:rsidRDefault="007A34FF">
      <w:pPr>
        <w:ind w:left="985" w:right="712"/>
        <w:jc w:val="center"/>
        <w:rPr>
          <w:b/>
          <w:sz w:val="28"/>
          <w:szCs w:val="28"/>
        </w:rPr>
      </w:pPr>
      <w:r>
        <w:rPr>
          <w:b/>
          <w:sz w:val="28"/>
          <w:szCs w:val="28"/>
        </w:rPr>
        <w:t>Fig 5.5 About</w:t>
      </w:r>
    </w:p>
    <w:p w14:paraId="71CB89FC" w14:textId="77777777" w:rsidR="007A34FF" w:rsidRDefault="007A34FF">
      <w:pPr>
        <w:ind w:left="985" w:right="712"/>
        <w:jc w:val="center"/>
        <w:rPr>
          <w:b/>
          <w:sz w:val="28"/>
          <w:szCs w:val="28"/>
        </w:rPr>
      </w:pPr>
    </w:p>
    <w:p w14:paraId="595D810C" w14:textId="77777777" w:rsidR="007A34FF" w:rsidRDefault="007A34FF">
      <w:pPr>
        <w:ind w:left="985" w:right="712"/>
        <w:jc w:val="center"/>
        <w:rPr>
          <w:b/>
          <w:sz w:val="28"/>
          <w:szCs w:val="28"/>
        </w:rPr>
      </w:pPr>
    </w:p>
    <w:p w14:paraId="10558ED0" w14:textId="77777777" w:rsidR="007A34FF" w:rsidRDefault="007A34FF">
      <w:pPr>
        <w:ind w:left="985" w:right="712"/>
        <w:jc w:val="center"/>
        <w:rPr>
          <w:b/>
          <w:sz w:val="28"/>
          <w:szCs w:val="28"/>
        </w:rPr>
      </w:pPr>
    </w:p>
    <w:p w14:paraId="6AA5231D" w14:textId="77777777" w:rsidR="007A34FF" w:rsidRDefault="007A34FF">
      <w:pPr>
        <w:ind w:left="985" w:right="712"/>
        <w:jc w:val="center"/>
        <w:rPr>
          <w:b/>
          <w:sz w:val="28"/>
          <w:szCs w:val="28"/>
        </w:rPr>
      </w:pPr>
    </w:p>
    <w:p w14:paraId="46C09A70" w14:textId="77777777" w:rsidR="007A34FF" w:rsidRDefault="007A34FF">
      <w:pPr>
        <w:ind w:left="985" w:right="712"/>
        <w:jc w:val="center"/>
        <w:rPr>
          <w:b/>
          <w:sz w:val="28"/>
          <w:szCs w:val="28"/>
        </w:rPr>
      </w:pPr>
    </w:p>
    <w:p w14:paraId="7D5DAD6C" w14:textId="77777777" w:rsidR="007A34FF" w:rsidRDefault="007A34FF">
      <w:pPr>
        <w:ind w:left="985" w:right="712"/>
        <w:jc w:val="center"/>
        <w:rPr>
          <w:b/>
          <w:sz w:val="28"/>
          <w:szCs w:val="28"/>
        </w:rPr>
      </w:pPr>
    </w:p>
    <w:p w14:paraId="73060D4B" w14:textId="77777777" w:rsidR="007A34FF" w:rsidRDefault="007A34FF">
      <w:pPr>
        <w:ind w:left="985" w:right="712"/>
        <w:jc w:val="center"/>
        <w:rPr>
          <w:b/>
          <w:sz w:val="28"/>
          <w:szCs w:val="28"/>
        </w:rPr>
      </w:pPr>
    </w:p>
    <w:p w14:paraId="076FFECD" w14:textId="77777777" w:rsidR="007A34FF" w:rsidRDefault="007A34FF" w:rsidP="00F300D3">
      <w:pPr>
        <w:ind w:right="712"/>
        <w:rPr>
          <w:b/>
          <w:sz w:val="28"/>
          <w:szCs w:val="28"/>
        </w:rPr>
      </w:pPr>
    </w:p>
    <w:p w14:paraId="71ACBBB3" w14:textId="116BEC08" w:rsidR="007A34FF" w:rsidRDefault="00F300D3">
      <w:pPr>
        <w:ind w:left="985" w:right="712"/>
        <w:jc w:val="center"/>
        <w:rPr>
          <w:b/>
          <w:sz w:val="28"/>
          <w:szCs w:val="28"/>
        </w:rPr>
      </w:pPr>
      <w:r>
        <w:rPr>
          <w:noProof/>
        </w:rPr>
        <w:drawing>
          <wp:inline distT="0" distB="0" distL="0" distR="0" wp14:anchorId="744AA9DF" wp14:editId="53216EAC">
            <wp:extent cx="6136005" cy="3162935"/>
            <wp:effectExtent l="0" t="0" r="0" b="0"/>
            <wp:docPr id="11290078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36005" cy="3162935"/>
                    </a:xfrm>
                    <a:prstGeom prst="rect">
                      <a:avLst/>
                    </a:prstGeom>
                    <a:noFill/>
                    <a:ln>
                      <a:noFill/>
                    </a:ln>
                  </pic:spPr>
                </pic:pic>
              </a:graphicData>
            </a:graphic>
          </wp:inline>
        </w:drawing>
      </w:r>
    </w:p>
    <w:p w14:paraId="2CD593DD" w14:textId="49243599" w:rsidR="00F300D3" w:rsidRDefault="00F300D3" w:rsidP="00F300D3">
      <w:pPr>
        <w:spacing w:before="1"/>
        <w:ind w:left="985" w:right="708"/>
        <w:jc w:val="center"/>
        <w:rPr>
          <w:b/>
          <w:spacing w:val="-2"/>
          <w:sz w:val="28"/>
          <w:szCs w:val="28"/>
        </w:rPr>
      </w:pPr>
      <w:r>
        <w:rPr>
          <w:b/>
          <w:spacing w:val="-2"/>
          <w:sz w:val="24"/>
        </w:rPr>
        <w:t>Fig</w:t>
      </w:r>
      <w:r>
        <w:rPr>
          <w:b/>
          <w:spacing w:val="-17"/>
          <w:sz w:val="24"/>
        </w:rPr>
        <w:t xml:space="preserve"> </w:t>
      </w:r>
      <w:r>
        <w:rPr>
          <w:b/>
          <w:spacing w:val="-2"/>
          <w:sz w:val="24"/>
        </w:rPr>
        <w:t>5.</w:t>
      </w:r>
      <w:r w:rsidR="005B4BC7">
        <w:rPr>
          <w:b/>
          <w:spacing w:val="-2"/>
          <w:sz w:val="24"/>
        </w:rPr>
        <w:t>6</w:t>
      </w:r>
      <w:r>
        <w:rPr>
          <w:b/>
          <w:spacing w:val="-2"/>
          <w:sz w:val="24"/>
        </w:rPr>
        <w:t xml:space="preserve"> </w:t>
      </w:r>
      <w:r w:rsidRPr="00FF5FC1">
        <w:rPr>
          <w:b/>
          <w:spacing w:val="-2"/>
          <w:sz w:val="28"/>
          <w:szCs w:val="28"/>
        </w:rPr>
        <w:t>Farmer Dashboa</w:t>
      </w:r>
      <w:r>
        <w:rPr>
          <w:b/>
          <w:spacing w:val="-2"/>
          <w:sz w:val="28"/>
          <w:szCs w:val="28"/>
        </w:rPr>
        <w:t>rd</w:t>
      </w:r>
    </w:p>
    <w:p w14:paraId="2B0EFFE4" w14:textId="77777777" w:rsidR="007A34FF" w:rsidRDefault="007A34FF">
      <w:pPr>
        <w:ind w:left="985" w:right="712"/>
        <w:jc w:val="center"/>
        <w:rPr>
          <w:b/>
          <w:sz w:val="28"/>
          <w:szCs w:val="28"/>
        </w:rPr>
      </w:pPr>
    </w:p>
    <w:p w14:paraId="17F5FBA2" w14:textId="0663FADD" w:rsidR="007A34FF" w:rsidRDefault="00F300D3" w:rsidP="00F300D3">
      <w:pPr>
        <w:ind w:right="712"/>
        <w:rPr>
          <w:b/>
          <w:sz w:val="28"/>
          <w:szCs w:val="28"/>
        </w:rPr>
      </w:pPr>
      <w:r>
        <w:rPr>
          <w:noProof/>
        </w:rPr>
        <w:lastRenderedPageBreak/>
        <w:drawing>
          <wp:inline distT="0" distB="0" distL="0" distR="0" wp14:anchorId="0CAF47FC" wp14:editId="487E44C9">
            <wp:extent cx="6136005" cy="3270885"/>
            <wp:effectExtent l="0" t="0" r="0" b="5715"/>
            <wp:docPr id="14666937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36005" cy="3270885"/>
                    </a:xfrm>
                    <a:prstGeom prst="rect">
                      <a:avLst/>
                    </a:prstGeom>
                    <a:noFill/>
                    <a:ln>
                      <a:noFill/>
                    </a:ln>
                  </pic:spPr>
                </pic:pic>
              </a:graphicData>
            </a:graphic>
          </wp:inline>
        </w:drawing>
      </w:r>
    </w:p>
    <w:p w14:paraId="3C0DAD48" w14:textId="77777777" w:rsidR="00F300D3" w:rsidRPr="00E24427" w:rsidRDefault="00F300D3" w:rsidP="00F300D3">
      <w:pPr>
        <w:spacing w:before="1"/>
        <w:ind w:right="708"/>
        <w:rPr>
          <w:b/>
          <w:spacing w:val="-2"/>
          <w:sz w:val="28"/>
          <w:szCs w:val="28"/>
        </w:rPr>
      </w:pPr>
    </w:p>
    <w:p w14:paraId="38B8A6F0" w14:textId="7D0F080E" w:rsidR="00F300D3" w:rsidRPr="00E24427" w:rsidRDefault="00000000" w:rsidP="00F300D3">
      <w:pPr>
        <w:spacing w:before="1"/>
        <w:ind w:left="985" w:right="708"/>
        <w:jc w:val="center"/>
        <w:rPr>
          <w:b/>
          <w:spacing w:val="-2"/>
          <w:sz w:val="28"/>
          <w:szCs w:val="28"/>
        </w:rPr>
      </w:pPr>
      <w:r w:rsidRPr="00E24427">
        <w:rPr>
          <w:b/>
          <w:spacing w:val="-2"/>
          <w:sz w:val="28"/>
          <w:szCs w:val="28"/>
        </w:rPr>
        <w:t>Fig</w:t>
      </w:r>
      <w:r w:rsidRPr="00E24427">
        <w:rPr>
          <w:b/>
          <w:spacing w:val="-17"/>
          <w:sz w:val="28"/>
          <w:szCs w:val="28"/>
        </w:rPr>
        <w:t xml:space="preserve"> </w:t>
      </w:r>
      <w:r w:rsidRPr="00E24427">
        <w:rPr>
          <w:b/>
          <w:spacing w:val="-2"/>
          <w:sz w:val="28"/>
          <w:szCs w:val="28"/>
        </w:rPr>
        <w:t>5.</w:t>
      </w:r>
      <w:r w:rsidR="005B4BC7">
        <w:rPr>
          <w:b/>
          <w:spacing w:val="-2"/>
          <w:sz w:val="28"/>
          <w:szCs w:val="28"/>
        </w:rPr>
        <w:t>7</w:t>
      </w:r>
      <w:r w:rsidR="0054378E" w:rsidRPr="00E24427">
        <w:rPr>
          <w:b/>
          <w:spacing w:val="-2"/>
          <w:sz w:val="28"/>
          <w:szCs w:val="28"/>
        </w:rPr>
        <w:t xml:space="preserve"> Far</w:t>
      </w:r>
      <w:r w:rsidR="00FA6DDC" w:rsidRPr="00E24427">
        <w:rPr>
          <w:b/>
          <w:spacing w:val="-2"/>
          <w:sz w:val="28"/>
          <w:szCs w:val="28"/>
        </w:rPr>
        <w:t>mer chat with consumers</w:t>
      </w:r>
    </w:p>
    <w:p w14:paraId="6FBFC811" w14:textId="24B9CD2F" w:rsidR="00F300D3" w:rsidRDefault="00F300D3" w:rsidP="00F300D3">
      <w:pPr>
        <w:spacing w:before="1"/>
        <w:ind w:left="985" w:right="708"/>
        <w:jc w:val="center"/>
        <w:rPr>
          <w:b/>
          <w:sz w:val="28"/>
          <w:szCs w:val="28"/>
        </w:rPr>
      </w:pPr>
    </w:p>
    <w:p w14:paraId="48F0B3FD" w14:textId="10AD49EA" w:rsidR="00F300D3" w:rsidRDefault="00F300D3" w:rsidP="00F300D3">
      <w:pPr>
        <w:spacing w:before="1"/>
        <w:ind w:left="985" w:right="708"/>
        <w:jc w:val="center"/>
        <w:rPr>
          <w:b/>
          <w:sz w:val="28"/>
          <w:szCs w:val="28"/>
        </w:rPr>
      </w:pPr>
    </w:p>
    <w:p w14:paraId="0E8CF872" w14:textId="333A266E" w:rsidR="00F300D3" w:rsidRDefault="00F300D3" w:rsidP="00F300D3">
      <w:pPr>
        <w:spacing w:before="1"/>
        <w:ind w:left="985" w:right="708"/>
        <w:jc w:val="center"/>
        <w:rPr>
          <w:b/>
          <w:sz w:val="28"/>
          <w:szCs w:val="28"/>
        </w:rPr>
      </w:pPr>
      <w:r>
        <w:rPr>
          <w:noProof/>
        </w:rPr>
        <w:drawing>
          <wp:anchor distT="0" distB="0" distL="114300" distR="114300" simplePos="0" relativeHeight="487588864" behindDoc="1" locked="0" layoutInCell="1" allowOverlap="1" wp14:anchorId="35A201A5" wp14:editId="263F7102">
            <wp:simplePos x="0" y="0"/>
            <wp:positionH relativeFrom="page">
              <wp:posOffset>926918</wp:posOffset>
            </wp:positionH>
            <wp:positionV relativeFrom="page">
              <wp:posOffset>5309688</wp:posOffset>
            </wp:positionV>
            <wp:extent cx="6136005" cy="3270885"/>
            <wp:effectExtent l="0" t="0" r="0" b="5715"/>
            <wp:wrapTopAndBottom/>
            <wp:docPr id="104031548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36005" cy="3270885"/>
                    </a:xfrm>
                    <a:prstGeom prst="rect">
                      <a:avLst/>
                    </a:prstGeom>
                    <a:noFill/>
                    <a:ln>
                      <a:noFill/>
                    </a:ln>
                  </pic:spPr>
                </pic:pic>
              </a:graphicData>
            </a:graphic>
          </wp:anchor>
        </w:drawing>
      </w:r>
    </w:p>
    <w:p w14:paraId="6BE4150E" w14:textId="616DAEE7" w:rsidR="00F300D3" w:rsidRDefault="00F300D3" w:rsidP="00F300D3">
      <w:pPr>
        <w:spacing w:before="1"/>
        <w:ind w:left="985" w:right="708"/>
        <w:jc w:val="center"/>
        <w:rPr>
          <w:b/>
          <w:sz w:val="28"/>
          <w:szCs w:val="28"/>
        </w:rPr>
      </w:pPr>
    </w:p>
    <w:p w14:paraId="5D7AA53E" w14:textId="6D4A5949" w:rsidR="00FF5FC1" w:rsidRPr="00F300D3" w:rsidRDefault="00FF5FC1" w:rsidP="00F300D3">
      <w:pPr>
        <w:spacing w:before="1"/>
        <w:ind w:left="985" w:right="708"/>
        <w:jc w:val="center"/>
        <w:rPr>
          <w:b/>
          <w:sz w:val="28"/>
          <w:szCs w:val="28"/>
        </w:rPr>
      </w:pPr>
      <w:r>
        <w:rPr>
          <w:b/>
          <w:sz w:val="28"/>
          <w:szCs w:val="28"/>
        </w:rPr>
        <w:t>Fig 5.</w:t>
      </w:r>
      <w:r w:rsidR="005B4BC7">
        <w:rPr>
          <w:b/>
          <w:sz w:val="28"/>
          <w:szCs w:val="28"/>
        </w:rPr>
        <w:t>8</w:t>
      </w:r>
      <w:r>
        <w:rPr>
          <w:b/>
          <w:sz w:val="28"/>
          <w:szCs w:val="28"/>
        </w:rPr>
        <w:t xml:space="preserve"> Farmer crops details</w:t>
      </w:r>
    </w:p>
    <w:p w14:paraId="47F09E94" w14:textId="3C81565F" w:rsidR="00FF5FC1" w:rsidRDefault="00FF5FC1" w:rsidP="0054378E">
      <w:pPr>
        <w:spacing w:before="1"/>
        <w:ind w:left="985" w:right="708"/>
        <w:jc w:val="center"/>
        <w:rPr>
          <w:b/>
          <w:sz w:val="28"/>
          <w:szCs w:val="28"/>
        </w:rPr>
      </w:pPr>
      <w:r>
        <w:rPr>
          <w:noProof/>
        </w:rPr>
        <w:t xml:space="preserve"> </w:t>
      </w:r>
    </w:p>
    <w:p w14:paraId="01232B44" w14:textId="0B61D491" w:rsidR="00FF5FC1" w:rsidRPr="00FF5FC1" w:rsidRDefault="00FF5FC1" w:rsidP="0054378E">
      <w:pPr>
        <w:spacing w:before="1"/>
        <w:ind w:left="985" w:right="708"/>
        <w:jc w:val="center"/>
        <w:rPr>
          <w:b/>
          <w:sz w:val="28"/>
          <w:szCs w:val="28"/>
        </w:rPr>
        <w:sectPr w:rsidR="00FF5FC1" w:rsidRPr="00FF5FC1">
          <w:pgSz w:w="11930" w:h="16860"/>
          <w:pgMar w:top="1580" w:right="1275" w:bottom="1220" w:left="992" w:header="0" w:footer="1022" w:gutter="0"/>
          <w:cols w:space="720"/>
        </w:sectPr>
      </w:pPr>
    </w:p>
    <w:p w14:paraId="1B9B912C" w14:textId="77777777" w:rsidR="0036215B" w:rsidRDefault="0036215B">
      <w:pPr>
        <w:pStyle w:val="BodyText"/>
        <w:ind w:left="778"/>
        <w:rPr>
          <w:sz w:val="20"/>
        </w:rPr>
      </w:pPr>
      <w:r>
        <w:rPr>
          <w:noProof/>
        </w:rPr>
        <w:lastRenderedPageBreak/>
        <w:drawing>
          <wp:inline distT="0" distB="0" distL="0" distR="0" wp14:anchorId="1CB6F198" wp14:editId="654B568F">
            <wp:extent cx="6136005" cy="3270885"/>
            <wp:effectExtent l="0" t="0" r="0" b="5715"/>
            <wp:docPr id="5242428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36005" cy="3270885"/>
                    </a:xfrm>
                    <a:prstGeom prst="rect">
                      <a:avLst/>
                    </a:prstGeom>
                    <a:noFill/>
                    <a:ln>
                      <a:noFill/>
                    </a:ln>
                  </pic:spPr>
                </pic:pic>
              </a:graphicData>
            </a:graphic>
          </wp:inline>
        </w:drawing>
      </w:r>
    </w:p>
    <w:p w14:paraId="055D6E11" w14:textId="17ACDD45" w:rsidR="0036215B" w:rsidRDefault="00FF5FC1">
      <w:pPr>
        <w:pStyle w:val="BodyText"/>
        <w:ind w:left="778"/>
        <w:rPr>
          <w:sz w:val="20"/>
        </w:rPr>
      </w:pPr>
      <w:r>
        <w:rPr>
          <w:sz w:val="20"/>
        </w:rPr>
        <w:t xml:space="preserve">                                                     </w:t>
      </w:r>
      <w:r w:rsidRPr="00FF5FC1">
        <w:rPr>
          <w:b/>
          <w:bCs/>
          <w:sz w:val="28"/>
          <w:szCs w:val="28"/>
        </w:rPr>
        <w:t>Fig5.</w:t>
      </w:r>
      <w:r w:rsidR="005B4BC7">
        <w:rPr>
          <w:b/>
          <w:bCs/>
          <w:sz w:val="28"/>
          <w:szCs w:val="28"/>
        </w:rPr>
        <w:t>9</w:t>
      </w:r>
      <w:r>
        <w:rPr>
          <w:sz w:val="20"/>
        </w:rPr>
        <w:t xml:space="preserve"> </w:t>
      </w:r>
      <w:r w:rsidRPr="00FF5FC1">
        <w:rPr>
          <w:b/>
          <w:sz w:val="28"/>
          <w:szCs w:val="28"/>
        </w:rPr>
        <w:t>Consumer Dashboard</w:t>
      </w:r>
    </w:p>
    <w:p w14:paraId="7741A653" w14:textId="77777777" w:rsidR="0036215B" w:rsidRDefault="0036215B">
      <w:pPr>
        <w:pStyle w:val="BodyText"/>
        <w:ind w:left="778"/>
        <w:rPr>
          <w:sz w:val="20"/>
        </w:rPr>
      </w:pPr>
    </w:p>
    <w:p w14:paraId="2F36AD9E" w14:textId="77777777" w:rsidR="0036215B" w:rsidRDefault="0036215B">
      <w:pPr>
        <w:pStyle w:val="BodyText"/>
        <w:ind w:left="778"/>
        <w:rPr>
          <w:sz w:val="20"/>
        </w:rPr>
      </w:pPr>
    </w:p>
    <w:p w14:paraId="618569F3" w14:textId="77777777" w:rsidR="0036215B" w:rsidRDefault="0036215B">
      <w:pPr>
        <w:pStyle w:val="BodyText"/>
        <w:ind w:left="778"/>
        <w:rPr>
          <w:sz w:val="20"/>
        </w:rPr>
      </w:pPr>
    </w:p>
    <w:p w14:paraId="34EE8314" w14:textId="77777777" w:rsidR="0036215B" w:rsidRDefault="0036215B">
      <w:pPr>
        <w:pStyle w:val="BodyText"/>
        <w:ind w:left="778"/>
        <w:rPr>
          <w:sz w:val="20"/>
        </w:rPr>
      </w:pPr>
    </w:p>
    <w:p w14:paraId="3D3F81E8" w14:textId="563E73D5" w:rsidR="006C3158" w:rsidRDefault="0036215B">
      <w:pPr>
        <w:pStyle w:val="BodyText"/>
        <w:ind w:left="778"/>
        <w:rPr>
          <w:sz w:val="20"/>
        </w:rPr>
      </w:pPr>
      <w:r>
        <w:rPr>
          <w:noProof/>
        </w:rPr>
        <w:drawing>
          <wp:inline distT="0" distB="0" distL="0" distR="0" wp14:anchorId="73BD3AC2" wp14:editId="0C46F6F6">
            <wp:extent cx="5844672" cy="3373582"/>
            <wp:effectExtent l="0" t="0" r="3810" b="0"/>
            <wp:docPr id="6067208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14565" cy="3413925"/>
                    </a:xfrm>
                    <a:prstGeom prst="rect">
                      <a:avLst/>
                    </a:prstGeom>
                    <a:noFill/>
                    <a:ln>
                      <a:noFill/>
                    </a:ln>
                  </pic:spPr>
                </pic:pic>
              </a:graphicData>
            </a:graphic>
          </wp:inline>
        </w:drawing>
      </w:r>
    </w:p>
    <w:p w14:paraId="48676F95" w14:textId="77777777" w:rsidR="006C3158" w:rsidRDefault="006C3158">
      <w:pPr>
        <w:pStyle w:val="BodyText"/>
        <w:spacing w:before="141"/>
        <w:ind w:left="0"/>
        <w:rPr>
          <w:b/>
        </w:rPr>
      </w:pPr>
    </w:p>
    <w:p w14:paraId="43308550" w14:textId="50AB144E" w:rsidR="006C3158" w:rsidRPr="00FF5FC1" w:rsidRDefault="00000000">
      <w:pPr>
        <w:ind w:left="3633"/>
        <w:rPr>
          <w:b/>
          <w:sz w:val="28"/>
          <w:szCs w:val="28"/>
        </w:rPr>
      </w:pPr>
      <w:r w:rsidRPr="00FF5FC1">
        <w:rPr>
          <w:b/>
          <w:sz w:val="28"/>
          <w:szCs w:val="28"/>
        </w:rPr>
        <w:t>Fig</w:t>
      </w:r>
      <w:r w:rsidRPr="00FF5FC1">
        <w:rPr>
          <w:b/>
          <w:spacing w:val="-6"/>
          <w:sz w:val="28"/>
          <w:szCs w:val="28"/>
        </w:rPr>
        <w:t xml:space="preserve"> </w:t>
      </w:r>
      <w:r w:rsidRPr="00FF5FC1">
        <w:rPr>
          <w:b/>
          <w:sz w:val="28"/>
          <w:szCs w:val="28"/>
        </w:rPr>
        <w:t>5.</w:t>
      </w:r>
      <w:r w:rsidR="005B4BC7">
        <w:rPr>
          <w:b/>
          <w:sz w:val="28"/>
          <w:szCs w:val="28"/>
        </w:rPr>
        <w:t>10</w:t>
      </w:r>
      <w:r w:rsidRPr="00FF5FC1">
        <w:rPr>
          <w:b/>
          <w:spacing w:val="51"/>
          <w:sz w:val="28"/>
          <w:szCs w:val="28"/>
        </w:rPr>
        <w:t xml:space="preserve"> </w:t>
      </w:r>
      <w:r w:rsidR="0036215B" w:rsidRPr="00FF5FC1">
        <w:rPr>
          <w:b/>
          <w:sz w:val="28"/>
          <w:szCs w:val="28"/>
        </w:rPr>
        <w:t xml:space="preserve">Consumer </w:t>
      </w:r>
      <w:r w:rsidR="00FF5FC1" w:rsidRPr="00FF5FC1">
        <w:rPr>
          <w:b/>
          <w:sz w:val="28"/>
          <w:szCs w:val="28"/>
        </w:rPr>
        <w:t>Search</w:t>
      </w:r>
    </w:p>
    <w:p w14:paraId="2E1DA6F7" w14:textId="77777777" w:rsidR="0036215B" w:rsidRDefault="0036215B">
      <w:pPr>
        <w:ind w:left="3633"/>
        <w:rPr>
          <w:b/>
          <w:sz w:val="24"/>
        </w:rPr>
      </w:pPr>
    </w:p>
    <w:p w14:paraId="02B5694E" w14:textId="77777777" w:rsidR="0036215B" w:rsidRDefault="0036215B">
      <w:pPr>
        <w:ind w:left="3633"/>
        <w:rPr>
          <w:b/>
          <w:sz w:val="24"/>
        </w:rPr>
      </w:pPr>
    </w:p>
    <w:p w14:paraId="79D36C88" w14:textId="77777777" w:rsidR="0036215B" w:rsidRDefault="0036215B">
      <w:pPr>
        <w:ind w:left="3633"/>
        <w:rPr>
          <w:b/>
          <w:sz w:val="24"/>
        </w:rPr>
      </w:pPr>
    </w:p>
    <w:p w14:paraId="3CCD5AC0" w14:textId="77777777" w:rsidR="0036215B" w:rsidRDefault="0036215B">
      <w:pPr>
        <w:ind w:left="3633"/>
        <w:rPr>
          <w:b/>
          <w:sz w:val="24"/>
        </w:rPr>
      </w:pPr>
    </w:p>
    <w:p w14:paraId="37773444" w14:textId="13F06D80" w:rsidR="006C3158" w:rsidRDefault="0036215B">
      <w:pPr>
        <w:pStyle w:val="BodyText"/>
        <w:spacing w:before="3"/>
        <w:ind w:left="0"/>
        <w:rPr>
          <w:b/>
          <w:sz w:val="16"/>
        </w:rPr>
      </w:pPr>
      <w:r>
        <w:rPr>
          <w:noProof/>
        </w:rPr>
        <w:lastRenderedPageBreak/>
        <w:drawing>
          <wp:inline distT="0" distB="0" distL="0" distR="0" wp14:anchorId="3CE769EE" wp14:editId="1D850A7F">
            <wp:extent cx="6136005" cy="3270885"/>
            <wp:effectExtent l="0" t="0" r="0" b="5715"/>
            <wp:docPr id="19063700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36005" cy="3270885"/>
                    </a:xfrm>
                    <a:prstGeom prst="rect">
                      <a:avLst/>
                    </a:prstGeom>
                    <a:noFill/>
                    <a:ln>
                      <a:noFill/>
                    </a:ln>
                  </pic:spPr>
                </pic:pic>
              </a:graphicData>
            </a:graphic>
          </wp:inline>
        </w:drawing>
      </w:r>
    </w:p>
    <w:p w14:paraId="021D9AE8" w14:textId="2A64C56E" w:rsidR="0036215B" w:rsidRDefault="00000000" w:rsidP="0036215B">
      <w:pPr>
        <w:spacing w:before="190"/>
        <w:ind w:left="3763"/>
        <w:rPr>
          <w:b/>
          <w:sz w:val="24"/>
        </w:rPr>
      </w:pPr>
      <w:r>
        <w:rPr>
          <w:b/>
          <w:sz w:val="24"/>
        </w:rPr>
        <w:t>Fig</w:t>
      </w:r>
      <w:r>
        <w:rPr>
          <w:b/>
          <w:spacing w:val="-4"/>
          <w:sz w:val="24"/>
        </w:rPr>
        <w:t xml:space="preserve"> </w:t>
      </w:r>
      <w:r>
        <w:rPr>
          <w:b/>
          <w:sz w:val="24"/>
        </w:rPr>
        <w:t>5.</w:t>
      </w:r>
      <w:r w:rsidR="00E24427">
        <w:rPr>
          <w:b/>
          <w:sz w:val="24"/>
        </w:rPr>
        <w:t>1</w:t>
      </w:r>
      <w:r w:rsidR="005B4BC7">
        <w:rPr>
          <w:b/>
          <w:sz w:val="24"/>
        </w:rPr>
        <w:t>1</w:t>
      </w:r>
      <w:r>
        <w:rPr>
          <w:b/>
          <w:spacing w:val="-4"/>
          <w:sz w:val="24"/>
        </w:rPr>
        <w:t xml:space="preserve"> </w:t>
      </w:r>
      <w:r>
        <w:rPr>
          <w:b/>
          <w:sz w:val="24"/>
        </w:rPr>
        <w:t>C</w:t>
      </w:r>
      <w:r w:rsidR="0036215B">
        <w:rPr>
          <w:b/>
          <w:sz w:val="24"/>
        </w:rPr>
        <w:t>ontact Support</w:t>
      </w:r>
    </w:p>
    <w:p w14:paraId="68D9E443" w14:textId="77777777" w:rsidR="00FF5FC1" w:rsidRDefault="00FF5FC1" w:rsidP="0036215B">
      <w:pPr>
        <w:spacing w:before="190"/>
        <w:ind w:left="3763"/>
        <w:rPr>
          <w:b/>
          <w:sz w:val="24"/>
        </w:rPr>
      </w:pPr>
    </w:p>
    <w:p w14:paraId="59849C24" w14:textId="77777777" w:rsidR="0036215B" w:rsidRDefault="0036215B" w:rsidP="0036215B">
      <w:pPr>
        <w:spacing w:before="190"/>
        <w:rPr>
          <w:noProof/>
        </w:rPr>
      </w:pPr>
      <w:r>
        <w:rPr>
          <w:noProof/>
        </w:rPr>
        <w:drawing>
          <wp:inline distT="0" distB="0" distL="0" distR="0" wp14:anchorId="575B97FC" wp14:editId="310E07B3">
            <wp:extent cx="6136005" cy="3686522"/>
            <wp:effectExtent l="0" t="0" r="0" b="9525"/>
            <wp:docPr id="18348139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44709" cy="3691751"/>
                    </a:xfrm>
                    <a:prstGeom prst="rect">
                      <a:avLst/>
                    </a:prstGeom>
                    <a:noFill/>
                    <a:ln>
                      <a:noFill/>
                    </a:ln>
                  </pic:spPr>
                </pic:pic>
              </a:graphicData>
            </a:graphic>
          </wp:inline>
        </w:drawing>
      </w:r>
    </w:p>
    <w:p w14:paraId="3C2395F7" w14:textId="77777777" w:rsidR="00E630D9" w:rsidRPr="00E630D9" w:rsidRDefault="00E630D9" w:rsidP="00E630D9">
      <w:pPr>
        <w:rPr>
          <w:sz w:val="24"/>
        </w:rPr>
      </w:pPr>
    </w:p>
    <w:p w14:paraId="07FF7B3F" w14:textId="77777777" w:rsidR="00E630D9" w:rsidRPr="00E630D9" w:rsidRDefault="00E630D9" w:rsidP="00E630D9">
      <w:pPr>
        <w:rPr>
          <w:sz w:val="24"/>
        </w:rPr>
      </w:pPr>
    </w:p>
    <w:p w14:paraId="0273131F" w14:textId="227ABD6D" w:rsidR="00E630D9" w:rsidRPr="00E630D9" w:rsidRDefault="00E630D9" w:rsidP="00E630D9">
      <w:pPr>
        <w:tabs>
          <w:tab w:val="left" w:pos="1749"/>
        </w:tabs>
        <w:rPr>
          <w:b/>
          <w:bCs/>
          <w:noProof/>
          <w:sz w:val="28"/>
          <w:szCs w:val="28"/>
        </w:rPr>
      </w:pPr>
      <w:r>
        <w:rPr>
          <w:sz w:val="24"/>
        </w:rPr>
        <w:t xml:space="preserve">                                        </w:t>
      </w:r>
      <w:r w:rsidRPr="00E630D9">
        <w:rPr>
          <w:b/>
          <w:bCs/>
          <w:noProof/>
          <w:sz w:val="28"/>
          <w:szCs w:val="28"/>
        </w:rPr>
        <w:t>Fig 5.</w:t>
      </w:r>
      <w:r w:rsidR="00E24427">
        <w:rPr>
          <w:b/>
          <w:bCs/>
          <w:noProof/>
          <w:sz w:val="28"/>
          <w:szCs w:val="28"/>
        </w:rPr>
        <w:t>1</w:t>
      </w:r>
      <w:r w:rsidR="005B4BC7">
        <w:rPr>
          <w:b/>
          <w:bCs/>
          <w:noProof/>
          <w:sz w:val="28"/>
          <w:szCs w:val="28"/>
        </w:rPr>
        <w:t>2</w:t>
      </w:r>
      <w:r w:rsidRPr="00E630D9">
        <w:rPr>
          <w:b/>
          <w:bCs/>
          <w:noProof/>
          <w:sz w:val="28"/>
          <w:szCs w:val="28"/>
        </w:rPr>
        <w:t xml:space="preserve"> </w:t>
      </w:r>
      <w:r>
        <w:rPr>
          <w:b/>
          <w:bCs/>
          <w:noProof/>
          <w:sz w:val="28"/>
          <w:szCs w:val="28"/>
        </w:rPr>
        <w:t>H</w:t>
      </w:r>
      <w:r w:rsidRPr="00E630D9">
        <w:rPr>
          <w:b/>
          <w:bCs/>
          <w:noProof/>
          <w:sz w:val="28"/>
          <w:szCs w:val="28"/>
        </w:rPr>
        <w:t xml:space="preserve">old requests </w:t>
      </w:r>
    </w:p>
    <w:p w14:paraId="3693AC35" w14:textId="13B13999" w:rsidR="00E630D9" w:rsidRPr="00E630D9" w:rsidRDefault="00E630D9" w:rsidP="00E630D9">
      <w:pPr>
        <w:tabs>
          <w:tab w:val="left" w:pos="1749"/>
        </w:tabs>
        <w:rPr>
          <w:sz w:val="24"/>
        </w:rPr>
        <w:sectPr w:rsidR="00E630D9" w:rsidRPr="00E630D9">
          <w:pgSz w:w="11930" w:h="16860"/>
          <w:pgMar w:top="1420" w:right="1275" w:bottom="1220" w:left="992" w:header="0" w:footer="1022" w:gutter="0"/>
          <w:cols w:space="720"/>
        </w:sectPr>
      </w:pPr>
      <w:r>
        <w:rPr>
          <w:sz w:val="24"/>
        </w:rPr>
        <w:tab/>
      </w:r>
    </w:p>
    <w:p w14:paraId="5A422CB8" w14:textId="0E5BDD8B" w:rsidR="006C3158" w:rsidRDefault="0036215B">
      <w:pPr>
        <w:pStyle w:val="BodyText"/>
        <w:ind w:left="88"/>
        <w:rPr>
          <w:sz w:val="20"/>
        </w:rPr>
      </w:pPr>
      <w:r>
        <w:rPr>
          <w:noProof/>
        </w:rPr>
        <w:lastRenderedPageBreak/>
        <w:drawing>
          <wp:inline distT="0" distB="0" distL="0" distR="0" wp14:anchorId="33AAF947" wp14:editId="06C9FF82">
            <wp:extent cx="6136005" cy="3270885"/>
            <wp:effectExtent l="0" t="0" r="0" b="5715"/>
            <wp:docPr id="12894761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36005" cy="3270885"/>
                    </a:xfrm>
                    <a:prstGeom prst="rect">
                      <a:avLst/>
                    </a:prstGeom>
                    <a:noFill/>
                    <a:ln>
                      <a:noFill/>
                    </a:ln>
                  </pic:spPr>
                </pic:pic>
              </a:graphicData>
            </a:graphic>
          </wp:inline>
        </w:drawing>
      </w:r>
    </w:p>
    <w:p w14:paraId="37BA62EA" w14:textId="7882C16E" w:rsidR="006C3158" w:rsidRPr="00E24427" w:rsidRDefault="00000000">
      <w:pPr>
        <w:spacing w:before="22"/>
        <w:ind w:left="989" w:right="704"/>
        <w:jc w:val="center"/>
        <w:rPr>
          <w:b/>
          <w:sz w:val="28"/>
          <w:szCs w:val="28"/>
        </w:rPr>
      </w:pPr>
      <w:r w:rsidRPr="00E24427">
        <w:rPr>
          <w:b/>
          <w:sz w:val="28"/>
          <w:szCs w:val="28"/>
        </w:rPr>
        <w:t>Fig</w:t>
      </w:r>
      <w:r w:rsidRPr="00E24427">
        <w:rPr>
          <w:b/>
          <w:spacing w:val="-5"/>
          <w:sz w:val="28"/>
          <w:szCs w:val="28"/>
        </w:rPr>
        <w:t xml:space="preserve"> </w:t>
      </w:r>
      <w:r w:rsidRPr="00E24427">
        <w:rPr>
          <w:b/>
          <w:sz w:val="28"/>
          <w:szCs w:val="28"/>
        </w:rPr>
        <w:t>5</w:t>
      </w:r>
      <w:r w:rsidR="00E24427" w:rsidRPr="00E24427">
        <w:rPr>
          <w:b/>
          <w:sz w:val="28"/>
          <w:szCs w:val="28"/>
        </w:rPr>
        <w:t>.1</w:t>
      </w:r>
      <w:r w:rsidR="005B4BC7">
        <w:rPr>
          <w:b/>
          <w:sz w:val="28"/>
          <w:szCs w:val="28"/>
        </w:rPr>
        <w:t>3</w:t>
      </w:r>
      <w:r w:rsidRPr="00E24427">
        <w:rPr>
          <w:b/>
          <w:spacing w:val="-2"/>
          <w:sz w:val="28"/>
          <w:szCs w:val="28"/>
        </w:rPr>
        <w:t xml:space="preserve"> </w:t>
      </w:r>
      <w:r w:rsidR="0036215B" w:rsidRPr="00E24427">
        <w:rPr>
          <w:b/>
          <w:sz w:val="28"/>
          <w:szCs w:val="28"/>
        </w:rPr>
        <w:t>Feedback &amp; Reviews</w:t>
      </w:r>
    </w:p>
    <w:p w14:paraId="503E401C" w14:textId="77777777" w:rsidR="006C3158" w:rsidRDefault="006C3158">
      <w:pPr>
        <w:jc w:val="center"/>
        <w:rPr>
          <w:b/>
          <w:sz w:val="24"/>
        </w:rPr>
      </w:pPr>
    </w:p>
    <w:p w14:paraId="3CF35DCF" w14:textId="77777777" w:rsidR="00F300D3" w:rsidRDefault="00F300D3">
      <w:pPr>
        <w:jc w:val="center"/>
        <w:rPr>
          <w:b/>
          <w:sz w:val="24"/>
        </w:rPr>
      </w:pPr>
    </w:p>
    <w:p w14:paraId="670ED6B7" w14:textId="77777777" w:rsidR="00F300D3" w:rsidRDefault="00F300D3">
      <w:pPr>
        <w:jc w:val="center"/>
        <w:rPr>
          <w:b/>
          <w:sz w:val="24"/>
        </w:rPr>
      </w:pPr>
    </w:p>
    <w:p w14:paraId="009697DB" w14:textId="77777777" w:rsidR="00F300D3" w:rsidRDefault="00F300D3">
      <w:pPr>
        <w:jc w:val="center"/>
        <w:rPr>
          <w:b/>
          <w:sz w:val="24"/>
        </w:rPr>
      </w:pPr>
    </w:p>
    <w:p w14:paraId="07E21865" w14:textId="77777777" w:rsidR="00F300D3" w:rsidRDefault="00F300D3">
      <w:pPr>
        <w:jc w:val="center"/>
        <w:rPr>
          <w:b/>
          <w:sz w:val="24"/>
        </w:rPr>
      </w:pPr>
    </w:p>
    <w:p w14:paraId="1CD5CAD7" w14:textId="77777777" w:rsidR="00F300D3" w:rsidRDefault="00F300D3">
      <w:pPr>
        <w:jc w:val="center"/>
        <w:rPr>
          <w:b/>
          <w:sz w:val="24"/>
        </w:rPr>
      </w:pPr>
    </w:p>
    <w:p w14:paraId="2EE4983A" w14:textId="77777777" w:rsidR="00F300D3" w:rsidRDefault="00F300D3">
      <w:pPr>
        <w:jc w:val="center"/>
        <w:rPr>
          <w:b/>
          <w:sz w:val="24"/>
        </w:rPr>
      </w:pPr>
    </w:p>
    <w:p w14:paraId="6662A31B" w14:textId="77777777" w:rsidR="00F300D3" w:rsidRDefault="00F300D3" w:rsidP="00F300D3">
      <w:pPr>
        <w:rPr>
          <w:b/>
          <w:sz w:val="24"/>
        </w:rPr>
      </w:pPr>
      <w:r>
        <w:rPr>
          <w:noProof/>
        </w:rPr>
        <w:drawing>
          <wp:inline distT="0" distB="0" distL="0" distR="0" wp14:anchorId="69454FCC" wp14:editId="4EA32FEB">
            <wp:extent cx="6136005" cy="3270885"/>
            <wp:effectExtent l="0" t="0" r="0" b="5715"/>
            <wp:docPr id="4203275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36005" cy="3270885"/>
                    </a:xfrm>
                    <a:prstGeom prst="rect">
                      <a:avLst/>
                    </a:prstGeom>
                    <a:noFill/>
                    <a:ln>
                      <a:noFill/>
                    </a:ln>
                  </pic:spPr>
                </pic:pic>
              </a:graphicData>
            </a:graphic>
          </wp:inline>
        </w:drawing>
      </w:r>
    </w:p>
    <w:p w14:paraId="49CA0788" w14:textId="77777777" w:rsidR="00F300D3" w:rsidRDefault="00F300D3" w:rsidP="00F300D3">
      <w:pPr>
        <w:rPr>
          <w:b/>
          <w:sz w:val="24"/>
        </w:rPr>
      </w:pPr>
    </w:p>
    <w:p w14:paraId="04717D35" w14:textId="7BDBEC0D" w:rsidR="00F300D3" w:rsidRPr="005B4BC7" w:rsidRDefault="00F300D3" w:rsidP="00F300D3">
      <w:pPr>
        <w:rPr>
          <w:b/>
          <w:sz w:val="28"/>
          <w:szCs w:val="28"/>
        </w:rPr>
        <w:sectPr w:rsidR="00F300D3" w:rsidRPr="005B4BC7">
          <w:pgSz w:w="11930" w:h="16860"/>
          <w:pgMar w:top="1680" w:right="1275" w:bottom="1220" w:left="992" w:header="0" w:footer="1022" w:gutter="0"/>
          <w:cols w:space="720"/>
        </w:sectPr>
      </w:pPr>
      <w:r w:rsidRPr="005B4BC7">
        <w:rPr>
          <w:b/>
          <w:sz w:val="28"/>
          <w:szCs w:val="28"/>
        </w:rPr>
        <w:t xml:space="preserve">                                                     Fig  5.</w:t>
      </w:r>
      <w:r w:rsidR="00E24427" w:rsidRPr="005B4BC7">
        <w:rPr>
          <w:b/>
          <w:sz w:val="28"/>
          <w:szCs w:val="28"/>
        </w:rPr>
        <w:t>1</w:t>
      </w:r>
      <w:r w:rsidR="005B4BC7" w:rsidRPr="005B4BC7">
        <w:rPr>
          <w:b/>
          <w:sz w:val="28"/>
          <w:szCs w:val="28"/>
        </w:rPr>
        <w:t>4</w:t>
      </w:r>
      <w:r w:rsidRPr="005B4BC7">
        <w:rPr>
          <w:b/>
          <w:sz w:val="28"/>
          <w:szCs w:val="28"/>
        </w:rPr>
        <w:t xml:space="preserve">  Chat with Consumers</w:t>
      </w:r>
    </w:p>
    <w:p w14:paraId="10DD17B3" w14:textId="77777777" w:rsidR="006C3158" w:rsidRDefault="006C3158">
      <w:pPr>
        <w:pStyle w:val="BodyText"/>
        <w:ind w:left="0"/>
        <w:rPr>
          <w:b/>
          <w:sz w:val="50"/>
        </w:rPr>
      </w:pPr>
    </w:p>
    <w:p w14:paraId="0CE2DF69" w14:textId="77777777" w:rsidR="006C3158" w:rsidRDefault="006C3158">
      <w:pPr>
        <w:pStyle w:val="BodyText"/>
        <w:ind w:left="0"/>
        <w:rPr>
          <w:b/>
          <w:sz w:val="50"/>
        </w:rPr>
      </w:pPr>
    </w:p>
    <w:p w14:paraId="76A16727" w14:textId="77777777" w:rsidR="006C3158" w:rsidRDefault="006C3158">
      <w:pPr>
        <w:pStyle w:val="BodyText"/>
        <w:ind w:left="0"/>
        <w:rPr>
          <w:b/>
          <w:sz w:val="50"/>
        </w:rPr>
      </w:pPr>
    </w:p>
    <w:p w14:paraId="28FF4339" w14:textId="77777777" w:rsidR="006C3158" w:rsidRDefault="006C3158">
      <w:pPr>
        <w:pStyle w:val="BodyText"/>
        <w:ind w:left="0"/>
        <w:rPr>
          <w:b/>
          <w:sz w:val="50"/>
        </w:rPr>
      </w:pPr>
    </w:p>
    <w:p w14:paraId="63C2A584" w14:textId="77777777" w:rsidR="006C3158" w:rsidRDefault="006C3158">
      <w:pPr>
        <w:pStyle w:val="BodyText"/>
        <w:ind w:left="0"/>
        <w:rPr>
          <w:b/>
          <w:sz w:val="50"/>
        </w:rPr>
      </w:pPr>
    </w:p>
    <w:p w14:paraId="3D54A18E" w14:textId="77777777" w:rsidR="006C3158" w:rsidRDefault="006C3158">
      <w:pPr>
        <w:pStyle w:val="BodyText"/>
        <w:ind w:left="0"/>
        <w:rPr>
          <w:b/>
          <w:sz w:val="50"/>
        </w:rPr>
      </w:pPr>
    </w:p>
    <w:p w14:paraId="72C68DF0" w14:textId="77777777" w:rsidR="006C3158" w:rsidRDefault="006C3158">
      <w:pPr>
        <w:pStyle w:val="BodyText"/>
        <w:ind w:left="0"/>
        <w:rPr>
          <w:b/>
          <w:sz w:val="50"/>
        </w:rPr>
      </w:pPr>
    </w:p>
    <w:p w14:paraId="464029B9" w14:textId="77777777" w:rsidR="006C3158" w:rsidRDefault="006C3158">
      <w:pPr>
        <w:pStyle w:val="BodyText"/>
        <w:ind w:left="0"/>
        <w:rPr>
          <w:b/>
          <w:sz w:val="50"/>
        </w:rPr>
      </w:pPr>
    </w:p>
    <w:p w14:paraId="268D69A9" w14:textId="77777777" w:rsidR="006C3158" w:rsidRDefault="006C3158">
      <w:pPr>
        <w:pStyle w:val="BodyText"/>
        <w:spacing w:before="334"/>
        <w:ind w:left="0"/>
        <w:rPr>
          <w:b/>
          <w:sz w:val="50"/>
        </w:rPr>
      </w:pPr>
    </w:p>
    <w:p w14:paraId="1A1B4EDD" w14:textId="77777777" w:rsidR="006C3158" w:rsidRDefault="00000000">
      <w:pPr>
        <w:pStyle w:val="Heading1"/>
      </w:pPr>
      <w:r>
        <w:rPr>
          <w:spacing w:val="-4"/>
        </w:rPr>
        <w:t>CHAPTER</w:t>
      </w:r>
      <w:r>
        <w:rPr>
          <w:spacing w:val="-16"/>
        </w:rPr>
        <w:t xml:space="preserve"> </w:t>
      </w:r>
      <w:r>
        <w:rPr>
          <w:spacing w:val="-4"/>
        </w:rPr>
        <w:t>-</w:t>
      </w:r>
      <w:r>
        <w:rPr>
          <w:spacing w:val="-10"/>
        </w:rPr>
        <w:t>6</w:t>
      </w:r>
    </w:p>
    <w:p w14:paraId="24AD3F4A" w14:textId="77777777" w:rsidR="006C3158" w:rsidRDefault="006C3158">
      <w:pPr>
        <w:pStyle w:val="Heading1"/>
        <w:sectPr w:rsidR="006C3158">
          <w:pgSz w:w="11930" w:h="16860"/>
          <w:pgMar w:top="1940" w:right="1275" w:bottom="1220" w:left="992" w:header="0" w:footer="1022" w:gutter="0"/>
          <w:cols w:space="720"/>
        </w:sectPr>
      </w:pPr>
    </w:p>
    <w:p w14:paraId="2561CCE8" w14:textId="77777777" w:rsidR="006C3158" w:rsidRPr="006C28EC" w:rsidRDefault="00000000">
      <w:pPr>
        <w:pStyle w:val="Heading3"/>
        <w:spacing w:line="357" w:lineRule="auto"/>
        <w:ind w:left="3590" w:right="3304" w:hanging="11"/>
        <w:jc w:val="center"/>
        <w:rPr>
          <w:sz w:val="28"/>
          <w:szCs w:val="28"/>
        </w:rPr>
      </w:pPr>
      <w:r w:rsidRPr="006C28EC">
        <w:rPr>
          <w:sz w:val="30"/>
          <w:szCs w:val="30"/>
        </w:rPr>
        <w:lastRenderedPageBreak/>
        <w:t>CHAPTER 6</w:t>
      </w:r>
      <w:r>
        <w:t xml:space="preserve"> </w:t>
      </w:r>
      <w:r w:rsidRPr="006C28EC">
        <w:rPr>
          <w:spacing w:val="-4"/>
          <w:sz w:val="28"/>
          <w:szCs w:val="28"/>
        </w:rPr>
        <w:t>SYSTEM</w:t>
      </w:r>
      <w:r w:rsidRPr="006C28EC">
        <w:rPr>
          <w:spacing w:val="-21"/>
          <w:sz w:val="28"/>
          <w:szCs w:val="28"/>
        </w:rPr>
        <w:t xml:space="preserve"> </w:t>
      </w:r>
      <w:r w:rsidRPr="006C28EC">
        <w:rPr>
          <w:spacing w:val="-4"/>
          <w:sz w:val="28"/>
          <w:szCs w:val="28"/>
        </w:rPr>
        <w:t>TESTING</w:t>
      </w:r>
    </w:p>
    <w:p w14:paraId="33FE9DA6" w14:textId="09B753A7" w:rsidR="006C3158" w:rsidRPr="006C28EC" w:rsidRDefault="008412F6" w:rsidP="008412F6">
      <w:pPr>
        <w:pStyle w:val="Heading5"/>
        <w:tabs>
          <w:tab w:val="left" w:pos="1164"/>
        </w:tabs>
        <w:spacing w:before="6"/>
        <w:ind w:left="0"/>
        <w:jc w:val="both"/>
        <w:rPr>
          <w:sz w:val="28"/>
          <w:szCs w:val="28"/>
        </w:rPr>
      </w:pPr>
      <w:r>
        <w:rPr>
          <w:spacing w:val="-2"/>
          <w:sz w:val="28"/>
          <w:szCs w:val="28"/>
        </w:rPr>
        <w:t xml:space="preserve">      6.1</w:t>
      </w:r>
      <w:r w:rsidR="00E3190A">
        <w:rPr>
          <w:spacing w:val="-2"/>
          <w:sz w:val="28"/>
          <w:szCs w:val="28"/>
        </w:rPr>
        <w:t xml:space="preserve"> </w:t>
      </w:r>
      <w:r w:rsidRPr="006C28EC">
        <w:rPr>
          <w:spacing w:val="-2"/>
          <w:sz w:val="28"/>
          <w:szCs w:val="28"/>
        </w:rPr>
        <w:t>OVERVIEW</w:t>
      </w:r>
      <w:r w:rsidRPr="006C28EC">
        <w:rPr>
          <w:spacing w:val="-14"/>
          <w:sz w:val="28"/>
          <w:szCs w:val="28"/>
        </w:rPr>
        <w:t xml:space="preserve"> </w:t>
      </w:r>
      <w:r w:rsidRPr="006C28EC">
        <w:rPr>
          <w:spacing w:val="-2"/>
          <w:sz w:val="28"/>
          <w:szCs w:val="28"/>
        </w:rPr>
        <w:t>OF</w:t>
      </w:r>
      <w:r w:rsidRPr="006C28EC">
        <w:rPr>
          <w:spacing w:val="-10"/>
          <w:sz w:val="28"/>
          <w:szCs w:val="28"/>
        </w:rPr>
        <w:t xml:space="preserve"> </w:t>
      </w:r>
      <w:r w:rsidRPr="006C28EC">
        <w:rPr>
          <w:spacing w:val="-2"/>
          <w:sz w:val="28"/>
          <w:szCs w:val="28"/>
        </w:rPr>
        <w:t>TESTING</w:t>
      </w:r>
    </w:p>
    <w:p w14:paraId="2CD855A9" w14:textId="51484C41" w:rsidR="00463367" w:rsidRPr="006C28EC" w:rsidRDefault="00463367" w:rsidP="001B7A63">
      <w:pPr>
        <w:pStyle w:val="Heading5"/>
        <w:tabs>
          <w:tab w:val="left" w:pos="1164"/>
        </w:tabs>
        <w:spacing w:before="6" w:line="360" w:lineRule="auto"/>
        <w:ind w:left="0"/>
        <w:jc w:val="both"/>
        <w:rPr>
          <w:sz w:val="28"/>
          <w:szCs w:val="28"/>
        </w:rPr>
      </w:pPr>
    </w:p>
    <w:p w14:paraId="0F314800" w14:textId="25C0934A" w:rsidR="00E3190A" w:rsidRPr="00E3190A" w:rsidRDefault="00E3190A" w:rsidP="00E3190A">
      <w:pPr>
        <w:pStyle w:val="Heading5"/>
        <w:tabs>
          <w:tab w:val="left" w:pos="1164"/>
        </w:tabs>
        <w:spacing w:before="6" w:line="360" w:lineRule="auto"/>
        <w:jc w:val="both"/>
        <w:rPr>
          <w:b w:val="0"/>
          <w:bCs w:val="0"/>
          <w:sz w:val="28"/>
          <w:szCs w:val="28"/>
          <w:lang w:val="en-IN"/>
        </w:rPr>
      </w:pPr>
      <w:r>
        <w:rPr>
          <w:b w:val="0"/>
          <w:bCs w:val="0"/>
          <w:sz w:val="28"/>
          <w:szCs w:val="28"/>
          <w:lang w:val="en-IN"/>
        </w:rPr>
        <w:t xml:space="preserve">             </w:t>
      </w:r>
      <w:r w:rsidRPr="00E3190A">
        <w:rPr>
          <w:b w:val="0"/>
          <w:bCs w:val="0"/>
          <w:sz w:val="28"/>
          <w:szCs w:val="28"/>
          <w:lang w:val="en-IN"/>
        </w:rPr>
        <w:t>Software testing is an essential part of the software development lifecycle (SDLC) that ensures the quality, reliability, and performance of software applications. As systems become more complex, the need for structured and rigorous testing methodologies has increased dramatically. Testing not only identifies defects but also helps developers deliver a product that meets user expectations and business requirements.</w:t>
      </w:r>
    </w:p>
    <w:p w14:paraId="70A3DF25" w14:textId="77777777" w:rsidR="00E3190A" w:rsidRDefault="00E3190A" w:rsidP="00E3190A">
      <w:pPr>
        <w:pStyle w:val="Heading5"/>
        <w:tabs>
          <w:tab w:val="left" w:pos="1164"/>
        </w:tabs>
        <w:spacing w:before="6" w:line="360" w:lineRule="auto"/>
        <w:jc w:val="both"/>
        <w:rPr>
          <w:b w:val="0"/>
          <w:bCs w:val="0"/>
          <w:sz w:val="28"/>
          <w:szCs w:val="28"/>
          <w:lang w:val="en-IN"/>
        </w:rPr>
      </w:pPr>
      <w:r w:rsidRPr="00E3190A">
        <w:rPr>
          <w:b w:val="0"/>
          <w:bCs w:val="0"/>
          <w:sz w:val="28"/>
          <w:szCs w:val="28"/>
          <w:lang w:val="en-IN"/>
        </w:rPr>
        <w:t>There are various types of software testing, each serving a specific purpose. They can be broadly categorized into functional and non-functional testing, manual and automated testing, and different stages like unit, integration, and system testing. This essay provides a detailed overview of the different types of software testing and their significance.</w:t>
      </w:r>
    </w:p>
    <w:p w14:paraId="2EA6562A" w14:textId="77777777" w:rsidR="00E3190A" w:rsidRPr="00E3190A" w:rsidRDefault="00E3190A" w:rsidP="00E3190A">
      <w:pPr>
        <w:pStyle w:val="Heading5"/>
        <w:tabs>
          <w:tab w:val="left" w:pos="1164"/>
        </w:tabs>
        <w:spacing w:before="6" w:line="360" w:lineRule="auto"/>
        <w:jc w:val="both"/>
        <w:rPr>
          <w:b w:val="0"/>
          <w:bCs w:val="0"/>
          <w:sz w:val="28"/>
          <w:szCs w:val="28"/>
          <w:lang w:val="en-IN"/>
        </w:rPr>
      </w:pPr>
    </w:p>
    <w:p w14:paraId="0983BADE" w14:textId="77777777" w:rsidR="00463367" w:rsidRPr="006C28EC" w:rsidRDefault="00463367" w:rsidP="001B7A63">
      <w:pPr>
        <w:pStyle w:val="Heading5"/>
        <w:tabs>
          <w:tab w:val="left" w:pos="1164"/>
        </w:tabs>
        <w:spacing w:before="6" w:line="360" w:lineRule="auto"/>
        <w:jc w:val="both"/>
        <w:rPr>
          <w:sz w:val="28"/>
          <w:szCs w:val="28"/>
        </w:rPr>
      </w:pPr>
      <w:r w:rsidRPr="006C28EC">
        <w:rPr>
          <w:sz w:val="28"/>
          <w:szCs w:val="28"/>
        </w:rPr>
        <w:t>6.2 TYPES OF TESTING METHODS</w:t>
      </w:r>
    </w:p>
    <w:p w14:paraId="70A129C1" w14:textId="2D1BAF8F" w:rsidR="00E3190A" w:rsidRPr="00E3190A" w:rsidRDefault="00E3190A" w:rsidP="00E3190A">
      <w:pPr>
        <w:pStyle w:val="Heading5"/>
        <w:tabs>
          <w:tab w:val="left" w:pos="1164"/>
        </w:tabs>
        <w:spacing w:before="6" w:line="360" w:lineRule="auto"/>
        <w:jc w:val="both"/>
        <w:rPr>
          <w:b w:val="0"/>
          <w:bCs w:val="0"/>
          <w:sz w:val="28"/>
          <w:szCs w:val="28"/>
          <w:lang w:val="en-IN"/>
        </w:rPr>
      </w:pPr>
      <w:r>
        <w:rPr>
          <w:b w:val="0"/>
          <w:bCs w:val="0"/>
          <w:sz w:val="28"/>
          <w:szCs w:val="28"/>
        </w:rPr>
        <w:t xml:space="preserve">        </w:t>
      </w:r>
      <w:r w:rsidR="00463367" w:rsidRPr="006C28EC">
        <w:rPr>
          <w:b w:val="0"/>
          <w:bCs w:val="0"/>
          <w:sz w:val="28"/>
          <w:szCs w:val="28"/>
        </w:rPr>
        <w:t xml:space="preserve">For the </w:t>
      </w:r>
      <w:r>
        <w:rPr>
          <w:rFonts w:eastAsiaTheme="majorEastAsia"/>
          <w:b w:val="0"/>
          <w:bCs w:val="0"/>
          <w:color w:val="000000" w:themeColor="text1"/>
          <w:kern w:val="24"/>
          <w:sz w:val="28"/>
          <w:szCs w:val="28"/>
        </w:rPr>
        <w:t>Agriconnect</w:t>
      </w:r>
      <w:r w:rsidR="00B17326" w:rsidRPr="006C28EC">
        <w:rPr>
          <w:rFonts w:eastAsiaTheme="majorEastAsia"/>
          <w:b w:val="0"/>
          <w:bCs w:val="0"/>
          <w:color w:val="000000" w:themeColor="text1"/>
          <w:kern w:val="24"/>
          <w:sz w:val="28"/>
          <w:szCs w:val="28"/>
        </w:rPr>
        <w:t>:</w:t>
      </w:r>
      <w:r>
        <w:rPr>
          <w:rFonts w:eastAsiaTheme="majorEastAsia"/>
          <w:b w:val="0"/>
          <w:bCs w:val="0"/>
          <w:color w:val="000000" w:themeColor="text1"/>
          <w:kern w:val="24"/>
          <w:sz w:val="28"/>
          <w:szCs w:val="28"/>
        </w:rPr>
        <w:t xml:space="preserve"> </w:t>
      </w:r>
      <w:r w:rsidR="00B17326" w:rsidRPr="006C28EC">
        <w:rPr>
          <w:rFonts w:eastAsiaTheme="majorEastAsia"/>
          <w:b w:val="0"/>
          <w:bCs w:val="0"/>
          <w:color w:val="000000" w:themeColor="text1"/>
          <w:kern w:val="24"/>
          <w:sz w:val="28"/>
          <w:szCs w:val="28"/>
        </w:rPr>
        <w:t>Maximizing Crop Value Through Direct Consumer Connections</w:t>
      </w:r>
      <w:r w:rsidR="00463367" w:rsidRPr="006C28EC">
        <w:rPr>
          <w:b w:val="0"/>
          <w:bCs w:val="0"/>
          <w:sz w:val="28"/>
          <w:szCs w:val="28"/>
        </w:rPr>
        <w:t>, various software testing methodologies were applied to ensure the system</w:t>
      </w:r>
      <w:r w:rsidR="00C43560">
        <w:rPr>
          <w:b w:val="0"/>
          <w:bCs w:val="0"/>
          <w:sz w:val="28"/>
          <w:szCs w:val="28"/>
        </w:rPr>
        <w:t>’</w:t>
      </w:r>
      <w:r w:rsidR="00463367" w:rsidRPr="006C28EC">
        <w:rPr>
          <w:b w:val="0"/>
          <w:bCs w:val="0"/>
          <w:sz w:val="28"/>
          <w:szCs w:val="28"/>
        </w:rPr>
        <w:t xml:space="preserve">s reliability and stability. These include </w:t>
      </w:r>
    </w:p>
    <w:p w14:paraId="55F4C6AA" w14:textId="1F789963" w:rsidR="00E3190A" w:rsidRPr="00E3190A" w:rsidRDefault="00E3190A" w:rsidP="00E3190A">
      <w:pPr>
        <w:pStyle w:val="Heading5"/>
        <w:numPr>
          <w:ilvl w:val="0"/>
          <w:numId w:val="132"/>
        </w:numPr>
        <w:tabs>
          <w:tab w:val="left" w:pos="1164"/>
        </w:tabs>
        <w:spacing w:before="6" w:line="360" w:lineRule="auto"/>
        <w:jc w:val="both"/>
        <w:rPr>
          <w:b w:val="0"/>
          <w:bCs w:val="0"/>
          <w:sz w:val="28"/>
          <w:szCs w:val="28"/>
          <w:lang w:val="en-IN"/>
        </w:rPr>
      </w:pPr>
      <w:r w:rsidRPr="00E3190A">
        <w:rPr>
          <w:b w:val="0"/>
          <w:bCs w:val="0"/>
          <w:sz w:val="28"/>
          <w:szCs w:val="28"/>
        </w:rPr>
        <w:t>Manual Testing</w:t>
      </w:r>
    </w:p>
    <w:p w14:paraId="0EC05822" w14:textId="33DD9047" w:rsidR="00E3190A" w:rsidRPr="00E3190A" w:rsidRDefault="00E3190A" w:rsidP="00E3190A">
      <w:pPr>
        <w:pStyle w:val="Heading5"/>
        <w:numPr>
          <w:ilvl w:val="0"/>
          <w:numId w:val="130"/>
        </w:numPr>
        <w:tabs>
          <w:tab w:val="left" w:pos="1164"/>
        </w:tabs>
        <w:spacing w:before="6" w:line="360" w:lineRule="auto"/>
        <w:jc w:val="both"/>
        <w:rPr>
          <w:b w:val="0"/>
          <w:bCs w:val="0"/>
          <w:sz w:val="28"/>
          <w:szCs w:val="28"/>
          <w:lang w:val="en-IN"/>
        </w:rPr>
      </w:pPr>
      <w:r>
        <w:rPr>
          <w:b w:val="0"/>
          <w:bCs w:val="0"/>
          <w:sz w:val="28"/>
          <w:szCs w:val="28"/>
        </w:rPr>
        <w:t>Automated Testing,</w:t>
      </w:r>
    </w:p>
    <w:p w14:paraId="7063465D" w14:textId="484C5820" w:rsidR="00E3190A" w:rsidRPr="00E3190A" w:rsidRDefault="00E3190A" w:rsidP="00E3190A">
      <w:pPr>
        <w:pStyle w:val="Heading5"/>
        <w:numPr>
          <w:ilvl w:val="0"/>
          <w:numId w:val="130"/>
        </w:numPr>
        <w:tabs>
          <w:tab w:val="left" w:pos="1164"/>
        </w:tabs>
        <w:spacing w:before="6" w:line="360" w:lineRule="auto"/>
        <w:jc w:val="both"/>
        <w:rPr>
          <w:b w:val="0"/>
          <w:bCs w:val="0"/>
          <w:sz w:val="28"/>
          <w:szCs w:val="28"/>
          <w:lang w:val="en-IN"/>
        </w:rPr>
      </w:pPr>
      <w:r w:rsidRPr="00E3190A">
        <w:rPr>
          <w:b w:val="0"/>
          <w:bCs w:val="0"/>
          <w:sz w:val="28"/>
          <w:szCs w:val="28"/>
          <w:lang w:val="en-IN"/>
        </w:rPr>
        <w:t>Functional Testing</w:t>
      </w:r>
    </w:p>
    <w:p w14:paraId="3A3C82E1" w14:textId="77777777" w:rsidR="00AC6EBF" w:rsidRDefault="00E3190A" w:rsidP="00AC6EBF">
      <w:pPr>
        <w:pStyle w:val="Heading5"/>
        <w:numPr>
          <w:ilvl w:val="0"/>
          <w:numId w:val="128"/>
        </w:numPr>
        <w:tabs>
          <w:tab w:val="left" w:pos="1164"/>
        </w:tabs>
        <w:spacing w:before="6" w:line="360" w:lineRule="auto"/>
        <w:jc w:val="both"/>
        <w:rPr>
          <w:b w:val="0"/>
          <w:bCs w:val="0"/>
          <w:sz w:val="28"/>
          <w:szCs w:val="28"/>
          <w:lang w:val="en-IN"/>
        </w:rPr>
      </w:pPr>
      <w:r w:rsidRPr="00E3190A">
        <w:rPr>
          <w:b w:val="0"/>
          <w:bCs w:val="0"/>
          <w:sz w:val="28"/>
          <w:szCs w:val="28"/>
          <w:lang w:val="en-IN"/>
        </w:rPr>
        <w:t>Non-Functional Testing</w:t>
      </w:r>
    </w:p>
    <w:p w14:paraId="0470CB5B" w14:textId="77777777" w:rsidR="00AC6EBF" w:rsidRPr="00AC6EBF" w:rsidRDefault="00AC6EBF" w:rsidP="00AC6EBF">
      <w:pPr>
        <w:pStyle w:val="Heading5"/>
        <w:numPr>
          <w:ilvl w:val="0"/>
          <w:numId w:val="128"/>
        </w:numPr>
        <w:tabs>
          <w:tab w:val="left" w:pos="1164"/>
        </w:tabs>
        <w:spacing w:before="6" w:line="360" w:lineRule="auto"/>
        <w:jc w:val="both"/>
        <w:rPr>
          <w:b w:val="0"/>
          <w:bCs w:val="0"/>
          <w:sz w:val="28"/>
          <w:szCs w:val="28"/>
          <w:lang w:val="en-IN"/>
        </w:rPr>
      </w:pPr>
      <w:r w:rsidRPr="00AC6EBF">
        <w:rPr>
          <w:b w:val="0"/>
          <w:bCs w:val="0"/>
          <w:sz w:val="28"/>
          <w:szCs w:val="28"/>
        </w:rPr>
        <w:t xml:space="preserve"> Unit Testing</w:t>
      </w:r>
    </w:p>
    <w:p w14:paraId="2E00B745" w14:textId="77777777" w:rsidR="00AC6EBF" w:rsidRPr="00AC6EBF" w:rsidRDefault="00AC6EBF" w:rsidP="00AC6EBF">
      <w:pPr>
        <w:pStyle w:val="Heading5"/>
        <w:numPr>
          <w:ilvl w:val="0"/>
          <w:numId w:val="128"/>
        </w:numPr>
        <w:tabs>
          <w:tab w:val="left" w:pos="1164"/>
        </w:tabs>
        <w:spacing w:before="6" w:line="360" w:lineRule="auto"/>
        <w:jc w:val="both"/>
        <w:rPr>
          <w:b w:val="0"/>
          <w:bCs w:val="0"/>
          <w:sz w:val="28"/>
          <w:szCs w:val="28"/>
          <w:lang w:val="en-IN"/>
        </w:rPr>
      </w:pPr>
      <w:r w:rsidRPr="00AC6EBF">
        <w:rPr>
          <w:b w:val="0"/>
          <w:bCs w:val="0"/>
          <w:sz w:val="28"/>
          <w:szCs w:val="28"/>
        </w:rPr>
        <w:t>Integration Testing</w:t>
      </w:r>
    </w:p>
    <w:p w14:paraId="483CC318" w14:textId="14C03D6A" w:rsidR="00AC6EBF" w:rsidRPr="00AC6EBF" w:rsidRDefault="00AC6EBF" w:rsidP="00AC6EBF">
      <w:pPr>
        <w:pStyle w:val="Heading5"/>
        <w:numPr>
          <w:ilvl w:val="0"/>
          <w:numId w:val="128"/>
        </w:numPr>
        <w:tabs>
          <w:tab w:val="left" w:pos="1164"/>
        </w:tabs>
        <w:spacing w:before="6" w:line="360" w:lineRule="auto"/>
        <w:jc w:val="both"/>
        <w:rPr>
          <w:b w:val="0"/>
          <w:bCs w:val="0"/>
          <w:sz w:val="28"/>
          <w:szCs w:val="28"/>
          <w:lang w:val="en-IN"/>
        </w:rPr>
      </w:pPr>
      <w:r w:rsidRPr="00AC6EBF">
        <w:rPr>
          <w:b w:val="0"/>
          <w:bCs w:val="0"/>
          <w:sz w:val="28"/>
          <w:szCs w:val="28"/>
        </w:rPr>
        <w:t xml:space="preserve"> System Testing</w:t>
      </w:r>
    </w:p>
    <w:p w14:paraId="52492477" w14:textId="0EBBFB5D" w:rsidR="00E3190A" w:rsidRPr="00E3190A" w:rsidRDefault="00E3190A" w:rsidP="00E3190A">
      <w:pPr>
        <w:pStyle w:val="Heading5"/>
        <w:numPr>
          <w:ilvl w:val="0"/>
          <w:numId w:val="128"/>
        </w:numPr>
        <w:tabs>
          <w:tab w:val="left" w:pos="1164"/>
        </w:tabs>
        <w:spacing w:before="6" w:line="360" w:lineRule="auto"/>
        <w:jc w:val="both"/>
        <w:rPr>
          <w:b w:val="0"/>
          <w:bCs w:val="0"/>
          <w:sz w:val="28"/>
          <w:szCs w:val="28"/>
          <w:lang w:val="en-IN"/>
        </w:rPr>
      </w:pPr>
      <w:r w:rsidRPr="00E3190A">
        <w:rPr>
          <w:b w:val="0"/>
          <w:bCs w:val="0"/>
          <w:sz w:val="28"/>
          <w:szCs w:val="28"/>
          <w:lang w:val="en-IN"/>
        </w:rPr>
        <w:t>Acceptance Testing</w:t>
      </w:r>
    </w:p>
    <w:p w14:paraId="5B08BF2C" w14:textId="5CA6CD2A" w:rsidR="00E3190A" w:rsidRPr="00E3190A" w:rsidRDefault="00E3190A" w:rsidP="00E3190A">
      <w:pPr>
        <w:pStyle w:val="Heading5"/>
        <w:numPr>
          <w:ilvl w:val="0"/>
          <w:numId w:val="128"/>
        </w:numPr>
        <w:tabs>
          <w:tab w:val="left" w:pos="1164"/>
        </w:tabs>
        <w:spacing w:before="6" w:line="360" w:lineRule="auto"/>
        <w:jc w:val="both"/>
        <w:rPr>
          <w:b w:val="0"/>
          <w:bCs w:val="0"/>
          <w:sz w:val="28"/>
          <w:szCs w:val="28"/>
          <w:lang w:val="en-IN"/>
        </w:rPr>
      </w:pPr>
      <w:r w:rsidRPr="00E3190A">
        <w:rPr>
          <w:b w:val="0"/>
          <w:bCs w:val="0"/>
          <w:sz w:val="28"/>
          <w:szCs w:val="28"/>
          <w:lang w:val="en-IN"/>
        </w:rPr>
        <w:t>Regression Testing</w:t>
      </w:r>
    </w:p>
    <w:p w14:paraId="799AE1EF" w14:textId="0619AECF" w:rsidR="00E3190A" w:rsidRPr="00E3190A" w:rsidRDefault="00E3190A" w:rsidP="00E3190A">
      <w:pPr>
        <w:pStyle w:val="Heading5"/>
        <w:numPr>
          <w:ilvl w:val="0"/>
          <w:numId w:val="128"/>
        </w:numPr>
        <w:tabs>
          <w:tab w:val="left" w:pos="1164"/>
        </w:tabs>
        <w:spacing w:before="6" w:line="360" w:lineRule="auto"/>
        <w:jc w:val="both"/>
        <w:rPr>
          <w:b w:val="0"/>
          <w:bCs w:val="0"/>
          <w:sz w:val="28"/>
          <w:szCs w:val="28"/>
          <w:lang w:val="en-IN"/>
        </w:rPr>
      </w:pPr>
      <w:r w:rsidRPr="00E3190A">
        <w:rPr>
          <w:b w:val="0"/>
          <w:bCs w:val="0"/>
          <w:sz w:val="28"/>
          <w:szCs w:val="28"/>
          <w:lang w:val="en-IN"/>
        </w:rPr>
        <w:lastRenderedPageBreak/>
        <w:t>Smoke and Sanity Testing</w:t>
      </w:r>
    </w:p>
    <w:p w14:paraId="45DA7DB1" w14:textId="2253F9EB" w:rsidR="00E3190A" w:rsidRPr="00E3190A" w:rsidRDefault="00E3190A" w:rsidP="00E3190A">
      <w:pPr>
        <w:pStyle w:val="Heading5"/>
        <w:numPr>
          <w:ilvl w:val="0"/>
          <w:numId w:val="128"/>
        </w:numPr>
        <w:tabs>
          <w:tab w:val="left" w:pos="1164"/>
        </w:tabs>
        <w:spacing w:before="6" w:line="360" w:lineRule="auto"/>
        <w:jc w:val="both"/>
        <w:rPr>
          <w:b w:val="0"/>
          <w:bCs w:val="0"/>
          <w:sz w:val="28"/>
          <w:szCs w:val="28"/>
          <w:lang w:val="en-IN"/>
        </w:rPr>
      </w:pPr>
      <w:r w:rsidRPr="00E3190A">
        <w:rPr>
          <w:b w:val="0"/>
          <w:bCs w:val="0"/>
          <w:sz w:val="28"/>
          <w:szCs w:val="28"/>
          <w:lang w:val="en-IN"/>
        </w:rPr>
        <w:t>Performance Testing</w:t>
      </w:r>
    </w:p>
    <w:p w14:paraId="6A14D07B" w14:textId="0AA76120" w:rsidR="00E3190A" w:rsidRPr="00E3190A" w:rsidRDefault="00E3190A" w:rsidP="00E3190A">
      <w:pPr>
        <w:pStyle w:val="Heading5"/>
        <w:numPr>
          <w:ilvl w:val="0"/>
          <w:numId w:val="128"/>
        </w:numPr>
        <w:tabs>
          <w:tab w:val="left" w:pos="1164"/>
        </w:tabs>
        <w:spacing w:before="6" w:line="360" w:lineRule="auto"/>
        <w:jc w:val="both"/>
        <w:rPr>
          <w:b w:val="0"/>
          <w:bCs w:val="0"/>
          <w:sz w:val="28"/>
          <w:szCs w:val="28"/>
          <w:lang w:val="en-IN"/>
        </w:rPr>
      </w:pPr>
      <w:r w:rsidRPr="00E3190A">
        <w:rPr>
          <w:b w:val="0"/>
          <w:bCs w:val="0"/>
          <w:sz w:val="28"/>
          <w:szCs w:val="28"/>
          <w:lang w:val="en-IN"/>
        </w:rPr>
        <w:t>Security Testing</w:t>
      </w:r>
    </w:p>
    <w:p w14:paraId="3B8EEF14" w14:textId="5245B74E" w:rsidR="00E3190A" w:rsidRPr="00E3190A" w:rsidRDefault="00E3190A" w:rsidP="00E3190A">
      <w:pPr>
        <w:pStyle w:val="Heading5"/>
        <w:numPr>
          <w:ilvl w:val="0"/>
          <w:numId w:val="128"/>
        </w:numPr>
        <w:tabs>
          <w:tab w:val="left" w:pos="1164"/>
        </w:tabs>
        <w:spacing w:before="6" w:line="360" w:lineRule="auto"/>
        <w:jc w:val="both"/>
        <w:rPr>
          <w:b w:val="0"/>
          <w:bCs w:val="0"/>
          <w:sz w:val="28"/>
          <w:szCs w:val="28"/>
          <w:lang w:val="en-IN"/>
        </w:rPr>
      </w:pPr>
      <w:r w:rsidRPr="00E3190A">
        <w:rPr>
          <w:b w:val="0"/>
          <w:bCs w:val="0"/>
          <w:sz w:val="28"/>
          <w:szCs w:val="28"/>
          <w:lang w:val="en-IN"/>
        </w:rPr>
        <w:t>Usability Testing</w:t>
      </w:r>
    </w:p>
    <w:p w14:paraId="7576976C" w14:textId="57960B65" w:rsidR="00E3190A" w:rsidRPr="00E3190A" w:rsidRDefault="00E3190A" w:rsidP="00E3190A">
      <w:pPr>
        <w:pStyle w:val="Heading5"/>
        <w:numPr>
          <w:ilvl w:val="0"/>
          <w:numId w:val="128"/>
        </w:numPr>
        <w:tabs>
          <w:tab w:val="left" w:pos="1164"/>
        </w:tabs>
        <w:spacing w:before="6" w:line="360" w:lineRule="auto"/>
        <w:jc w:val="both"/>
        <w:rPr>
          <w:b w:val="0"/>
          <w:bCs w:val="0"/>
          <w:sz w:val="28"/>
          <w:szCs w:val="28"/>
          <w:lang w:val="en-IN"/>
        </w:rPr>
      </w:pPr>
      <w:r w:rsidRPr="00E3190A">
        <w:rPr>
          <w:b w:val="0"/>
          <w:bCs w:val="0"/>
          <w:sz w:val="28"/>
          <w:szCs w:val="28"/>
          <w:lang w:val="en-IN"/>
        </w:rPr>
        <w:t>Compatibility Testing</w:t>
      </w:r>
    </w:p>
    <w:p w14:paraId="619BFD2C" w14:textId="323FF649" w:rsidR="00E3190A" w:rsidRPr="00E3190A" w:rsidRDefault="00E3190A" w:rsidP="00E3190A">
      <w:pPr>
        <w:pStyle w:val="Heading5"/>
        <w:numPr>
          <w:ilvl w:val="0"/>
          <w:numId w:val="128"/>
        </w:numPr>
        <w:tabs>
          <w:tab w:val="left" w:pos="1164"/>
        </w:tabs>
        <w:spacing w:before="6" w:line="360" w:lineRule="auto"/>
        <w:jc w:val="both"/>
        <w:rPr>
          <w:b w:val="0"/>
          <w:bCs w:val="0"/>
          <w:sz w:val="28"/>
          <w:szCs w:val="28"/>
          <w:lang w:val="en-IN"/>
        </w:rPr>
      </w:pPr>
      <w:r w:rsidRPr="00E3190A">
        <w:rPr>
          <w:b w:val="0"/>
          <w:bCs w:val="0"/>
          <w:sz w:val="28"/>
          <w:szCs w:val="28"/>
          <w:lang w:val="en-IN"/>
        </w:rPr>
        <w:t>Exploratory Testing</w:t>
      </w:r>
    </w:p>
    <w:p w14:paraId="4EFFE084" w14:textId="384C7367" w:rsidR="00463367" w:rsidRPr="006C28EC" w:rsidRDefault="00463367" w:rsidP="00E3190A">
      <w:pPr>
        <w:pStyle w:val="Heading5"/>
        <w:tabs>
          <w:tab w:val="left" w:pos="1164"/>
        </w:tabs>
        <w:spacing w:before="6" w:line="360" w:lineRule="auto"/>
        <w:ind w:firstLine="632"/>
        <w:jc w:val="both"/>
        <w:rPr>
          <w:sz w:val="28"/>
          <w:szCs w:val="28"/>
        </w:rPr>
      </w:pPr>
    </w:p>
    <w:p w14:paraId="34B50391" w14:textId="1F569E41" w:rsidR="00180A38" w:rsidRPr="00180A38" w:rsidRDefault="00463367" w:rsidP="00180A38">
      <w:pPr>
        <w:pStyle w:val="Heading5"/>
        <w:tabs>
          <w:tab w:val="left" w:pos="1164"/>
        </w:tabs>
        <w:spacing w:before="6" w:line="360" w:lineRule="auto"/>
        <w:jc w:val="both"/>
        <w:rPr>
          <w:sz w:val="28"/>
          <w:szCs w:val="28"/>
        </w:rPr>
      </w:pPr>
      <w:r w:rsidRPr="006C28EC">
        <w:rPr>
          <w:sz w:val="28"/>
          <w:szCs w:val="28"/>
        </w:rPr>
        <w:t xml:space="preserve">6.2.1 </w:t>
      </w:r>
      <w:r w:rsidR="00E3190A" w:rsidRPr="00E3190A">
        <w:rPr>
          <w:sz w:val="28"/>
          <w:szCs w:val="28"/>
        </w:rPr>
        <w:t>Manual Testing</w:t>
      </w:r>
    </w:p>
    <w:p w14:paraId="1F4825FF" w14:textId="77777777" w:rsidR="00E3190A" w:rsidRPr="00E3190A" w:rsidRDefault="00E3190A" w:rsidP="00E3190A">
      <w:pPr>
        <w:pStyle w:val="Heading5"/>
        <w:tabs>
          <w:tab w:val="left" w:pos="1164"/>
        </w:tabs>
        <w:spacing w:before="6" w:line="360" w:lineRule="auto"/>
        <w:jc w:val="both"/>
        <w:rPr>
          <w:b w:val="0"/>
          <w:bCs w:val="0"/>
          <w:sz w:val="28"/>
          <w:szCs w:val="28"/>
          <w:lang w:val="en-IN"/>
        </w:rPr>
      </w:pPr>
      <w:r w:rsidRPr="00E3190A">
        <w:rPr>
          <w:b w:val="0"/>
          <w:bCs w:val="0"/>
          <w:sz w:val="28"/>
          <w:szCs w:val="28"/>
          <w:lang w:val="en-IN"/>
        </w:rPr>
        <w:t>Manual testing is the process of manually executing test cases without the use of automation tools. It is best suited for exploratory testing, usability testing, and ad-hoc scenarios where human intuition is critical.</w:t>
      </w:r>
    </w:p>
    <w:p w14:paraId="2DE67AF5" w14:textId="3D73BB3D" w:rsidR="00E3190A" w:rsidRPr="00E3190A" w:rsidRDefault="00E3190A" w:rsidP="00E3190A">
      <w:pPr>
        <w:pStyle w:val="Heading5"/>
        <w:tabs>
          <w:tab w:val="left" w:pos="1164"/>
        </w:tabs>
        <w:spacing w:before="6" w:line="360" w:lineRule="auto"/>
        <w:jc w:val="both"/>
        <w:rPr>
          <w:b w:val="0"/>
          <w:bCs w:val="0"/>
          <w:sz w:val="28"/>
          <w:szCs w:val="28"/>
          <w:lang w:val="en-IN"/>
        </w:rPr>
      </w:pPr>
      <w:r>
        <w:rPr>
          <w:b w:val="0"/>
          <w:bCs w:val="0"/>
          <w:sz w:val="28"/>
          <w:szCs w:val="28"/>
          <w:lang w:val="en-IN"/>
        </w:rPr>
        <w:t xml:space="preserve">   </w:t>
      </w:r>
      <w:r w:rsidRPr="00E3190A">
        <w:rPr>
          <w:sz w:val="28"/>
          <w:szCs w:val="28"/>
          <w:lang w:val="en-IN"/>
        </w:rPr>
        <w:t>Advantages</w:t>
      </w:r>
      <w:r w:rsidRPr="00E3190A">
        <w:rPr>
          <w:b w:val="0"/>
          <w:bCs w:val="0"/>
          <w:sz w:val="28"/>
          <w:szCs w:val="28"/>
          <w:lang w:val="en-IN"/>
        </w:rPr>
        <w:t>:</w:t>
      </w:r>
    </w:p>
    <w:p w14:paraId="7E07E23D" w14:textId="77777777" w:rsidR="00E3190A" w:rsidRPr="00E3190A" w:rsidRDefault="00E3190A" w:rsidP="00E3190A">
      <w:pPr>
        <w:pStyle w:val="Heading5"/>
        <w:numPr>
          <w:ilvl w:val="0"/>
          <w:numId w:val="54"/>
        </w:numPr>
        <w:tabs>
          <w:tab w:val="left" w:pos="1164"/>
        </w:tabs>
        <w:spacing w:before="6" w:line="360" w:lineRule="auto"/>
        <w:ind w:firstLine="450"/>
        <w:jc w:val="both"/>
        <w:rPr>
          <w:b w:val="0"/>
          <w:bCs w:val="0"/>
          <w:sz w:val="28"/>
          <w:szCs w:val="28"/>
          <w:lang w:val="en-IN"/>
        </w:rPr>
      </w:pPr>
      <w:r w:rsidRPr="00E3190A">
        <w:rPr>
          <w:b w:val="0"/>
          <w:bCs w:val="0"/>
          <w:sz w:val="28"/>
          <w:szCs w:val="28"/>
          <w:lang w:val="en-IN"/>
        </w:rPr>
        <w:t>No programming skills required</w:t>
      </w:r>
    </w:p>
    <w:p w14:paraId="0F7F4B2E" w14:textId="77777777" w:rsidR="00E3190A" w:rsidRPr="00E3190A" w:rsidRDefault="00E3190A" w:rsidP="00E3190A">
      <w:pPr>
        <w:pStyle w:val="Heading5"/>
        <w:numPr>
          <w:ilvl w:val="0"/>
          <w:numId w:val="54"/>
        </w:numPr>
        <w:tabs>
          <w:tab w:val="left" w:pos="1164"/>
        </w:tabs>
        <w:spacing w:before="6" w:line="360" w:lineRule="auto"/>
        <w:ind w:firstLine="450"/>
        <w:jc w:val="both"/>
        <w:rPr>
          <w:b w:val="0"/>
          <w:bCs w:val="0"/>
          <w:sz w:val="28"/>
          <w:szCs w:val="28"/>
          <w:lang w:val="en-IN"/>
        </w:rPr>
      </w:pPr>
      <w:r w:rsidRPr="00E3190A">
        <w:rPr>
          <w:b w:val="0"/>
          <w:bCs w:val="0"/>
          <w:sz w:val="28"/>
          <w:szCs w:val="28"/>
          <w:lang w:val="en-IN"/>
        </w:rPr>
        <w:t>Flexible and adaptable</w:t>
      </w:r>
    </w:p>
    <w:p w14:paraId="2173D17F" w14:textId="77777777" w:rsidR="00E3190A" w:rsidRPr="00E3190A" w:rsidRDefault="00E3190A" w:rsidP="00E3190A">
      <w:pPr>
        <w:pStyle w:val="Heading5"/>
        <w:numPr>
          <w:ilvl w:val="0"/>
          <w:numId w:val="54"/>
        </w:numPr>
        <w:tabs>
          <w:tab w:val="left" w:pos="1164"/>
        </w:tabs>
        <w:spacing w:before="6" w:line="360" w:lineRule="auto"/>
        <w:ind w:firstLine="450"/>
        <w:jc w:val="both"/>
        <w:rPr>
          <w:b w:val="0"/>
          <w:bCs w:val="0"/>
          <w:sz w:val="28"/>
          <w:szCs w:val="28"/>
          <w:lang w:val="en-IN"/>
        </w:rPr>
      </w:pPr>
      <w:r w:rsidRPr="00E3190A">
        <w:rPr>
          <w:b w:val="0"/>
          <w:bCs w:val="0"/>
          <w:sz w:val="28"/>
          <w:szCs w:val="28"/>
          <w:lang w:val="en-IN"/>
        </w:rPr>
        <w:t>Good for UI/UX and exploratory testing</w:t>
      </w:r>
    </w:p>
    <w:p w14:paraId="7338A7EF" w14:textId="77777777" w:rsidR="00E3190A" w:rsidRPr="00E3190A" w:rsidRDefault="00E3190A" w:rsidP="00E3190A">
      <w:pPr>
        <w:pStyle w:val="Heading5"/>
        <w:tabs>
          <w:tab w:val="left" w:pos="1164"/>
        </w:tabs>
        <w:spacing w:before="6" w:line="360" w:lineRule="auto"/>
        <w:ind w:left="720"/>
        <w:jc w:val="both"/>
        <w:rPr>
          <w:b w:val="0"/>
          <w:bCs w:val="0"/>
          <w:sz w:val="28"/>
          <w:szCs w:val="28"/>
          <w:lang w:val="en-IN"/>
        </w:rPr>
      </w:pPr>
      <w:r w:rsidRPr="00E3190A">
        <w:rPr>
          <w:sz w:val="28"/>
          <w:szCs w:val="28"/>
          <w:lang w:val="en-IN"/>
        </w:rPr>
        <w:t>Disadvantages</w:t>
      </w:r>
      <w:r w:rsidRPr="00E3190A">
        <w:rPr>
          <w:b w:val="0"/>
          <w:bCs w:val="0"/>
          <w:sz w:val="28"/>
          <w:szCs w:val="28"/>
          <w:lang w:val="en-IN"/>
        </w:rPr>
        <w:t>:</w:t>
      </w:r>
    </w:p>
    <w:p w14:paraId="5F8F81DF" w14:textId="77777777" w:rsidR="00E3190A" w:rsidRPr="00E3190A" w:rsidRDefault="00E3190A" w:rsidP="00E3190A">
      <w:pPr>
        <w:pStyle w:val="Heading5"/>
        <w:numPr>
          <w:ilvl w:val="0"/>
          <w:numId w:val="54"/>
        </w:numPr>
        <w:tabs>
          <w:tab w:val="left" w:pos="1164"/>
        </w:tabs>
        <w:spacing w:before="6" w:line="360" w:lineRule="auto"/>
        <w:ind w:firstLine="450"/>
        <w:jc w:val="both"/>
        <w:rPr>
          <w:b w:val="0"/>
          <w:bCs w:val="0"/>
          <w:sz w:val="28"/>
          <w:szCs w:val="28"/>
          <w:lang w:val="en-IN"/>
        </w:rPr>
      </w:pPr>
      <w:r w:rsidRPr="00E3190A">
        <w:rPr>
          <w:b w:val="0"/>
          <w:bCs w:val="0"/>
          <w:sz w:val="28"/>
          <w:szCs w:val="28"/>
          <w:lang w:val="en-IN"/>
        </w:rPr>
        <w:t>Time-consuming and prone to human error</w:t>
      </w:r>
    </w:p>
    <w:p w14:paraId="60112ACC" w14:textId="00123F9D" w:rsidR="00463367" w:rsidRDefault="00E3190A" w:rsidP="00180A38">
      <w:pPr>
        <w:pStyle w:val="Heading5"/>
        <w:numPr>
          <w:ilvl w:val="0"/>
          <w:numId w:val="54"/>
        </w:numPr>
        <w:tabs>
          <w:tab w:val="left" w:pos="1164"/>
        </w:tabs>
        <w:spacing w:before="6" w:line="360" w:lineRule="auto"/>
        <w:ind w:firstLine="450"/>
        <w:jc w:val="both"/>
        <w:rPr>
          <w:sz w:val="28"/>
          <w:szCs w:val="28"/>
          <w:lang w:val="en-IN"/>
        </w:rPr>
      </w:pPr>
      <w:r w:rsidRPr="00E3190A">
        <w:rPr>
          <w:b w:val="0"/>
          <w:bCs w:val="0"/>
          <w:sz w:val="28"/>
          <w:szCs w:val="28"/>
          <w:lang w:val="en-IN"/>
        </w:rPr>
        <w:t>Not suitable for large-scale or repetitive testing</w:t>
      </w:r>
    </w:p>
    <w:p w14:paraId="5F5D2087" w14:textId="77777777" w:rsidR="00180A38" w:rsidRPr="00180A38" w:rsidRDefault="00180A38" w:rsidP="00180A38">
      <w:pPr>
        <w:pStyle w:val="Heading5"/>
        <w:tabs>
          <w:tab w:val="left" w:pos="1164"/>
        </w:tabs>
        <w:spacing w:before="6" w:line="360" w:lineRule="auto"/>
        <w:ind w:left="720"/>
        <w:jc w:val="both"/>
        <w:rPr>
          <w:sz w:val="28"/>
          <w:szCs w:val="28"/>
          <w:lang w:val="en-IN"/>
        </w:rPr>
      </w:pPr>
    </w:p>
    <w:p w14:paraId="4F74DED2" w14:textId="390766F5" w:rsidR="00E3190A" w:rsidRPr="006C28EC" w:rsidRDefault="00463367" w:rsidP="00E3190A">
      <w:pPr>
        <w:pStyle w:val="Heading5"/>
        <w:tabs>
          <w:tab w:val="left" w:pos="1164"/>
        </w:tabs>
        <w:spacing w:before="6" w:line="360" w:lineRule="auto"/>
        <w:jc w:val="both"/>
        <w:rPr>
          <w:sz w:val="28"/>
          <w:szCs w:val="28"/>
        </w:rPr>
      </w:pPr>
      <w:r w:rsidRPr="006C28EC">
        <w:rPr>
          <w:sz w:val="28"/>
          <w:szCs w:val="28"/>
        </w:rPr>
        <w:t xml:space="preserve">6.2.2 </w:t>
      </w:r>
      <w:r w:rsidR="00180A38">
        <w:rPr>
          <w:sz w:val="28"/>
          <w:szCs w:val="28"/>
        </w:rPr>
        <w:t xml:space="preserve">Automated </w:t>
      </w:r>
      <w:r w:rsidRPr="006C28EC">
        <w:rPr>
          <w:sz w:val="28"/>
          <w:szCs w:val="28"/>
        </w:rPr>
        <w:t>Testing</w:t>
      </w:r>
    </w:p>
    <w:p w14:paraId="53D1831D" w14:textId="7871908D" w:rsidR="00180A38" w:rsidRDefault="00180A38" w:rsidP="00180A38">
      <w:pPr>
        <w:pStyle w:val="Heading5"/>
        <w:tabs>
          <w:tab w:val="left" w:pos="1164"/>
        </w:tabs>
        <w:spacing w:before="6" w:line="360" w:lineRule="auto"/>
        <w:jc w:val="both"/>
        <w:rPr>
          <w:b w:val="0"/>
          <w:bCs w:val="0"/>
          <w:sz w:val="28"/>
          <w:szCs w:val="28"/>
          <w:lang w:val="en-IN"/>
        </w:rPr>
      </w:pPr>
      <w:r>
        <w:rPr>
          <w:b w:val="0"/>
          <w:bCs w:val="0"/>
          <w:sz w:val="28"/>
          <w:szCs w:val="28"/>
          <w:lang w:val="en-IN"/>
        </w:rPr>
        <w:t xml:space="preserve">     </w:t>
      </w:r>
      <w:r w:rsidRPr="00180A38">
        <w:rPr>
          <w:b w:val="0"/>
          <w:bCs w:val="0"/>
          <w:sz w:val="28"/>
          <w:szCs w:val="28"/>
          <w:lang w:val="en-IN"/>
        </w:rPr>
        <w:t>Automated testing uses scripts and tools (e.g., Selenium, J</w:t>
      </w:r>
      <w:r w:rsidR="00C43560" w:rsidRPr="00180A38">
        <w:rPr>
          <w:b w:val="0"/>
          <w:bCs w:val="0"/>
          <w:sz w:val="28"/>
          <w:szCs w:val="28"/>
          <w:lang w:val="en-IN"/>
        </w:rPr>
        <w:t>u</w:t>
      </w:r>
      <w:r w:rsidRPr="00180A38">
        <w:rPr>
          <w:b w:val="0"/>
          <w:bCs w:val="0"/>
          <w:sz w:val="28"/>
          <w:szCs w:val="28"/>
          <w:lang w:val="en-IN"/>
        </w:rPr>
        <w:t>nit, TestNG) to perform tests automatically. It is ideal for regression, load, and performance testing where frequent test execution is needed.</w:t>
      </w:r>
    </w:p>
    <w:p w14:paraId="3A4E74DE" w14:textId="77777777" w:rsidR="00180A38" w:rsidRPr="00180A38" w:rsidRDefault="00180A38" w:rsidP="00180A38">
      <w:pPr>
        <w:pStyle w:val="Heading5"/>
        <w:tabs>
          <w:tab w:val="left" w:pos="1164"/>
        </w:tabs>
        <w:spacing w:before="6" w:line="360" w:lineRule="auto"/>
        <w:jc w:val="both"/>
        <w:rPr>
          <w:b w:val="0"/>
          <w:bCs w:val="0"/>
          <w:sz w:val="28"/>
          <w:szCs w:val="28"/>
          <w:lang w:val="en-IN"/>
        </w:rPr>
      </w:pPr>
    </w:p>
    <w:p w14:paraId="279FDBA9" w14:textId="25C43095" w:rsidR="00180A38" w:rsidRPr="00180A38" w:rsidRDefault="00180A38" w:rsidP="00180A38">
      <w:pPr>
        <w:pStyle w:val="Heading5"/>
        <w:tabs>
          <w:tab w:val="left" w:pos="1164"/>
        </w:tabs>
        <w:spacing w:before="6" w:line="360" w:lineRule="auto"/>
        <w:jc w:val="both"/>
        <w:rPr>
          <w:b w:val="0"/>
          <w:bCs w:val="0"/>
          <w:sz w:val="28"/>
          <w:szCs w:val="28"/>
          <w:lang w:val="en-IN"/>
        </w:rPr>
      </w:pPr>
      <w:r>
        <w:rPr>
          <w:sz w:val="28"/>
          <w:szCs w:val="28"/>
          <w:lang w:val="en-IN"/>
        </w:rPr>
        <w:t xml:space="preserve">  </w:t>
      </w:r>
      <w:r w:rsidRPr="00180A38">
        <w:rPr>
          <w:sz w:val="28"/>
          <w:szCs w:val="28"/>
          <w:lang w:val="en-IN"/>
        </w:rPr>
        <w:t>Advantages</w:t>
      </w:r>
      <w:r w:rsidRPr="00180A38">
        <w:rPr>
          <w:b w:val="0"/>
          <w:bCs w:val="0"/>
          <w:sz w:val="28"/>
          <w:szCs w:val="28"/>
          <w:lang w:val="en-IN"/>
        </w:rPr>
        <w:t>:</w:t>
      </w:r>
    </w:p>
    <w:p w14:paraId="3ABA99FE" w14:textId="77777777" w:rsidR="00180A38" w:rsidRPr="00180A38" w:rsidRDefault="00180A38" w:rsidP="00180A38">
      <w:pPr>
        <w:pStyle w:val="Heading5"/>
        <w:numPr>
          <w:ilvl w:val="0"/>
          <w:numId w:val="135"/>
        </w:numPr>
        <w:tabs>
          <w:tab w:val="left" w:pos="1164"/>
        </w:tabs>
        <w:spacing w:before="6" w:line="360" w:lineRule="auto"/>
        <w:jc w:val="both"/>
        <w:rPr>
          <w:b w:val="0"/>
          <w:bCs w:val="0"/>
          <w:sz w:val="28"/>
          <w:szCs w:val="28"/>
          <w:lang w:val="en-IN"/>
        </w:rPr>
      </w:pPr>
      <w:r w:rsidRPr="00180A38">
        <w:rPr>
          <w:b w:val="0"/>
          <w:bCs w:val="0"/>
          <w:sz w:val="28"/>
          <w:szCs w:val="28"/>
          <w:lang w:val="en-IN"/>
        </w:rPr>
        <w:t>Faster and more efficient</w:t>
      </w:r>
    </w:p>
    <w:p w14:paraId="23B27693" w14:textId="77777777" w:rsidR="00180A38" w:rsidRPr="00180A38" w:rsidRDefault="00180A38" w:rsidP="00180A38">
      <w:pPr>
        <w:pStyle w:val="Heading5"/>
        <w:numPr>
          <w:ilvl w:val="0"/>
          <w:numId w:val="135"/>
        </w:numPr>
        <w:tabs>
          <w:tab w:val="left" w:pos="1164"/>
        </w:tabs>
        <w:spacing w:before="6" w:line="360" w:lineRule="auto"/>
        <w:jc w:val="both"/>
        <w:rPr>
          <w:b w:val="0"/>
          <w:bCs w:val="0"/>
          <w:sz w:val="28"/>
          <w:szCs w:val="28"/>
          <w:lang w:val="en-IN"/>
        </w:rPr>
      </w:pPr>
      <w:r w:rsidRPr="00180A38">
        <w:rPr>
          <w:b w:val="0"/>
          <w:bCs w:val="0"/>
          <w:sz w:val="28"/>
          <w:szCs w:val="28"/>
          <w:lang w:val="en-IN"/>
        </w:rPr>
        <w:t>Reusable test scripts</w:t>
      </w:r>
    </w:p>
    <w:p w14:paraId="107B9BF4" w14:textId="77777777" w:rsidR="00180A38" w:rsidRDefault="00180A38" w:rsidP="00180A38">
      <w:pPr>
        <w:pStyle w:val="Heading5"/>
        <w:numPr>
          <w:ilvl w:val="0"/>
          <w:numId w:val="135"/>
        </w:numPr>
        <w:tabs>
          <w:tab w:val="left" w:pos="1164"/>
        </w:tabs>
        <w:spacing w:before="6" w:line="360" w:lineRule="auto"/>
        <w:jc w:val="both"/>
        <w:rPr>
          <w:b w:val="0"/>
          <w:bCs w:val="0"/>
          <w:sz w:val="28"/>
          <w:szCs w:val="28"/>
          <w:lang w:val="en-IN"/>
        </w:rPr>
      </w:pPr>
      <w:r w:rsidRPr="00180A38">
        <w:rPr>
          <w:b w:val="0"/>
          <w:bCs w:val="0"/>
          <w:sz w:val="28"/>
          <w:szCs w:val="28"/>
          <w:lang w:val="en-IN"/>
        </w:rPr>
        <w:t>Ideal for continuous integration/continuous deployment (CI/CD)</w:t>
      </w:r>
    </w:p>
    <w:p w14:paraId="12638928" w14:textId="77777777" w:rsidR="00180A38" w:rsidRPr="00180A38" w:rsidRDefault="00180A38" w:rsidP="00180A38">
      <w:pPr>
        <w:pStyle w:val="Heading5"/>
        <w:tabs>
          <w:tab w:val="left" w:pos="1164"/>
        </w:tabs>
        <w:spacing w:before="6" w:line="360" w:lineRule="auto"/>
        <w:ind w:left="720"/>
        <w:jc w:val="both"/>
        <w:rPr>
          <w:b w:val="0"/>
          <w:bCs w:val="0"/>
          <w:sz w:val="28"/>
          <w:szCs w:val="28"/>
          <w:lang w:val="en-IN"/>
        </w:rPr>
      </w:pPr>
    </w:p>
    <w:p w14:paraId="711A9C1B" w14:textId="77777777" w:rsidR="00180A38" w:rsidRPr="00180A38" w:rsidRDefault="00180A38" w:rsidP="00180A38">
      <w:pPr>
        <w:pStyle w:val="Heading5"/>
        <w:tabs>
          <w:tab w:val="left" w:pos="1164"/>
        </w:tabs>
        <w:spacing w:before="6" w:line="360" w:lineRule="auto"/>
        <w:jc w:val="both"/>
        <w:rPr>
          <w:b w:val="0"/>
          <w:bCs w:val="0"/>
          <w:sz w:val="28"/>
          <w:szCs w:val="28"/>
          <w:lang w:val="en-IN"/>
        </w:rPr>
      </w:pPr>
      <w:r w:rsidRPr="00180A38">
        <w:rPr>
          <w:sz w:val="28"/>
          <w:szCs w:val="28"/>
          <w:lang w:val="en-IN"/>
        </w:rPr>
        <w:lastRenderedPageBreak/>
        <w:t>Disadvantages</w:t>
      </w:r>
      <w:r w:rsidRPr="00180A38">
        <w:rPr>
          <w:b w:val="0"/>
          <w:bCs w:val="0"/>
          <w:sz w:val="28"/>
          <w:szCs w:val="28"/>
          <w:lang w:val="en-IN"/>
        </w:rPr>
        <w:t>:</w:t>
      </w:r>
    </w:p>
    <w:p w14:paraId="24E3A80E" w14:textId="77777777" w:rsidR="00180A38" w:rsidRPr="00180A38" w:rsidRDefault="00180A38" w:rsidP="00180A38">
      <w:pPr>
        <w:pStyle w:val="Heading5"/>
        <w:numPr>
          <w:ilvl w:val="0"/>
          <w:numId w:val="136"/>
        </w:numPr>
        <w:tabs>
          <w:tab w:val="left" w:pos="1164"/>
        </w:tabs>
        <w:spacing w:before="6" w:line="360" w:lineRule="auto"/>
        <w:jc w:val="both"/>
        <w:rPr>
          <w:b w:val="0"/>
          <w:bCs w:val="0"/>
          <w:sz w:val="28"/>
          <w:szCs w:val="28"/>
          <w:lang w:val="en-IN"/>
        </w:rPr>
      </w:pPr>
      <w:r w:rsidRPr="00180A38">
        <w:rPr>
          <w:b w:val="0"/>
          <w:bCs w:val="0"/>
          <w:sz w:val="28"/>
          <w:szCs w:val="28"/>
          <w:lang w:val="en-IN"/>
        </w:rPr>
        <w:t>High initial setup cost</w:t>
      </w:r>
    </w:p>
    <w:p w14:paraId="4CB2D875" w14:textId="77777777" w:rsidR="00180A38" w:rsidRPr="00180A38" w:rsidRDefault="00180A38" w:rsidP="00180A38">
      <w:pPr>
        <w:pStyle w:val="Heading5"/>
        <w:numPr>
          <w:ilvl w:val="0"/>
          <w:numId w:val="136"/>
        </w:numPr>
        <w:tabs>
          <w:tab w:val="left" w:pos="1164"/>
        </w:tabs>
        <w:spacing w:before="6" w:line="360" w:lineRule="auto"/>
        <w:jc w:val="both"/>
        <w:rPr>
          <w:sz w:val="28"/>
          <w:szCs w:val="28"/>
          <w:lang w:val="en-IN"/>
        </w:rPr>
      </w:pPr>
      <w:r w:rsidRPr="00180A38">
        <w:rPr>
          <w:b w:val="0"/>
          <w:bCs w:val="0"/>
          <w:sz w:val="28"/>
          <w:szCs w:val="28"/>
          <w:lang w:val="en-IN"/>
        </w:rPr>
        <w:t>Requires programming knowledge</w:t>
      </w:r>
    </w:p>
    <w:p w14:paraId="7884996D" w14:textId="5F867A18" w:rsidR="00463367" w:rsidRPr="006C28EC" w:rsidRDefault="00463367" w:rsidP="001B7A63">
      <w:pPr>
        <w:pStyle w:val="Heading5"/>
        <w:tabs>
          <w:tab w:val="left" w:pos="1164"/>
        </w:tabs>
        <w:spacing w:before="6" w:line="360" w:lineRule="auto"/>
        <w:jc w:val="both"/>
        <w:rPr>
          <w:sz w:val="28"/>
          <w:szCs w:val="28"/>
        </w:rPr>
      </w:pPr>
    </w:p>
    <w:p w14:paraId="44F923EC" w14:textId="77777777" w:rsidR="00180A38" w:rsidRPr="00180A38" w:rsidRDefault="00463367" w:rsidP="00180A38">
      <w:pPr>
        <w:pStyle w:val="Heading5"/>
        <w:tabs>
          <w:tab w:val="left" w:pos="1164"/>
        </w:tabs>
        <w:spacing w:before="6" w:line="360" w:lineRule="auto"/>
        <w:ind w:firstLine="2"/>
        <w:jc w:val="both"/>
        <w:rPr>
          <w:sz w:val="28"/>
          <w:szCs w:val="28"/>
          <w:lang w:val="en-IN"/>
        </w:rPr>
      </w:pPr>
      <w:r w:rsidRPr="006C28EC">
        <w:rPr>
          <w:sz w:val="28"/>
          <w:szCs w:val="28"/>
        </w:rPr>
        <w:t xml:space="preserve">6.2.3 </w:t>
      </w:r>
      <w:r w:rsidR="00180A38" w:rsidRPr="00180A38">
        <w:rPr>
          <w:sz w:val="28"/>
          <w:szCs w:val="28"/>
          <w:lang w:val="en-IN"/>
        </w:rPr>
        <w:t>Functional Testing</w:t>
      </w:r>
    </w:p>
    <w:p w14:paraId="3F44E8AB" w14:textId="04E7D274" w:rsidR="00227323" w:rsidRPr="009E5E5B" w:rsidRDefault="00180A38" w:rsidP="009E5E5B">
      <w:pPr>
        <w:pStyle w:val="Heading5"/>
        <w:numPr>
          <w:ilvl w:val="0"/>
          <w:numId w:val="137"/>
        </w:numPr>
        <w:tabs>
          <w:tab w:val="left" w:pos="1164"/>
        </w:tabs>
        <w:spacing w:before="6" w:line="360" w:lineRule="auto"/>
        <w:jc w:val="both"/>
        <w:rPr>
          <w:b w:val="0"/>
          <w:bCs w:val="0"/>
          <w:sz w:val="28"/>
          <w:szCs w:val="28"/>
          <w:lang w:val="en-IN"/>
        </w:rPr>
      </w:pPr>
      <w:r w:rsidRPr="00180A38">
        <w:rPr>
          <w:b w:val="0"/>
          <w:bCs w:val="0"/>
          <w:sz w:val="28"/>
          <w:szCs w:val="28"/>
          <w:lang w:val="en-IN"/>
        </w:rPr>
        <w:t>Functional testing focuses on verifying that each function of the software operates in accordance with the requirement specification. It includes:</w:t>
      </w:r>
      <w:r w:rsidR="009E5E5B" w:rsidRPr="009E5E5B">
        <w:rPr>
          <w:b w:val="0"/>
          <w:bCs w:val="0"/>
          <w:sz w:val="28"/>
          <w:szCs w:val="28"/>
          <w:lang w:val="en-IN"/>
        </w:rPr>
        <w:t xml:space="preserve"> </w:t>
      </w:r>
      <w:r w:rsidR="009E5E5B" w:rsidRPr="00180A38">
        <w:rPr>
          <w:b w:val="0"/>
          <w:bCs w:val="0"/>
          <w:sz w:val="28"/>
          <w:szCs w:val="28"/>
          <w:lang w:val="en-IN"/>
        </w:rPr>
        <w:t>Unit Testing</w:t>
      </w:r>
      <w:r w:rsidR="009E5E5B">
        <w:rPr>
          <w:b w:val="0"/>
          <w:bCs w:val="0"/>
          <w:sz w:val="28"/>
          <w:szCs w:val="28"/>
          <w:lang w:val="en-IN"/>
        </w:rPr>
        <w:t>,</w:t>
      </w:r>
      <w:r w:rsidR="009E5E5B" w:rsidRPr="009E5E5B">
        <w:rPr>
          <w:b w:val="0"/>
          <w:bCs w:val="0"/>
          <w:sz w:val="28"/>
          <w:szCs w:val="28"/>
          <w:lang w:val="en-IN"/>
        </w:rPr>
        <w:t>Integration Testing</w:t>
      </w:r>
      <w:r w:rsidR="009E5E5B">
        <w:rPr>
          <w:b w:val="0"/>
          <w:bCs w:val="0"/>
          <w:sz w:val="28"/>
          <w:szCs w:val="28"/>
          <w:lang w:val="en-IN"/>
        </w:rPr>
        <w:t>,</w:t>
      </w:r>
      <w:r w:rsidR="009E5E5B" w:rsidRPr="009E5E5B">
        <w:rPr>
          <w:b w:val="0"/>
          <w:bCs w:val="0"/>
          <w:sz w:val="28"/>
          <w:szCs w:val="28"/>
          <w:lang w:val="en-IN"/>
        </w:rPr>
        <w:t>System Testing</w:t>
      </w:r>
    </w:p>
    <w:tbl>
      <w:tblPr>
        <w:tblStyle w:val="TableGrid"/>
        <w:tblW w:w="9808" w:type="dxa"/>
        <w:tblInd w:w="448" w:type="dxa"/>
        <w:tblLook w:val="04A0" w:firstRow="1" w:lastRow="0" w:firstColumn="1" w:lastColumn="0" w:noHBand="0" w:noVBand="1"/>
      </w:tblPr>
      <w:tblGrid>
        <w:gridCol w:w="2471"/>
        <w:gridCol w:w="2503"/>
        <w:gridCol w:w="2535"/>
        <w:gridCol w:w="2299"/>
      </w:tblGrid>
      <w:tr w:rsidR="00E171F5" w14:paraId="4C287977" w14:textId="77777777" w:rsidTr="00F65795">
        <w:trPr>
          <w:trHeight w:val="683"/>
        </w:trPr>
        <w:tc>
          <w:tcPr>
            <w:tcW w:w="2471" w:type="dxa"/>
          </w:tcPr>
          <w:p w14:paraId="28B538B4" w14:textId="3D514BC9" w:rsidR="00E171F5" w:rsidRPr="00E171F5" w:rsidRDefault="00E171F5" w:rsidP="00E171F5">
            <w:pPr>
              <w:jc w:val="both"/>
              <w:rPr>
                <w:b/>
                <w:bCs/>
                <w:sz w:val="28"/>
                <w:szCs w:val="28"/>
              </w:rPr>
            </w:pPr>
            <w:r>
              <w:rPr>
                <w:b/>
                <w:bCs/>
              </w:rPr>
              <w:t xml:space="preserve">        </w:t>
            </w:r>
            <w:r w:rsidRPr="00E171F5">
              <w:rPr>
                <w:b/>
                <w:bCs/>
                <w:sz w:val="28"/>
                <w:szCs w:val="28"/>
              </w:rPr>
              <w:t xml:space="preserve"> FEATURE</w:t>
            </w:r>
          </w:p>
        </w:tc>
        <w:tc>
          <w:tcPr>
            <w:tcW w:w="2503" w:type="dxa"/>
          </w:tcPr>
          <w:p w14:paraId="4B4D18A6" w14:textId="43A74EC0" w:rsidR="00E171F5" w:rsidRPr="00E171F5" w:rsidRDefault="00E171F5" w:rsidP="00227323">
            <w:pPr>
              <w:pStyle w:val="Heading5"/>
              <w:tabs>
                <w:tab w:val="left" w:pos="1164"/>
              </w:tabs>
              <w:spacing w:before="6" w:line="360" w:lineRule="auto"/>
              <w:ind w:left="0"/>
              <w:jc w:val="both"/>
              <w:rPr>
                <w:sz w:val="28"/>
                <w:szCs w:val="28"/>
                <w:lang w:val="en-IN"/>
              </w:rPr>
            </w:pPr>
            <w:r w:rsidRPr="00E171F5">
              <w:rPr>
                <w:sz w:val="28"/>
                <w:szCs w:val="28"/>
                <w:lang w:val="en-IN"/>
              </w:rPr>
              <w:t xml:space="preserve">    </w:t>
            </w:r>
            <w:r w:rsidRPr="00E171F5">
              <w:rPr>
                <w:sz w:val="28"/>
                <w:szCs w:val="28"/>
              </w:rPr>
              <w:t>Test Case</w:t>
            </w:r>
          </w:p>
        </w:tc>
        <w:tc>
          <w:tcPr>
            <w:tcW w:w="2535" w:type="dxa"/>
          </w:tcPr>
          <w:p w14:paraId="67B7682D" w14:textId="38A337AC" w:rsidR="00E171F5" w:rsidRPr="00E171F5" w:rsidRDefault="00E171F5" w:rsidP="00227323">
            <w:pPr>
              <w:pStyle w:val="Heading5"/>
              <w:tabs>
                <w:tab w:val="left" w:pos="1164"/>
              </w:tabs>
              <w:spacing w:before="6" w:line="360" w:lineRule="auto"/>
              <w:ind w:left="0"/>
              <w:jc w:val="both"/>
              <w:rPr>
                <w:sz w:val="28"/>
                <w:szCs w:val="28"/>
                <w:lang w:val="en-IN"/>
              </w:rPr>
            </w:pPr>
            <w:r w:rsidRPr="00E171F5">
              <w:rPr>
                <w:sz w:val="28"/>
                <w:szCs w:val="28"/>
              </w:rPr>
              <w:t>Expected Outcome</w:t>
            </w:r>
          </w:p>
        </w:tc>
        <w:tc>
          <w:tcPr>
            <w:tcW w:w="2299" w:type="dxa"/>
          </w:tcPr>
          <w:p w14:paraId="02247851" w14:textId="16D34F0C" w:rsidR="00E171F5" w:rsidRPr="00E171F5" w:rsidRDefault="00E171F5" w:rsidP="00227323">
            <w:pPr>
              <w:pStyle w:val="Heading5"/>
              <w:tabs>
                <w:tab w:val="left" w:pos="1164"/>
              </w:tabs>
              <w:spacing w:before="6" w:line="360" w:lineRule="auto"/>
              <w:ind w:left="0"/>
              <w:jc w:val="both"/>
              <w:rPr>
                <w:sz w:val="28"/>
                <w:szCs w:val="28"/>
                <w:lang w:val="en-IN"/>
              </w:rPr>
            </w:pPr>
            <w:r w:rsidRPr="00E171F5">
              <w:rPr>
                <w:sz w:val="28"/>
                <w:szCs w:val="28"/>
                <w:lang w:val="en-IN"/>
              </w:rPr>
              <w:t xml:space="preserve">       </w:t>
            </w:r>
            <w:r w:rsidRPr="00E171F5">
              <w:rPr>
                <w:sz w:val="28"/>
                <w:szCs w:val="28"/>
              </w:rPr>
              <w:t>Result</w:t>
            </w:r>
          </w:p>
        </w:tc>
      </w:tr>
      <w:tr w:rsidR="00E171F5" w14:paraId="6D154CFD" w14:textId="77777777" w:rsidTr="00F65795">
        <w:trPr>
          <w:trHeight w:val="1526"/>
        </w:trPr>
        <w:tc>
          <w:tcPr>
            <w:tcW w:w="2471" w:type="dxa"/>
          </w:tcPr>
          <w:p w14:paraId="47C8B35B" w14:textId="4837DE8A" w:rsidR="00E171F5" w:rsidRDefault="00E171F5" w:rsidP="00227323">
            <w:pPr>
              <w:pStyle w:val="Heading5"/>
              <w:tabs>
                <w:tab w:val="left" w:pos="1164"/>
              </w:tabs>
              <w:spacing w:before="6" w:line="360" w:lineRule="auto"/>
              <w:ind w:left="0"/>
              <w:jc w:val="both"/>
              <w:rPr>
                <w:b w:val="0"/>
                <w:bCs w:val="0"/>
                <w:sz w:val="28"/>
                <w:szCs w:val="28"/>
                <w:lang w:val="en-IN"/>
              </w:rPr>
            </w:pPr>
            <w:r>
              <w:rPr>
                <w:b w:val="0"/>
                <w:bCs w:val="0"/>
                <w:sz w:val="28"/>
                <w:szCs w:val="28"/>
                <w:lang w:val="en-IN"/>
              </w:rPr>
              <w:t xml:space="preserve"> </w:t>
            </w:r>
            <w:r w:rsidRPr="00E171F5">
              <w:rPr>
                <w:b w:val="0"/>
                <w:bCs w:val="0"/>
                <w:sz w:val="28"/>
                <w:szCs w:val="28"/>
              </w:rPr>
              <w:t>User Registration</w:t>
            </w:r>
          </w:p>
        </w:tc>
        <w:tc>
          <w:tcPr>
            <w:tcW w:w="2503" w:type="dxa"/>
          </w:tcPr>
          <w:tbl>
            <w:tblPr>
              <w:tblW w:w="2253"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2106"/>
              <w:gridCol w:w="66"/>
              <w:gridCol w:w="81"/>
            </w:tblGrid>
            <w:tr w:rsidR="00BF2A89" w:rsidRPr="00BF2A89" w14:paraId="22EB9084" w14:textId="77777777" w:rsidTr="006F5D84">
              <w:trPr>
                <w:trHeight w:val="1370"/>
                <w:tblCellSpacing w:w="15" w:type="dxa"/>
              </w:trPr>
              <w:tc>
                <w:tcPr>
                  <w:tcW w:w="0" w:type="auto"/>
                  <w:vAlign w:val="center"/>
                  <w:hideMark/>
                </w:tcPr>
                <w:p w14:paraId="6EA9B846" w14:textId="77777777" w:rsidR="00BF2A89" w:rsidRPr="00BF2A89" w:rsidRDefault="00BF2A89" w:rsidP="00BF2A89">
                  <w:pPr>
                    <w:pStyle w:val="Heading5"/>
                    <w:tabs>
                      <w:tab w:val="left" w:pos="1164"/>
                    </w:tabs>
                    <w:spacing w:before="6" w:line="360" w:lineRule="auto"/>
                    <w:jc w:val="both"/>
                    <w:rPr>
                      <w:b w:val="0"/>
                      <w:bCs w:val="0"/>
                      <w:sz w:val="28"/>
                      <w:szCs w:val="28"/>
                      <w:lang w:val="en-IN"/>
                    </w:rPr>
                  </w:pPr>
                  <w:r w:rsidRPr="00BF2A89">
                    <w:rPr>
                      <w:b w:val="0"/>
                      <w:bCs w:val="0"/>
                      <w:sz w:val="28"/>
                      <w:szCs w:val="28"/>
                      <w:lang w:val="en-IN"/>
                    </w:rPr>
                    <w:t>Register as Farmer, Buyer, Admin</w:t>
                  </w:r>
                </w:p>
              </w:tc>
              <w:tc>
                <w:tcPr>
                  <w:tcW w:w="0" w:type="auto"/>
                  <w:vAlign w:val="center"/>
                  <w:hideMark/>
                </w:tcPr>
                <w:p w14:paraId="000F42D4" w14:textId="36889A8F" w:rsidR="00BF2A89" w:rsidRPr="00BF2A89" w:rsidRDefault="00BF2A89" w:rsidP="00BF2A89">
                  <w:pPr>
                    <w:pStyle w:val="Heading5"/>
                    <w:tabs>
                      <w:tab w:val="left" w:pos="1164"/>
                    </w:tabs>
                    <w:spacing w:before="6" w:line="360" w:lineRule="auto"/>
                    <w:jc w:val="both"/>
                    <w:rPr>
                      <w:b w:val="0"/>
                      <w:bCs w:val="0"/>
                      <w:sz w:val="28"/>
                      <w:szCs w:val="28"/>
                      <w:lang w:val="en-IN"/>
                    </w:rPr>
                  </w:pPr>
                </w:p>
              </w:tc>
              <w:tc>
                <w:tcPr>
                  <w:tcW w:w="0" w:type="auto"/>
                  <w:vAlign w:val="center"/>
                  <w:hideMark/>
                </w:tcPr>
                <w:p w14:paraId="648379FB" w14:textId="2F6AFD6A" w:rsidR="00BF2A89" w:rsidRPr="00BF2A89" w:rsidRDefault="00BF2A89" w:rsidP="00BF2A89">
                  <w:pPr>
                    <w:pStyle w:val="Heading5"/>
                    <w:tabs>
                      <w:tab w:val="left" w:pos="1164"/>
                    </w:tabs>
                    <w:spacing w:before="6" w:line="360" w:lineRule="auto"/>
                    <w:jc w:val="both"/>
                    <w:rPr>
                      <w:b w:val="0"/>
                      <w:bCs w:val="0"/>
                      <w:sz w:val="28"/>
                      <w:szCs w:val="28"/>
                      <w:lang w:val="en-IN"/>
                    </w:rPr>
                  </w:pPr>
                </w:p>
              </w:tc>
            </w:tr>
          </w:tbl>
          <w:p w14:paraId="4213E282" w14:textId="77777777" w:rsidR="00BF2A89" w:rsidRPr="00BF2A89" w:rsidRDefault="00BF2A89" w:rsidP="00BF2A89">
            <w:pPr>
              <w:pStyle w:val="Heading5"/>
              <w:tabs>
                <w:tab w:val="left" w:pos="1164"/>
              </w:tabs>
              <w:spacing w:before="6" w:line="360" w:lineRule="auto"/>
              <w:jc w:val="both"/>
              <w:rPr>
                <w:b w:val="0"/>
                <w:bCs w:val="0"/>
                <w:vanish/>
                <w:sz w:val="28"/>
                <w:szCs w:val="28"/>
                <w:lang w:val="en-IN"/>
              </w:rPr>
            </w:pPr>
          </w:p>
          <w:tbl>
            <w:tblPr>
              <w:tblW w:w="256"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91"/>
              <w:gridCol w:w="75"/>
              <w:gridCol w:w="90"/>
            </w:tblGrid>
            <w:tr w:rsidR="00BF2A89" w:rsidRPr="00BF2A89" w14:paraId="7799C326" w14:textId="77777777" w:rsidTr="006F5D84">
              <w:trPr>
                <w:trHeight w:val="18"/>
                <w:tblCellSpacing w:w="15" w:type="dxa"/>
              </w:trPr>
              <w:tc>
                <w:tcPr>
                  <w:tcW w:w="0" w:type="auto"/>
                  <w:vAlign w:val="center"/>
                  <w:hideMark/>
                </w:tcPr>
                <w:p w14:paraId="0FE564CE" w14:textId="319E2BA1" w:rsidR="00BF2A89" w:rsidRPr="00BF2A89" w:rsidRDefault="00BF2A89" w:rsidP="00BF2A89">
                  <w:pPr>
                    <w:pStyle w:val="Heading5"/>
                    <w:tabs>
                      <w:tab w:val="left" w:pos="1164"/>
                    </w:tabs>
                    <w:spacing w:before="6" w:line="360" w:lineRule="auto"/>
                    <w:jc w:val="both"/>
                    <w:rPr>
                      <w:b w:val="0"/>
                      <w:bCs w:val="0"/>
                      <w:sz w:val="28"/>
                      <w:szCs w:val="28"/>
                      <w:lang w:val="en-IN"/>
                    </w:rPr>
                  </w:pPr>
                </w:p>
              </w:tc>
              <w:tc>
                <w:tcPr>
                  <w:tcW w:w="0" w:type="auto"/>
                  <w:vAlign w:val="center"/>
                  <w:hideMark/>
                </w:tcPr>
                <w:p w14:paraId="6E58E290" w14:textId="001CF36F" w:rsidR="00BF2A89" w:rsidRPr="00BF2A89" w:rsidRDefault="00BF2A89" w:rsidP="00BF2A89">
                  <w:pPr>
                    <w:pStyle w:val="Heading5"/>
                    <w:tabs>
                      <w:tab w:val="left" w:pos="1164"/>
                    </w:tabs>
                    <w:spacing w:before="6" w:line="360" w:lineRule="auto"/>
                    <w:jc w:val="both"/>
                    <w:rPr>
                      <w:b w:val="0"/>
                      <w:bCs w:val="0"/>
                      <w:sz w:val="28"/>
                      <w:szCs w:val="28"/>
                      <w:lang w:val="en-IN"/>
                    </w:rPr>
                  </w:pPr>
                </w:p>
              </w:tc>
              <w:tc>
                <w:tcPr>
                  <w:tcW w:w="0" w:type="auto"/>
                  <w:vAlign w:val="center"/>
                  <w:hideMark/>
                </w:tcPr>
                <w:p w14:paraId="62F8A333" w14:textId="6ABCD75A" w:rsidR="00BF2A89" w:rsidRPr="00BF2A89" w:rsidRDefault="00BF2A89" w:rsidP="00BF2A89">
                  <w:pPr>
                    <w:pStyle w:val="Heading5"/>
                    <w:tabs>
                      <w:tab w:val="left" w:pos="1164"/>
                    </w:tabs>
                    <w:spacing w:before="6" w:line="360" w:lineRule="auto"/>
                    <w:jc w:val="both"/>
                    <w:rPr>
                      <w:b w:val="0"/>
                      <w:bCs w:val="0"/>
                      <w:sz w:val="28"/>
                      <w:szCs w:val="28"/>
                      <w:lang w:val="en-IN"/>
                    </w:rPr>
                  </w:pPr>
                </w:p>
              </w:tc>
            </w:tr>
          </w:tbl>
          <w:p w14:paraId="799594D4" w14:textId="77777777" w:rsidR="00E171F5" w:rsidRPr="00BF2A89" w:rsidRDefault="00E171F5" w:rsidP="00227323">
            <w:pPr>
              <w:pStyle w:val="Heading5"/>
              <w:tabs>
                <w:tab w:val="left" w:pos="1164"/>
              </w:tabs>
              <w:spacing w:before="6" w:line="360" w:lineRule="auto"/>
              <w:ind w:left="0"/>
              <w:jc w:val="both"/>
              <w:rPr>
                <w:b w:val="0"/>
                <w:bCs w:val="0"/>
                <w:sz w:val="28"/>
                <w:szCs w:val="28"/>
                <w:lang w:val="en-IN"/>
              </w:rPr>
            </w:pPr>
          </w:p>
        </w:tc>
        <w:tc>
          <w:tcPr>
            <w:tcW w:w="2535" w:type="dxa"/>
          </w:tcPr>
          <w:p w14:paraId="7A7B82FF" w14:textId="3658D840" w:rsidR="00E171F5" w:rsidRPr="00BF2A89" w:rsidRDefault="00BF2A89" w:rsidP="00227323">
            <w:pPr>
              <w:pStyle w:val="Heading5"/>
              <w:tabs>
                <w:tab w:val="left" w:pos="1164"/>
              </w:tabs>
              <w:spacing w:before="6" w:line="360" w:lineRule="auto"/>
              <w:ind w:left="0"/>
              <w:jc w:val="both"/>
              <w:rPr>
                <w:b w:val="0"/>
                <w:bCs w:val="0"/>
                <w:sz w:val="28"/>
                <w:szCs w:val="28"/>
                <w:lang w:val="en-IN"/>
              </w:rPr>
            </w:pPr>
            <w:r w:rsidRPr="00BF2A89">
              <w:rPr>
                <w:b w:val="0"/>
                <w:bCs w:val="0"/>
                <w:sz w:val="28"/>
                <w:szCs w:val="28"/>
                <w:lang w:val="en-IN"/>
              </w:rPr>
              <w:t>Redirect to respective dashboard</w:t>
            </w:r>
          </w:p>
        </w:tc>
        <w:tc>
          <w:tcPr>
            <w:tcW w:w="2299" w:type="dxa"/>
          </w:tcPr>
          <w:p w14:paraId="6F5D65BF" w14:textId="1F66A5A5" w:rsidR="00E171F5" w:rsidRDefault="00E171F5" w:rsidP="00227323">
            <w:pPr>
              <w:pStyle w:val="Heading5"/>
              <w:tabs>
                <w:tab w:val="left" w:pos="1164"/>
              </w:tabs>
              <w:spacing w:before="6" w:line="360" w:lineRule="auto"/>
              <w:ind w:left="0"/>
              <w:jc w:val="both"/>
              <w:rPr>
                <w:b w:val="0"/>
                <w:bCs w:val="0"/>
                <w:sz w:val="28"/>
                <w:szCs w:val="28"/>
                <w:lang w:val="en-IN"/>
              </w:rPr>
            </w:pPr>
            <w:r>
              <w:rPr>
                <w:b w:val="0"/>
                <w:bCs w:val="0"/>
                <w:sz w:val="28"/>
                <w:szCs w:val="28"/>
                <w:lang w:val="en-IN"/>
              </w:rPr>
              <w:t xml:space="preserve">        Pass</w:t>
            </w:r>
          </w:p>
        </w:tc>
      </w:tr>
      <w:tr w:rsidR="00E171F5" w14:paraId="15A910F0" w14:textId="77777777" w:rsidTr="00F65795">
        <w:trPr>
          <w:trHeight w:val="839"/>
        </w:trPr>
        <w:tc>
          <w:tcPr>
            <w:tcW w:w="2471" w:type="dxa"/>
          </w:tcPr>
          <w:p w14:paraId="653788CF" w14:textId="35AC2564" w:rsidR="00E171F5" w:rsidRDefault="00E171F5" w:rsidP="00227323">
            <w:pPr>
              <w:pStyle w:val="Heading5"/>
              <w:tabs>
                <w:tab w:val="left" w:pos="1164"/>
              </w:tabs>
              <w:spacing w:before="6" w:line="360" w:lineRule="auto"/>
              <w:ind w:left="0"/>
              <w:jc w:val="both"/>
              <w:rPr>
                <w:b w:val="0"/>
                <w:bCs w:val="0"/>
                <w:sz w:val="28"/>
                <w:szCs w:val="28"/>
                <w:lang w:val="en-IN"/>
              </w:rPr>
            </w:pPr>
            <w:r>
              <w:rPr>
                <w:b w:val="0"/>
                <w:bCs w:val="0"/>
                <w:sz w:val="28"/>
                <w:szCs w:val="28"/>
                <w:lang w:val="en-IN"/>
              </w:rPr>
              <w:t xml:space="preserve"> </w:t>
            </w:r>
            <w:r w:rsidRPr="00E171F5">
              <w:rPr>
                <w:b w:val="0"/>
                <w:bCs w:val="0"/>
                <w:sz w:val="28"/>
                <w:szCs w:val="28"/>
              </w:rPr>
              <w:t>Login System</w:t>
            </w:r>
          </w:p>
        </w:tc>
        <w:tc>
          <w:tcPr>
            <w:tcW w:w="2503" w:type="dxa"/>
          </w:tcPr>
          <w:p w14:paraId="1E8853A1" w14:textId="71B3A45D" w:rsidR="00E171F5" w:rsidRPr="00BF2A89" w:rsidRDefault="00BF2A89" w:rsidP="00227323">
            <w:pPr>
              <w:pStyle w:val="Heading5"/>
              <w:tabs>
                <w:tab w:val="left" w:pos="1164"/>
              </w:tabs>
              <w:spacing w:before="6" w:line="360" w:lineRule="auto"/>
              <w:ind w:left="0"/>
              <w:jc w:val="both"/>
              <w:rPr>
                <w:b w:val="0"/>
                <w:bCs w:val="0"/>
                <w:sz w:val="28"/>
                <w:szCs w:val="28"/>
                <w:lang w:val="en-IN"/>
              </w:rPr>
            </w:pPr>
            <w:r w:rsidRPr="00BF2A89">
              <w:rPr>
                <w:b w:val="0"/>
                <w:bCs w:val="0"/>
                <w:sz w:val="28"/>
                <w:szCs w:val="28"/>
                <w:lang w:val="en-IN"/>
              </w:rPr>
              <w:t>Role-based login</w:t>
            </w:r>
          </w:p>
        </w:tc>
        <w:tc>
          <w:tcPr>
            <w:tcW w:w="2535" w:type="dxa"/>
          </w:tcPr>
          <w:p w14:paraId="245BA45A" w14:textId="77777777" w:rsidR="00BF2A89" w:rsidRPr="00BF2A89" w:rsidRDefault="00BF2A89" w:rsidP="00BF2A89">
            <w:pPr>
              <w:pStyle w:val="Heading5"/>
              <w:tabs>
                <w:tab w:val="left" w:pos="1164"/>
              </w:tabs>
              <w:spacing w:before="6" w:line="360" w:lineRule="auto"/>
              <w:jc w:val="both"/>
              <w:rPr>
                <w:b w:val="0"/>
                <w:bCs w:val="0"/>
                <w:sz w:val="28"/>
                <w:szCs w:val="28"/>
                <w:lang w:val="en-IN"/>
              </w:rPr>
            </w:pPr>
            <w:r w:rsidRPr="00BF2A89">
              <w:rPr>
                <w:b w:val="0"/>
                <w:bCs w:val="0"/>
                <w:sz w:val="28"/>
                <w:szCs w:val="28"/>
                <w:lang w:val="en-IN"/>
              </w:rPr>
              <w:t>Access granted based on role</w:t>
            </w:r>
          </w:p>
          <w:p w14:paraId="6EFD0693" w14:textId="77777777" w:rsidR="00E171F5" w:rsidRPr="00BF2A89" w:rsidRDefault="00E171F5" w:rsidP="00227323">
            <w:pPr>
              <w:pStyle w:val="Heading5"/>
              <w:tabs>
                <w:tab w:val="left" w:pos="1164"/>
              </w:tabs>
              <w:spacing w:before="6" w:line="360" w:lineRule="auto"/>
              <w:ind w:left="0"/>
              <w:jc w:val="both"/>
              <w:rPr>
                <w:b w:val="0"/>
                <w:bCs w:val="0"/>
                <w:sz w:val="28"/>
                <w:szCs w:val="28"/>
                <w:lang w:val="en-IN"/>
              </w:rPr>
            </w:pPr>
          </w:p>
        </w:tc>
        <w:tc>
          <w:tcPr>
            <w:tcW w:w="2299" w:type="dxa"/>
          </w:tcPr>
          <w:p w14:paraId="7BF2335A" w14:textId="43B1F464" w:rsidR="00E171F5" w:rsidRDefault="00E171F5" w:rsidP="00227323">
            <w:pPr>
              <w:pStyle w:val="Heading5"/>
              <w:tabs>
                <w:tab w:val="left" w:pos="1164"/>
              </w:tabs>
              <w:spacing w:before="6" w:line="360" w:lineRule="auto"/>
              <w:ind w:left="0"/>
              <w:jc w:val="both"/>
              <w:rPr>
                <w:b w:val="0"/>
                <w:bCs w:val="0"/>
                <w:sz w:val="28"/>
                <w:szCs w:val="28"/>
                <w:lang w:val="en-IN"/>
              </w:rPr>
            </w:pPr>
            <w:r>
              <w:rPr>
                <w:b w:val="0"/>
                <w:bCs w:val="0"/>
                <w:sz w:val="28"/>
                <w:szCs w:val="28"/>
                <w:lang w:val="en-IN"/>
              </w:rPr>
              <w:t xml:space="preserve">        Pass</w:t>
            </w:r>
          </w:p>
        </w:tc>
      </w:tr>
      <w:tr w:rsidR="00E171F5" w:rsidRPr="00BF2A89" w14:paraId="522AA9F8" w14:textId="77777777" w:rsidTr="00F65795">
        <w:trPr>
          <w:trHeight w:val="671"/>
        </w:trPr>
        <w:tc>
          <w:tcPr>
            <w:tcW w:w="2471" w:type="dxa"/>
          </w:tcPr>
          <w:tbl>
            <w:tblPr>
              <w:tblW w:w="2221"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872"/>
              <w:gridCol w:w="785"/>
              <w:gridCol w:w="483"/>
              <w:gridCol w:w="81"/>
            </w:tblGrid>
            <w:tr w:rsidR="00BF2A89" w:rsidRPr="00E171F5" w14:paraId="262E96EC" w14:textId="77777777" w:rsidTr="006F5D84">
              <w:trPr>
                <w:trHeight w:val="391"/>
                <w:tblCellSpacing w:w="15" w:type="dxa"/>
              </w:trPr>
              <w:tc>
                <w:tcPr>
                  <w:tcW w:w="0" w:type="auto"/>
                  <w:vAlign w:val="center"/>
                  <w:hideMark/>
                </w:tcPr>
                <w:p w14:paraId="2EE996D4" w14:textId="09BC3A43" w:rsidR="00E171F5" w:rsidRPr="00E171F5" w:rsidRDefault="00BF2A89" w:rsidP="00E171F5">
                  <w:pPr>
                    <w:widowControl/>
                    <w:autoSpaceDE/>
                    <w:autoSpaceDN/>
                    <w:rPr>
                      <w:sz w:val="24"/>
                      <w:szCs w:val="24"/>
                      <w:lang w:val="en-IN" w:eastAsia="en-IN"/>
                    </w:rPr>
                  </w:pPr>
                  <w:r w:rsidRPr="00BF2A89">
                    <w:rPr>
                      <w:sz w:val="24"/>
                      <w:szCs w:val="24"/>
                      <w:lang w:val="en-IN" w:eastAsia="en-IN"/>
                    </w:rPr>
                    <w:t>Crop Listing</w:t>
                  </w:r>
                </w:p>
              </w:tc>
              <w:tc>
                <w:tcPr>
                  <w:tcW w:w="755" w:type="dxa"/>
                  <w:vAlign w:val="center"/>
                  <w:hideMark/>
                </w:tcPr>
                <w:p w14:paraId="524C1DFA" w14:textId="2051E64C" w:rsidR="00E171F5" w:rsidRPr="00E171F5" w:rsidRDefault="00E171F5" w:rsidP="00E171F5">
                  <w:pPr>
                    <w:widowControl/>
                    <w:autoSpaceDE/>
                    <w:autoSpaceDN/>
                    <w:rPr>
                      <w:sz w:val="24"/>
                      <w:szCs w:val="24"/>
                      <w:lang w:val="en-IN" w:eastAsia="en-IN"/>
                    </w:rPr>
                  </w:pPr>
                </w:p>
              </w:tc>
              <w:tc>
                <w:tcPr>
                  <w:tcW w:w="453" w:type="dxa"/>
                  <w:vAlign w:val="center"/>
                  <w:hideMark/>
                </w:tcPr>
                <w:p w14:paraId="4D26ED4A" w14:textId="1E764E1B" w:rsidR="00E171F5" w:rsidRPr="00E171F5" w:rsidRDefault="00E171F5" w:rsidP="00E171F5">
                  <w:pPr>
                    <w:widowControl/>
                    <w:autoSpaceDE/>
                    <w:autoSpaceDN/>
                    <w:rPr>
                      <w:sz w:val="24"/>
                      <w:szCs w:val="24"/>
                      <w:lang w:val="en-IN" w:eastAsia="en-IN"/>
                    </w:rPr>
                  </w:pPr>
                </w:p>
              </w:tc>
              <w:tc>
                <w:tcPr>
                  <w:tcW w:w="0" w:type="auto"/>
                  <w:vAlign w:val="center"/>
                  <w:hideMark/>
                </w:tcPr>
                <w:p w14:paraId="696A182E" w14:textId="4625CC40" w:rsidR="00E171F5" w:rsidRPr="00E171F5" w:rsidRDefault="00E171F5" w:rsidP="00E171F5">
                  <w:pPr>
                    <w:widowControl/>
                    <w:autoSpaceDE/>
                    <w:autoSpaceDN/>
                    <w:rPr>
                      <w:sz w:val="24"/>
                      <w:szCs w:val="24"/>
                      <w:lang w:val="en-IN" w:eastAsia="en-IN"/>
                    </w:rPr>
                  </w:pPr>
                </w:p>
              </w:tc>
            </w:tr>
          </w:tbl>
          <w:p w14:paraId="11FB89CD" w14:textId="77777777" w:rsidR="00E171F5" w:rsidRPr="00BF2A89" w:rsidRDefault="00E171F5" w:rsidP="00227323">
            <w:pPr>
              <w:pStyle w:val="Heading5"/>
              <w:tabs>
                <w:tab w:val="left" w:pos="1164"/>
              </w:tabs>
              <w:spacing w:before="6" w:line="360" w:lineRule="auto"/>
              <w:ind w:left="0"/>
              <w:jc w:val="both"/>
              <w:rPr>
                <w:b w:val="0"/>
                <w:bCs w:val="0"/>
                <w:sz w:val="28"/>
                <w:szCs w:val="28"/>
                <w:lang w:val="en-IN"/>
              </w:rPr>
            </w:pPr>
          </w:p>
        </w:tc>
        <w:tc>
          <w:tcPr>
            <w:tcW w:w="2503" w:type="dxa"/>
          </w:tcPr>
          <w:p w14:paraId="79E2434D" w14:textId="06D41556" w:rsidR="00E171F5" w:rsidRPr="00BF2A89" w:rsidRDefault="00E171F5" w:rsidP="00227323">
            <w:pPr>
              <w:pStyle w:val="Heading5"/>
              <w:tabs>
                <w:tab w:val="left" w:pos="1164"/>
              </w:tabs>
              <w:spacing w:before="6" w:line="360" w:lineRule="auto"/>
              <w:ind w:left="0"/>
              <w:jc w:val="both"/>
              <w:rPr>
                <w:b w:val="0"/>
                <w:bCs w:val="0"/>
                <w:sz w:val="28"/>
                <w:szCs w:val="28"/>
                <w:lang w:val="en-IN"/>
              </w:rPr>
            </w:pPr>
            <w:r w:rsidRPr="00E171F5">
              <w:rPr>
                <w:b w:val="0"/>
                <w:bCs w:val="0"/>
                <w:lang w:val="en-IN" w:eastAsia="en-IN"/>
              </w:rPr>
              <w:t>Add/Edit/Delete crop</w:t>
            </w:r>
          </w:p>
        </w:tc>
        <w:tc>
          <w:tcPr>
            <w:tcW w:w="2535" w:type="dxa"/>
          </w:tcPr>
          <w:p w14:paraId="5258E8FD" w14:textId="77777777" w:rsidR="00E171F5" w:rsidRPr="00BF2A89" w:rsidRDefault="00E171F5" w:rsidP="00E171F5">
            <w:pPr>
              <w:widowControl/>
              <w:autoSpaceDE/>
              <w:autoSpaceDN/>
              <w:jc w:val="both"/>
              <w:rPr>
                <w:sz w:val="24"/>
                <w:szCs w:val="24"/>
                <w:lang w:val="en-IN" w:eastAsia="en-IN"/>
              </w:rPr>
            </w:pPr>
            <w:r w:rsidRPr="00E171F5">
              <w:rPr>
                <w:sz w:val="24"/>
                <w:szCs w:val="24"/>
                <w:lang w:val="en-IN" w:eastAsia="en-IN"/>
              </w:rPr>
              <w:t>Reflected in crop listings</w:t>
            </w:r>
          </w:p>
          <w:p w14:paraId="783CEC43" w14:textId="77777777" w:rsidR="00E171F5" w:rsidRPr="00BF2A89" w:rsidRDefault="00E171F5" w:rsidP="00227323">
            <w:pPr>
              <w:pStyle w:val="Heading5"/>
              <w:tabs>
                <w:tab w:val="left" w:pos="1164"/>
              </w:tabs>
              <w:spacing w:before="6" w:line="360" w:lineRule="auto"/>
              <w:ind w:left="0"/>
              <w:jc w:val="both"/>
              <w:rPr>
                <w:b w:val="0"/>
                <w:bCs w:val="0"/>
                <w:sz w:val="28"/>
                <w:szCs w:val="28"/>
                <w:lang w:val="en-IN"/>
              </w:rPr>
            </w:pPr>
          </w:p>
        </w:tc>
        <w:tc>
          <w:tcPr>
            <w:tcW w:w="2299" w:type="dxa"/>
          </w:tcPr>
          <w:p w14:paraId="5440B9F4" w14:textId="319E3DF7" w:rsidR="00E171F5" w:rsidRPr="00BF2A89" w:rsidRDefault="00E171F5" w:rsidP="00227323">
            <w:pPr>
              <w:pStyle w:val="Heading5"/>
              <w:tabs>
                <w:tab w:val="left" w:pos="1164"/>
              </w:tabs>
              <w:spacing w:before="6" w:line="360" w:lineRule="auto"/>
              <w:ind w:left="0"/>
              <w:jc w:val="both"/>
              <w:rPr>
                <w:b w:val="0"/>
                <w:bCs w:val="0"/>
                <w:sz w:val="28"/>
                <w:szCs w:val="28"/>
                <w:lang w:val="en-IN"/>
              </w:rPr>
            </w:pPr>
            <w:r w:rsidRPr="00BF2A89">
              <w:rPr>
                <w:b w:val="0"/>
                <w:bCs w:val="0"/>
                <w:sz w:val="28"/>
                <w:szCs w:val="28"/>
                <w:lang w:val="en-IN"/>
              </w:rPr>
              <w:t xml:space="preserve">        Pass</w:t>
            </w:r>
          </w:p>
        </w:tc>
      </w:tr>
      <w:tr w:rsidR="00E171F5" w:rsidRPr="00BF2A89" w14:paraId="74769BC7" w14:textId="77777777" w:rsidTr="00F65795">
        <w:trPr>
          <w:trHeight w:val="1226"/>
        </w:trPr>
        <w:tc>
          <w:tcPr>
            <w:tcW w:w="2471" w:type="dxa"/>
          </w:tcPr>
          <w:p w14:paraId="49C77140" w14:textId="43CFEA39" w:rsidR="00E171F5" w:rsidRPr="00BF2A89" w:rsidRDefault="00E171F5" w:rsidP="00227323">
            <w:pPr>
              <w:pStyle w:val="Heading5"/>
              <w:tabs>
                <w:tab w:val="left" w:pos="1164"/>
              </w:tabs>
              <w:spacing w:before="6" w:line="360" w:lineRule="auto"/>
              <w:ind w:left="0"/>
              <w:jc w:val="both"/>
              <w:rPr>
                <w:b w:val="0"/>
                <w:bCs w:val="0"/>
                <w:sz w:val="28"/>
                <w:szCs w:val="28"/>
                <w:lang w:val="en-IN"/>
              </w:rPr>
            </w:pPr>
            <w:r w:rsidRPr="00BF2A89">
              <w:rPr>
                <w:b w:val="0"/>
                <w:bCs w:val="0"/>
                <w:sz w:val="28"/>
                <w:szCs w:val="28"/>
                <w:lang w:val="en-IN"/>
              </w:rPr>
              <w:t xml:space="preserve"> </w:t>
            </w:r>
            <w:r w:rsidRPr="00E171F5">
              <w:rPr>
                <w:b w:val="0"/>
                <w:bCs w:val="0"/>
                <w:lang w:val="en-IN" w:eastAsia="en-IN"/>
              </w:rPr>
              <w:t>Real-time Notifications</w:t>
            </w:r>
          </w:p>
        </w:tc>
        <w:tc>
          <w:tcPr>
            <w:tcW w:w="2503" w:type="dxa"/>
          </w:tcPr>
          <w:p w14:paraId="03507C25" w14:textId="686ED8BF" w:rsidR="00E171F5" w:rsidRPr="00BF2A89" w:rsidRDefault="00E171F5" w:rsidP="00227323">
            <w:pPr>
              <w:pStyle w:val="Heading5"/>
              <w:tabs>
                <w:tab w:val="left" w:pos="1164"/>
              </w:tabs>
              <w:spacing w:before="6" w:line="360" w:lineRule="auto"/>
              <w:ind w:left="0"/>
              <w:jc w:val="both"/>
              <w:rPr>
                <w:b w:val="0"/>
                <w:bCs w:val="0"/>
                <w:sz w:val="28"/>
                <w:szCs w:val="28"/>
                <w:lang w:val="en-IN"/>
              </w:rPr>
            </w:pPr>
            <w:r w:rsidRPr="00E171F5">
              <w:rPr>
                <w:b w:val="0"/>
                <w:bCs w:val="0"/>
                <w:lang w:val="en-IN" w:eastAsia="en-IN"/>
              </w:rPr>
              <w:t>Send notification</w:t>
            </w:r>
          </w:p>
        </w:tc>
        <w:tc>
          <w:tcPr>
            <w:tcW w:w="2535" w:type="dxa"/>
          </w:tcPr>
          <w:tbl>
            <w:tblPr>
              <w:tblW w:w="2304"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2304"/>
            </w:tblGrid>
            <w:tr w:rsidR="00E171F5" w:rsidRPr="00BF2A89" w14:paraId="7D4B92C1" w14:textId="77777777" w:rsidTr="006F5D84">
              <w:trPr>
                <w:trHeight w:val="570"/>
                <w:tblCellSpacing w:w="15" w:type="dxa"/>
              </w:trPr>
              <w:tc>
                <w:tcPr>
                  <w:tcW w:w="2244" w:type="dxa"/>
                  <w:vAlign w:val="center"/>
                  <w:hideMark/>
                </w:tcPr>
                <w:p w14:paraId="527C1557" w14:textId="32B1EFC7" w:rsidR="00E171F5" w:rsidRPr="00E171F5" w:rsidRDefault="00E171F5" w:rsidP="00E171F5">
                  <w:pPr>
                    <w:widowControl/>
                    <w:autoSpaceDE/>
                    <w:autoSpaceDN/>
                    <w:rPr>
                      <w:sz w:val="24"/>
                      <w:szCs w:val="24"/>
                      <w:lang w:val="en-IN" w:eastAsia="en-IN"/>
                    </w:rPr>
                  </w:pPr>
                  <w:r w:rsidRPr="00E171F5">
                    <w:rPr>
                      <w:sz w:val="24"/>
                      <w:szCs w:val="24"/>
                      <w:lang w:val="en-IN" w:eastAsia="en-IN"/>
                    </w:rPr>
                    <w:t>User</w:t>
                  </w:r>
                  <w:r w:rsidR="00BF2A89">
                    <w:rPr>
                      <w:sz w:val="24"/>
                      <w:szCs w:val="24"/>
                      <w:lang w:val="en-IN" w:eastAsia="en-IN"/>
                    </w:rPr>
                    <w:t xml:space="preserve">                  </w:t>
                  </w:r>
                  <w:r w:rsidRPr="00E171F5">
                    <w:rPr>
                      <w:sz w:val="24"/>
                      <w:szCs w:val="24"/>
                      <w:lang w:val="en-IN" w:eastAsia="en-IN"/>
                    </w:rPr>
                    <w:t>receives it without reload</w:t>
                  </w:r>
                </w:p>
              </w:tc>
            </w:tr>
            <w:tr w:rsidR="00E171F5" w:rsidRPr="00BF2A89" w14:paraId="487EB593" w14:textId="77777777" w:rsidTr="006F5D84">
              <w:trPr>
                <w:trHeight w:val="343"/>
                <w:tblCellSpacing w:w="15" w:type="dxa"/>
              </w:trPr>
              <w:tc>
                <w:tcPr>
                  <w:tcW w:w="2244" w:type="dxa"/>
                  <w:vAlign w:val="center"/>
                  <w:hideMark/>
                </w:tcPr>
                <w:p w14:paraId="5749E262" w14:textId="77777777" w:rsidR="00E171F5" w:rsidRPr="00E171F5" w:rsidRDefault="00E171F5" w:rsidP="00E171F5">
                  <w:pPr>
                    <w:widowControl/>
                    <w:autoSpaceDE/>
                    <w:autoSpaceDN/>
                    <w:rPr>
                      <w:sz w:val="24"/>
                      <w:szCs w:val="24"/>
                      <w:lang w:val="en-IN" w:eastAsia="en-IN"/>
                    </w:rPr>
                  </w:pPr>
                  <w:r w:rsidRPr="00E171F5">
                    <w:rPr>
                      <w:sz w:val="24"/>
                      <w:szCs w:val="24"/>
                      <w:lang w:val="en-IN" w:eastAsia="en-IN"/>
                    </w:rPr>
                    <w:t>Instant message delivery</w:t>
                  </w:r>
                </w:p>
              </w:tc>
            </w:tr>
          </w:tbl>
          <w:p w14:paraId="41B74D64" w14:textId="77777777" w:rsidR="00E171F5" w:rsidRPr="00BF2A89" w:rsidRDefault="00E171F5" w:rsidP="00227323">
            <w:pPr>
              <w:pStyle w:val="Heading5"/>
              <w:tabs>
                <w:tab w:val="left" w:pos="1164"/>
              </w:tabs>
              <w:spacing w:before="6" w:line="360" w:lineRule="auto"/>
              <w:ind w:left="0"/>
              <w:jc w:val="both"/>
              <w:rPr>
                <w:b w:val="0"/>
                <w:bCs w:val="0"/>
                <w:sz w:val="28"/>
                <w:szCs w:val="28"/>
                <w:lang w:val="en-IN"/>
              </w:rPr>
            </w:pPr>
          </w:p>
        </w:tc>
        <w:tc>
          <w:tcPr>
            <w:tcW w:w="2299" w:type="dxa"/>
          </w:tcPr>
          <w:p w14:paraId="3020C6C7" w14:textId="145FBE1A" w:rsidR="00E171F5" w:rsidRPr="00BF2A89" w:rsidRDefault="00E171F5" w:rsidP="00227323">
            <w:pPr>
              <w:pStyle w:val="Heading5"/>
              <w:tabs>
                <w:tab w:val="left" w:pos="1164"/>
              </w:tabs>
              <w:spacing w:before="6" w:line="360" w:lineRule="auto"/>
              <w:ind w:left="0"/>
              <w:jc w:val="both"/>
              <w:rPr>
                <w:b w:val="0"/>
                <w:bCs w:val="0"/>
                <w:sz w:val="28"/>
                <w:szCs w:val="28"/>
                <w:lang w:val="en-IN"/>
              </w:rPr>
            </w:pPr>
            <w:r w:rsidRPr="00BF2A89">
              <w:rPr>
                <w:b w:val="0"/>
                <w:bCs w:val="0"/>
                <w:sz w:val="28"/>
                <w:szCs w:val="28"/>
                <w:lang w:val="en-IN"/>
              </w:rPr>
              <w:t xml:space="preserve">        Pass</w:t>
            </w:r>
          </w:p>
        </w:tc>
      </w:tr>
    </w:tbl>
    <w:p w14:paraId="1B17DFA4" w14:textId="34E17AD7" w:rsidR="00227323" w:rsidRDefault="00E630D9" w:rsidP="00E171F5">
      <w:pPr>
        <w:pStyle w:val="Heading5"/>
        <w:tabs>
          <w:tab w:val="left" w:pos="1164"/>
        </w:tabs>
        <w:spacing w:before="6" w:line="360" w:lineRule="auto"/>
        <w:ind w:left="0"/>
        <w:jc w:val="both"/>
        <w:rPr>
          <w:sz w:val="28"/>
          <w:szCs w:val="28"/>
        </w:rPr>
      </w:pPr>
      <w:r>
        <w:rPr>
          <w:sz w:val="28"/>
          <w:szCs w:val="28"/>
        </w:rPr>
        <w:t xml:space="preserve">                        TABLE </w:t>
      </w:r>
      <w:r w:rsidR="00E24427">
        <w:rPr>
          <w:sz w:val="28"/>
          <w:szCs w:val="28"/>
        </w:rPr>
        <w:t>6.2</w:t>
      </w:r>
      <w:r w:rsidR="005B4BC7">
        <w:rPr>
          <w:sz w:val="28"/>
          <w:szCs w:val="28"/>
        </w:rPr>
        <w:t xml:space="preserve"> </w:t>
      </w:r>
      <w:r>
        <w:rPr>
          <w:sz w:val="28"/>
          <w:szCs w:val="28"/>
        </w:rPr>
        <w:t>FUNCTIONAL TESTING</w:t>
      </w:r>
    </w:p>
    <w:p w14:paraId="47981753" w14:textId="4C814E62" w:rsidR="009E5E5B" w:rsidRPr="009E5E5B" w:rsidRDefault="009E5E5B" w:rsidP="00E171F5">
      <w:pPr>
        <w:pStyle w:val="Heading5"/>
        <w:tabs>
          <w:tab w:val="left" w:pos="1164"/>
        </w:tabs>
        <w:spacing w:before="6" w:line="360" w:lineRule="auto"/>
        <w:ind w:left="0"/>
        <w:jc w:val="both"/>
        <w:rPr>
          <w:b w:val="0"/>
          <w:bCs w:val="0"/>
          <w:sz w:val="28"/>
          <w:szCs w:val="28"/>
        </w:rPr>
      </w:pPr>
      <w:r w:rsidRPr="009E5E5B">
        <w:rPr>
          <w:b w:val="0"/>
          <w:bCs w:val="0"/>
          <w:sz w:val="28"/>
          <w:szCs w:val="28"/>
        </w:rPr>
        <w:t>Functional testing of AgriConnect involves verifying that the platform's features and functionalities work as expected. This includes testing user registration and login, crop listing and searching, order placement and management, payment processing, and messaging between farmers and consumers. Test cases are designed to validate the platform's behavior, ensuring that it meets the requirements and provides a seamless user experience.</w:t>
      </w:r>
    </w:p>
    <w:p w14:paraId="2E8BEE85" w14:textId="4151026A" w:rsidR="00AC6EBF" w:rsidRPr="006C28EC" w:rsidRDefault="00180A38" w:rsidP="00EE627B">
      <w:pPr>
        <w:pStyle w:val="Heading5"/>
        <w:tabs>
          <w:tab w:val="left" w:pos="1164"/>
        </w:tabs>
        <w:spacing w:before="6" w:line="360" w:lineRule="auto"/>
        <w:ind w:firstLine="2"/>
        <w:jc w:val="both"/>
        <w:rPr>
          <w:sz w:val="28"/>
          <w:szCs w:val="28"/>
        </w:rPr>
      </w:pPr>
      <w:r>
        <w:rPr>
          <w:sz w:val="28"/>
          <w:szCs w:val="28"/>
        </w:rPr>
        <w:lastRenderedPageBreak/>
        <w:t xml:space="preserve">6.2.3.1 </w:t>
      </w:r>
      <w:r w:rsidR="00463367" w:rsidRPr="006C28EC">
        <w:rPr>
          <w:sz w:val="28"/>
          <w:szCs w:val="28"/>
        </w:rPr>
        <w:t>Unit Testing</w:t>
      </w:r>
    </w:p>
    <w:p w14:paraId="7F5909F1" w14:textId="161C1B55" w:rsidR="00AC6EBF" w:rsidRPr="00AC6EBF" w:rsidRDefault="00AC6EBF" w:rsidP="00EE627B">
      <w:pPr>
        <w:pStyle w:val="Heading5"/>
        <w:tabs>
          <w:tab w:val="left" w:pos="1164"/>
        </w:tabs>
        <w:spacing w:before="6" w:line="360" w:lineRule="auto"/>
        <w:jc w:val="both"/>
        <w:rPr>
          <w:b w:val="0"/>
          <w:bCs w:val="0"/>
          <w:sz w:val="28"/>
          <w:szCs w:val="28"/>
          <w:lang w:val="en-IN"/>
        </w:rPr>
      </w:pPr>
      <w:r w:rsidRPr="00AC6EBF">
        <w:rPr>
          <w:b w:val="0"/>
          <w:bCs w:val="0"/>
          <w:sz w:val="28"/>
          <w:szCs w:val="28"/>
          <w:lang w:val="en-IN"/>
        </w:rPr>
        <w:t>Unit testing involves testing individual units or components of a software. It is usually done by developers during the development phase using frameworks like J</w:t>
      </w:r>
      <w:r w:rsidR="00C43560" w:rsidRPr="00AC6EBF">
        <w:rPr>
          <w:b w:val="0"/>
          <w:bCs w:val="0"/>
          <w:sz w:val="28"/>
          <w:szCs w:val="28"/>
          <w:lang w:val="en-IN"/>
        </w:rPr>
        <w:t>u</w:t>
      </w:r>
      <w:r w:rsidRPr="00AC6EBF">
        <w:rPr>
          <w:b w:val="0"/>
          <w:bCs w:val="0"/>
          <w:sz w:val="28"/>
          <w:szCs w:val="28"/>
          <w:lang w:val="en-IN"/>
        </w:rPr>
        <w:t>nit (Java), N</w:t>
      </w:r>
      <w:r w:rsidR="00C43560" w:rsidRPr="00AC6EBF">
        <w:rPr>
          <w:b w:val="0"/>
          <w:bCs w:val="0"/>
          <w:sz w:val="28"/>
          <w:szCs w:val="28"/>
          <w:lang w:val="en-IN"/>
        </w:rPr>
        <w:t>u</w:t>
      </w:r>
      <w:r w:rsidRPr="00AC6EBF">
        <w:rPr>
          <w:b w:val="0"/>
          <w:bCs w:val="0"/>
          <w:sz w:val="28"/>
          <w:szCs w:val="28"/>
          <w:lang w:val="en-IN"/>
        </w:rPr>
        <w:t>nit (.NET), or PyTest (Python).</w:t>
      </w:r>
    </w:p>
    <w:p w14:paraId="15DF5A84" w14:textId="77777777" w:rsidR="00AC6EBF" w:rsidRPr="00AC6EBF" w:rsidRDefault="00AC6EBF" w:rsidP="00EE627B">
      <w:pPr>
        <w:pStyle w:val="Heading5"/>
        <w:tabs>
          <w:tab w:val="left" w:pos="1164"/>
        </w:tabs>
        <w:spacing w:before="6" w:line="360" w:lineRule="auto"/>
        <w:jc w:val="both"/>
        <w:rPr>
          <w:b w:val="0"/>
          <w:bCs w:val="0"/>
          <w:sz w:val="28"/>
          <w:szCs w:val="28"/>
          <w:lang w:val="en-IN"/>
        </w:rPr>
      </w:pPr>
      <w:r w:rsidRPr="00AC6EBF">
        <w:rPr>
          <w:b w:val="0"/>
          <w:bCs w:val="0"/>
          <w:sz w:val="28"/>
          <w:szCs w:val="28"/>
          <w:lang w:val="en-IN"/>
        </w:rPr>
        <w:t>Purpose:</w:t>
      </w:r>
    </w:p>
    <w:p w14:paraId="34A02616" w14:textId="77777777" w:rsidR="00AC6EBF" w:rsidRPr="00AC6EBF" w:rsidRDefault="00AC6EBF" w:rsidP="00EE627B">
      <w:pPr>
        <w:pStyle w:val="Heading5"/>
        <w:numPr>
          <w:ilvl w:val="0"/>
          <w:numId w:val="143"/>
        </w:numPr>
        <w:tabs>
          <w:tab w:val="left" w:pos="1164"/>
        </w:tabs>
        <w:spacing w:before="6" w:line="360" w:lineRule="auto"/>
        <w:jc w:val="both"/>
        <w:rPr>
          <w:b w:val="0"/>
          <w:bCs w:val="0"/>
          <w:sz w:val="28"/>
          <w:szCs w:val="28"/>
          <w:lang w:val="en-IN"/>
        </w:rPr>
      </w:pPr>
      <w:r w:rsidRPr="00AC6EBF">
        <w:rPr>
          <w:b w:val="0"/>
          <w:bCs w:val="0"/>
          <w:sz w:val="28"/>
          <w:szCs w:val="28"/>
          <w:lang w:val="en-IN"/>
        </w:rPr>
        <w:t>Detect and fix bugs early</w:t>
      </w:r>
    </w:p>
    <w:p w14:paraId="7EE1F34E" w14:textId="77777777" w:rsidR="00AC6EBF" w:rsidRPr="00AC6EBF" w:rsidRDefault="00AC6EBF" w:rsidP="00EE627B">
      <w:pPr>
        <w:pStyle w:val="Heading5"/>
        <w:numPr>
          <w:ilvl w:val="0"/>
          <w:numId w:val="143"/>
        </w:numPr>
        <w:tabs>
          <w:tab w:val="left" w:pos="1164"/>
        </w:tabs>
        <w:spacing w:before="6" w:line="360" w:lineRule="auto"/>
        <w:jc w:val="both"/>
        <w:rPr>
          <w:b w:val="0"/>
          <w:bCs w:val="0"/>
          <w:sz w:val="28"/>
          <w:szCs w:val="28"/>
          <w:lang w:val="en-IN"/>
        </w:rPr>
      </w:pPr>
      <w:r w:rsidRPr="00AC6EBF">
        <w:rPr>
          <w:b w:val="0"/>
          <w:bCs w:val="0"/>
          <w:sz w:val="28"/>
          <w:szCs w:val="28"/>
          <w:lang w:val="en-IN"/>
        </w:rPr>
        <w:t>Validate individual functions or methods</w:t>
      </w:r>
    </w:p>
    <w:p w14:paraId="3D3FE4F5" w14:textId="77777777" w:rsidR="00AC6EBF" w:rsidRPr="00AC6EBF" w:rsidRDefault="00AC6EBF" w:rsidP="00EE627B">
      <w:pPr>
        <w:pStyle w:val="Heading5"/>
        <w:numPr>
          <w:ilvl w:val="0"/>
          <w:numId w:val="143"/>
        </w:numPr>
        <w:tabs>
          <w:tab w:val="left" w:pos="1164"/>
        </w:tabs>
        <w:spacing w:before="6" w:line="360" w:lineRule="auto"/>
        <w:jc w:val="both"/>
        <w:rPr>
          <w:b w:val="0"/>
          <w:bCs w:val="0"/>
          <w:sz w:val="28"/>
          <w:szCs w:val="28"/>
          <w:lang w:val="en-IN"/>
        </w:rPr>
      </w:pPr>
      <w:r w:rsidRPr="00AC6EBF">
        <w:rPr>
          <w:b w:val="0"/>
          <w:bCs w:val="0"/>
          <w:sz w:val="28"/>
          <w:szCs w:val="28"/>
          <w:lang w:val="en-IN"/>
        </w:rPr>
        <w:t>Ensure that each part performs as expected independently</w:t>
      </w:r>
    </w:p>
    <w:p w14:paraId="71686087" w14:textId="12BA2053" w:rsidR="00463367" w:rsidRPr="00AC6EBF" w:rsidRDefault="00463367" w:rsidP="00EE627B">
      <w:pPr>
        <w:pStyle w:val="Heading5"/>
        <w:tabs>
          <w:tab w:val="left" w:pos="1164"/>
        </w:tabs>
        <w:spacing w:before="6" w:line="360" w:lineRule="auto"/>
        <w:jc w:val="both"/>
        <w:rPr>
          <w:b w:val="0"/>
          <w:bCs w:val="0"/>
          <w:sz w:val="28"/>
          <w:szCs w:val="28"/>
        </w:rPr>
      </w:pPr>
    </w:p>
    <w:p w14:paraId="4C4C03B8" w14:textId="123B10C3" w:rsidR="00463367" w:rsidRPr="006C28EC" w:rsidRDefault="00463367" w:rsidP="00EE627B">
      <w:pPr>
        <w:pStyle w:val="Heading5"/>
        <w:tabs>
          <w:tab w:val="left" w:pos="1164"/>
        </w:tabs>
        <w:spacing w:before="6" w:line="360" w:lineRule="auto"/>
        <w:jc w:val="both"/>
        <w:rPr>
          <w:sz w:val="28"/>
          <w:szCs w:val="28"/>
        </w:rPr>
      </w:pPr>
      <w:r w:rsidRPr="006C28EC">
        <w:rPr>
          <w:sz w:val="28"/>
          <w:szCs w:val="28"/>
        </w:rPr>
        <w:t>6.2.</w:t>
      </w:r>
      <w:r w:rsidR="00180A38">
        <w:rPr>
          <w:sz w:val="28"/>
          <w:szCs w:val="28"/>
        </w:rPr>
        <w:t xml:space="preserve">3.2 </w:t>
      </w:r>
      <w:r w:rsidRPr="006C28EC">
        <w:rPr>
          <w:sz w:val="28"/>
          <w:szCs w:val="28"/>
        </w:rPr>
        <w:t xml:space="preserve"> Integration Testing</w:t>
      </w:r>
    </w:p>
    <w:p w14:paraId="1B377A3F" w14:textId="77777777" w:rsidR="00463367" w:rsidRPr="006C28EC" w:rsidRDefault="00463367" w:rsidP="00EE627B">
      <w:pPr>
        <w:pStyle w:val="Heading5"/>
        <w:tabs>
          <w:tab w:val="left" w:pos="1164"/>
        </w:tabs>
        <w:spacing w:before="6" w:line="360" w:lineRule="auto"/>
        <w:ind w:firstLine="632"/>
        <w:jc w:val="both"/>
        <w:rPr>
          <w:b w:val="0"/>
          <w:bCs w:val="0"/>
          <w:sz w:val="28"/>
          <w:szCs w:val="28"/>
        </w:rPr>
      </w:pPr>
      <w:r w:rsidRPr="006C28EC">
        <w:rPr>
          <w:b w:val="0"/>
          <w:bCs w:val="0"/>
          <w:sz w:val="28"/>
          <w:szCs w:val="28"/>
        </w:rPr>
        <w:t>Integration testing focused on verifying the interaction between modules. For instance:</w:t>
      </w:r>
    </w:p>
    <w:p w14:paraId="3A59728B" w14:textId="77777777" w:rsidR="00463367" w:rsidRPr="006C28EC" w:rsidRDefault="00463367" w:rsidP="00EE627B">
      <w:pPr>
        <w:pStyle w:val="Heading5"/>
        <w:numPr>
          <w:ilvl w:val="0"/>
          <w:numId w:val="58"/>
        </w:numPr>
        <w:tabs>
          <w:tab w:val="left" w:pos="1164"/>
        </w:tabs>
        <w:spacing w:before="6" w:line="360" w:lineRule="auto"/>
        <w:ind w:firstLine="450"/>
        <w:jc w:val="both"/>
        <w:rPr>
          <w:b w:val="0"/>
          <w:bCs w:val="0"/>
          <w:sz w:val="28"/>
          <w:szCs w:val="28"/>
        </w:rPr>
      </w:pPr>
      <w:r w:rsidRPr="006C28EC">
        <w:rPr>
          <w:b w:val="0"/>
          <w:bCs w:val="0"/>
          <w:sz w:val="28"/>
          <w:szCs w:val="28"/>
        </w:rPr>
        <w:t>The connection between user authentication and the dashboard page.</w:t>
      </w:r>
    </w:p>
    <w:p w14:paraId="148C060E" w14:textId="4877D8E2" w:rsidR="00463367" w:rsidRPr="006C28EC" w:rsidRDefault="00463367" w:rsidP="00EE627B">
      <w:pPr>
        <w:pStyle w:val="Heading5"/>
        <w:numPr>
          <w:ilvl w:val="0"/>
          <w:numId w:val="58"/>
        </w:numPr>
        <w:tabs>
          <w:tab w:val="left" w:pos="1164"/>
        </w:tabs>
        <w:spacing w:before="6" w:line="360" w:lineRule="auto"/>
        <w:ind w:firstLine="450"/>
        <w:jc w:val="both"/>
        <w:rPr>
          <w:b w:val="0"/>
          <w:bCs w:val="0"/>
          <w:sz w:val="28"/>
          <w:szCs w:val="28"/>
        </w:rPr>
      </w:pPr>
      <w:r w:rsidRPr="006C28EC">
        <w:rPr>
          <w:b w:val="0"/>
          <w:bCs w:val="0"/>
          <w:sz w:val="28"/>
          <w:szCs w:val="28"/>
        </w:rPr>
        <w:t xml:space="preserve">Ensuring that </w:t>
      </w:r>
      <w:r w:rsidR="00180A38">
        <w:rPr>
          <w:b w:val="0"/>
          <w:bCs w:val="0"/>
          <w:sz w:val="28"/>
          <w:szCs w:val="28"/>
        </w:rPr>
        <w:t>hold</w:t>
      </w:r>
      <w:r w:rsidRPr="006C28EC">
        <w:rPr>
          <w:b w:val="0"/>
          <w:bCs w:val="0"/>
          <w:sz w:val="28"/>
          <w:szCs w:val="28"/>
        </w:rPr>
        <w:t xml:space="preserve"> status properly affects </w:t>
      </w:r>
      <w:r w:rsidR="00180A38">
        <w:rPr>
          <w:b w:val="0"/>
          <w:bCs w:val="0"/>
          <w:sz w:val="28"/>
          <w:szCs w:val="28"/>
        </w:rPr>
        <w:t>crop</w:t>
      </w:r>
      <w:r w:rsidRPr="006C28EC">
        <w:rPr>
          <w:b w:val="0"/>
          <w:bCs w:val="0"/>
          <w:sz w:val="28"/>
          <w:szCs w:val="28"/>
        </w:rPr>
        <w:t xml:space="preserve"> a</w:t>
      </w:r>
      <w:r w:rsidR="00180A38">
        <w:rPr>
          <w:b w:val="0"/>
          <w:bCs w:val="0"/>
          <w:sz w:val="28"/>
          <w:szCs w:val="28"/>
        </w:rPr>
        <w:t>vailability</w:t>
      </w:r>
      <w:r w:rsidRPr="006C28EC">
        <w:rPr>
          <w:b w:val="0"/>
          <w:bCs w:val="0"/>
          <w:sz w:val="28"/>
          <w:szCs w:val="28"/>
        </w:rPr>
        <w:t>.</w:t>
      </w:r>
    </w:p>
    <w:p w14:paraId="5AD10C78" w14:textId="3C9BFE12" w:rsidR="00463367" w:rsidRPr="006C28EC" w:rsidRDefault="00463367" w:rsidP="00EE627B">
      <w:pPr>
        <w:pStyle w:val="Heading5"/>
        <w:numPr>
          <w:ilvl w:val="0"/>
          <w:numId w:val="58"/>
        </w:numPr>
        <w:tabs>
          <w:tab w:val="left" w:pos="1164"/>
        </w:tabs>
        <w:spacing w:before="6" w:line="360" w:lineRule="auto"/>
        <w:ind w:firstLine="450"/>
        <w:jc w:val="both"/>
        <w:rPr>
          <w:b w:val="0"/>
          <w:bCs w:val="0"/>
          <w:sz w:val="28"/>
          <w:szCs w:val="28"/>
        </w:rPr>
      </w:pPr>
      <w:r w:rsidRPr="006C28EC">
        <w:rPr>
          <w:b w:val="0"/>
          <w:bCs w:val="0"/>
          <w:sz w:val="28"/>
          <w:szCs w:val="28"/>
        </w:rPr>
        <w:t xml:space="preserve">Testing if submitted </w:t>
      </w:r>
      <w:r w:rsidR="00180A38">
        <w:rPr>
          <w:b w:val="0"/>
          <w:bCs w:val="0"/>
          <w:sz w:val="28"/>
          <w:szCs w:val="28"/>
        </w:rPr>
        <w:t>details of user</w:t>
      </w:r>
      <w:r w:rsidRPr="006C28EC">
        <w:rPr>
          <w:b w:val="0"/>
          <w:bCs w:val="0"/>
          <w:sz w:val="28"/>
          <w:szCs w:val="28"/>
        </w:rPr>
        <w:t xml:space="preserve"> are correctly stored and retrieved.</w:t>
      </w:r>
    </w:p>
    <w:p w14:paraId="20D83914" w14:textId="77777777" w:rsidR="00463367" w:rsidRPr="006C28EC" w:rsidRDefault="00463367" w:rsidP="00EE627B">
      <w:pPr>
        <w:pStyle w:val="Heading5"/>
        <w:tabs>
          <w:tab w:val="left" w:pos="1164"/>
        </w:tabs>
        <w:spacing w:before="6" w:line="360" w:lineRule="auto"/>
        <w:jc w:val="both"/>
        <w:rPr>
          <w:b w:val="0"/>
          <w:bCs w:val="0"/>
          <w:sz w:val="28"/>
          <w:szCs w:val="28"/>
        </w:rPr>
      </w:pPr>
      <w:r w:rsidRPr="006C28EC">
        <w:rPr>
          <w:b w:val="0"/>
          <w:bCs w:val="0"/>
          <w:sz w:val="28"/>
          <w:szCs w:val="28"/>
        </w:rPr>
        <w:t>This step validated the data flow between front-end forms and backend logic, and between backend logic and the database.</w:t>
      </w:r>
    </w:p>
    <w:p w14:paraId="221273CF" w14:textId="2FC95275" w:rsidR="00463367" w:rsidRPr="006C28EC" w:rsidRDefault="00463367" w:rsidP="00EE627B">
      <w:pPr>
        <w:pStyle w:val="Heading5"/>
        <w:tabs>
          <w:tab w:val="left" w:pos="1164"/>
        </w:tabs>
        <w:spacing w:before="6" w:line="360" w:lineRule="auto"/>
        <w:jc w:val="both"/>
        <w:rPr>
          <w:sz w:val="28"/>
          <w:szCs w:val="28"/>
        </w:rPr>
      </w:pPr>
    </w:p>
    <w:p w14:paraId="38F180E0" w14:textId="7EFEBD36" w:rsidR="00463367" w:rsidRPr="006C28EC" w:rsidRDefault="00463367" w:rsidP="00EE627B">
      <w:pPr>
        <w:pStyle w:val="Heading5"/>
        <w:tabs>
          <w:tab w:val="left" w:pos="1164"/>
        </w:tabs>
        <w:spacing w:before="6" w:line="360" w:lineRule="auto"/>
        <w:jc w:val="both"/>
        <w:rPr>
          <w:sz w:val="28"/>
          <w:szCs w:val="28"/>
        </w:rPr>
      </w:pPr>
      <w:r w:rsidRPr="006C28EC">
        <w:rPr>
          <w:sz w:val="28"/>
          <w:szCs w:val="28"/>
        </w:rPr>
        <w:t>6.2.</w:t>
      </w:r>
      <w:r w:rsidR="00180A38">
        <w:rPr>
          <w:sz w:val="28"/>
          <w:szCs w:val="28"/>
        </w:rPr>
        <w:t xml:space="preserve">3.3 </w:t>
      </w:r>
      <w:r w:rsidRPr="006C28EC">
        <w:rPr>
          <w:sz w:val="28"/>
          <w:szCs w:val="28"/>
        </w:rPr>
        <w:t xml:space="preserve"> System Testing</w:t>
      </w:r>
    </w:p>
    <w:p w14:paraId="29AC62AB" w14:textId="059C7C0A" w:rsidR="00463367" w:rsidRPr="006C28EC" w:rsidRDefault="00463367" w:rsidP="00EE627B">
      <w:pPr>
        <w:pStyle w:val="Heading5"/>
        <w:tabs>
          <w:tab w:val="left" w:pos="1164"/>
        </w:tabs>
        <w:spacing w:before="6" w:line="360" w:lineRule="auto"/>
        <w:ind w:firstLine="722"/>
        <w:jc w:val="both"/>
        <w:rPr>
          <w:b w:val="0"/>
          <w:bCs w:val="0"/>
          <w:sz w:val="28"/>
          <w:szCs w:val="28"/>
        </w:rPr>
      </w:pPr>
      <w:r w:rsidRPr="006C28EC">
        <w:rPr>
          <w:b w:val="0"/>
          <w:bCs w:val="0"/>
          <w:sz w:val="28"/>
          <w:szCs w:val="28"/>
        </w:rPr>
        <w:t xml:space="preserve">System testing involved testing the entire </w:t>
      </w:r>
      <w:r w:rsidR="00180A38">
        <w:rPr>
          <w:b w:val="0"/>
          <w:bCs w:val="0"/>
          <w:sz w:val="28"/>
          <w:szCs w:val="28"/>
        </w:rPr>
        <w:t xml:space="preserve">Agri connect </w:t>
      </w:r>
      <w:r w:rsidRPr="006C28EC">
        <w:rPr>
          <w:b w:val="0"/>
          <w:bCs w:val="0"/>
          <w:sz w:val="28"/>
          <w:szCs w:val="28"/>
        </w:rPr>
        <w:t>as a complete application. It was done in an environment that closely mimicked real-world usage scenarios</w:t>
      </w:r>
      <w:r w:rsidR="00180A38" w:rsidRPr="00180A38">
        <w:rPr>
          <w:b w:val="0"/>
          <w:bCs w:val="0"/>
          <w:sz w:val="22"/>
          <w:szCs w:val="22"/>
        </w:rPr>
        <w:t xml:space="preserve"> </w:t>
      </w:r>
      <w:r w:rsidR="00180A38" w:rsidRPr="00180A38">
        <w:rPr>
          <w:b w:val="0"/>
          <w:bCs w:val="0"/>
          <w:sz w:val="28"/>
          <w:szCs w:val="28"/>
        </w:rPr>
        <w:t>System testing in functional testing verifies that the complete system behaves as expected. For example, in AgriConnect: a farmer lists a crop, a buyer searches by location, and the admin manages ratings. These scenarios ensure user flows, role-based access, and real-time features function correctly across modules.</w:t>
      </w:r>
    </w:p>
    <w:p w14:paraId="5552129C" w14:textId="7E3F7322" w:rsidR="00463367" w:rsidRDefault="00463367" w:rsidP="00EE627B">
      <w:pPr>
        <w:pStyle w:val="Heading5"/>
        <w:tabs>
          <w:tab w:val="left" w:pos="1164"/>
        </w:tabs>
        <w:spacing w:before="6" w:line="360" w:lineRule="auto"/>
        <w:jc w:val="both"/>
        <w:rPr>
          <w:b w:val="0"/>
          <w:bCs w:val="0"/>
          <w:sz w:val="28"/>
          <w:szCs w:val="28"/>
        </w:rPr>
      </w:pPr>
      <w:r w:rsidRPr="006C28EC">
        <w:rPr>
          <w:b w:val="0"/>
          <w:bCs w:val="0"/>
          <w:sz w:val="28"/>
          <w:szCs w:val="28"/>
        </w:rPr>
        <w:t>System testing ensured that the platform was user-ready, secure, and functio</w:t>
      </w:r>
      <w:r w:rsidR="001B7A63" w:rsidRPr="006C28EC">
        <w:rPr>
          <w:b w:val="0"/>
          <w:bCs w:val="0"/>
          <w:sz w:val="28"/>
          <w:szCs w:val="28"/>
        </w:rPr>
        <w:t>nally complete.</w:t>
      </w:r>
    </w:p>
    <w:p w14:paraId="6FD79977" w14:textId="77777777" w:rsidR="00B90E17" w:rsidRDefault="00B90E17" w:rsidP="00EE627B">
      <w:pPr>
        <w:pStyle w:val="Heading5"/>
        <w:tabs>
          <w:tab w:val="left" w:pos="1164"/>
        </w:tabs>
        <w:spacing w:before="6" w:line="360" w:lineRule="auto"/>
        <w:jc w:val="both"/>
        <w:rPr>
          <w:b w:val="0"/>
          <w:bCs w:val="0"/>
          <w:sz w:val="28"/>
          <w:szCs w:val="28"/>
          <w:lang w:val="en-IN"/>
        </w:rPr>
      </w:pPr>
    </w:p>
    <w:p w14:paraId="2B9B3C8A" w14:textId="77777777" w:rsidR="00B90E17" w:rsidRDefault="00B90E17" w:rsidP="00EE627B">
      <w:pPr>
        <w:pStyle w:val="Heading5"/>
        <w:tabs>
          <w:tab w:val="left" w:pos="1164"/>
        </w:tabs>
        <w:spacing w:before="6" w:line="360" w:lineRule="auto"/>
        <w:jc w:val="both"/>
        <w:rPr>
          <w:b w:val="0"/>
          <w:bCs w:val="0"/>
          <w:sz w:val="28"/>
          <w:szCs w:val="28"/>
          <w:lang w:val="en-IN"/>
        </w:rPr>
      </w:pPr>
    </w:p>
    <w:p w14:paraId="66E9D77F" w14:textId="77777777" w:rsidR="00E630D9" w:rsidRDefault="00E630D9" w:rsidP="00EE627B">
      <w:pPr>
        <w:pStyle w:val="Heading5"/>
        <w:tabs>
          <w:tab w:val="left" w:pos="1164"/>
        </w:tabs>
        <w:spacing w:before="6" w:line="360" w:lineRule="auto"/>
        <w:jc w:val="both"/>
        <w:rPr>
          <w:b w:val="0"/>
          <w:bCs w:val="0"/>
          <w:sz w:val="28"/>
          <w:szCs w:val="28"/>
          <w:lang w:val="en-IN"/>
        </w:rPr>
      </w:pPr>
      <w:r>
        <w:rPr>
          <w:b w:val="0"/>
          <w:bCs w:val="0"/>
          <w:sz w:val="28"/>
          <w:szCs w:val="28"/>
          <w:lang w:val="en-IN"/>
        </w:rPr>
        <w:lastRenderedPageBreak/>
        <w:t xml:space="preserve"> </w:t>
      </w:r>
    </w:p>
    <w:p w14:paraId="2CFF10A9" w14:textId="146E4F6D" w:rsidR="00E0403F" w:rsidRPr="00AC6EBF" w:rsidRDefault="00AC6EBF" w:rsidP="00EE627B">
      <w:pPr>
        <w:pStyle w:val="Heading5"/>
        <w:tabs>
          <w:tab w:val="left" w:pos="1164"/>
        </w:tabs>
        <w:spacing w:before="6" w:line="360" w:lineRule="auto"/>
        <w:jc w:val="both"/>
        <w:rPr>
          <w:b w:val="0"/>
          <w:bCs w:val="0"/>
          <w:sz w:val="28"/>
          <w:szCs w:val="28"/>
          <w:lang w:val="en-IN"/>
        </w:rPr>
      </w:pPr>
      <w:r w:rsidRPr="00AC6EBF">
        <w:rPr>
          <w:b w:val="0"/>
          <w:bCs w:val="0"/>
          <w:sz w:val="28"/>
          <w:szCs w:val="28"/>
          <w:lang w:val="en-IN"/>
        </w:rPr>
        <w:t>Other types include:</w:t>
      </w:r>
    </w:p>
    <w:p w14:paraId="60C83612" w14:textId="77777777" w:rsidR="00AC6EBF" w:rsidRPr="00AC6EBF" w:rsidRDefault="00AC6EBF" w:rsidP="00EE627B">
      <w:pPr>
        <w:pStyle w:val="Heading5"/>
        <w:tabs>
          <w:tab w:val="left" w:pos="1164"/>
        </w:tabs>
        <w:spacing w:before="6" w:line="360" w:lineRule="auto"/>
        <w:jc w:val="both"/>
        <w:rPr>
          <w:b w:val="0"/>
          <w:bCs w:val="0"/>
          <w:sz w:val="28"/>
          <w:szCs w:val="28"/>
          <w:lang w:val="en-IN"/>
        </w:rPr>
      </w:pPr>
      <w:r w:rsidRPr="00AC6EBF">
        <w:rPr>
          <w:sz w:val="28"/>
          <w:szCs w:val="28"/>
          <w:lang w:val="en-IN"/>
        </w:rPr>
        <w:t>a.</w:t>
      </w:r>
      <w:r w:rsidRPr="00AC6EBF">
        <w:rPr>
          <w:b w:val="0"/>
          <w:bCs w:val="0"/>
          <w:sz w:val="28"/>
          <w:szCs w:val="28"/>
          <w:lang w:val="en-IN"/>
        </w:rPr>
        <w:t xml:space="preserve"> </w:t>
      </w:r>
      <w:r w:rsidRPr="00AC6EBF">
        <w:rPr>
          <w:sz w:val="28"/>
          <w:szCs w:val="28"/>
          <w:lang w:val="en-IN"/>
        </w:rPr>
        <w:t>Smoke Testing</w:t>
      </w:r>
    </w:p>
    <w:p w14:paraId="7BCF34F1" w14:textId="77777777" w:rsidR="00AC6EBF" w:rsidRDefault="00AC6EBF" w:rsidP="00EE627B">
      <w:pPr>
        <w:pStyle w:val="Heading5"/>
        <w:tabs>
          <w:tab w:val="left" w:pos="1164"/>
        </w:tabs>
        <w:spacing w:before="6" w:line="360" w:lineRule="auto"/>
        <w:jc w:val="both"/>
        <w:rPr>
          <w:b w:val="0"/>
          <w:bCs w:val="0"/>
          <w:sz w:val="28"/>
          <w:szCs w:val="28"/>
          <w:lang w:val="en-IN"/>
        </w:rPr>
      </w:pPr>
      <w:r w:rsidRPr="00AC6EBF">
        <w:rPr>
          <w:b w:val="0"/>
          <w:bCs w:val="0"/>
          <w:sz w:val="28"/>
          <w:szCs w:val="28"/>
          <w:lang w:val="en-IN"/>
        </w:rPr>
        <w:t>A preliminary test to check the basic functionalities of an application before proceeding to more detailed testing.</w:t>
      </w:r>
    </w:p>
    <w:p w14:paraId="316F852E" w14:textId="77777777" w:rsidR="00227323" w:rsidRPr="00AC6EBF" w:rsidRDefault="00227323" w:rsidP="00EE627B">
      <w:pPr>
        <w:pStyle w:val="Heading5"/>
        <w:tabs>
          <w:tab w:val="left" w:pos="1164"/>
        </w:tabs>
        <w:spacing w:before="6" w:line="360" w:lineRule="auto"/>
        <w:jc w:val="both"/>
        <w:rPr>
          <w:b w:val="0"/>
          <w:bCs w:val="0"/>
          <w:sz w:val="28"/>
          <w:szCs w:val="28"/>
          <w:lang w:val="en-IN"/>
        </w:rPr>
      </w:pPr>
    </w:p>
    <w:p w14:paraId="572F01AD" w14:textId="77777777" w:rsidR="00AC6EBF" w:rsidRPr="00AC6EBF" w:rsidRDefault="00AC6EBF" w:rsidP="00EE627B">
      <w:pPr>
        <w:pStyle w:val="Heading5"/>
        <w:tabs>
          <w:tab w:val="left" w:pos="1164"/>
        </w:tabs>
        <w:spacing w:before="6" w:line="360" w:lineRule="auto"/>
        <w:jc w:val="both"/>
        <w:rPr>
          <w:b w:val="0"/>
          <w:bCs w:val="0"/>
          <w:sz w:val="28"/>
          <w:szCs w:val="28"/>
          <w:lang w:val="en-IN"/>
        </w:rPr>
      </w:pPr>
      <w:r w:rsidRPr="00AC6EBF">
        <w:rPr>
          <w:sz w:val="28"/>
          <w:szCs w:val="28"/>
          <w:lang w:val="en-IN"/>
        </w:rPr>
        <w:t>b.</w:t>
      </w:r>
      <w:r w:rsidRPr="00AC6EBF">
        <w:rPr>
          <w:b w:val="0"/>
          <w:bCs w:val="0"/>
          <w:sz w:val="28"/>
          <w:szCs w:val="28"/>
          <w:lang w:val="en-IN"/>
        </w:rPr>
        <w:t xml:space="preserve"> </w:t>
      </w:r>
      <w:r w:rsidRPr="00AC6EBF">
        <w:rPr>
          <w:sz w:val="28"/>
          <w:szCs w:val="28"/>
          <w:lang w:val="en-IN"/>
        </w:rPr>
        <w:t>Sanity Testing</w:t>
      </w:r>
    </w:p>
    <w:p w14:paraId="41603B11" w14:textId="77777777" w:rsidR="00AC6EBF" w:rsidRDefault="00AC6EBF" w:rsidP="00EE627B">
      <w:pPr>
        <w:pStyle w:val="Heading5"/>
        <w:tabs>
          <w:tab w:val="left" w:pos="1164"/>
        </w:tabs>
        <w:spacing w:before="6" w:line="360" w:lineRule="auto"/>
        <w:jc w:val="both"/>
        <w:rPr>
          <w:b w:val="0"/>
          <w:bCs w:val="0"/>
          <w:sz w:val="28"/>
          <w:szCs w:val="28"/>
          <w:lang w:val="en-IN"/>
        </w:rPr>
      </w:pPr>
      <w:r w:rsidRPr="00AC6EBF">
        <w:rPr>
          <w:b w:val="0"/>
          <w:bCs w:val="0"/>
          <w:sz w:val="28"/>
          <w:szCs w:val="28"/>
          <w:lang w:val="en-IN"/>
        </w:rPr>
        <w:t>A subset of regression testing that checks specific functionalities after code changes or bug fixes.</w:t>
      </w:r>
    </w:p>
    <w:p w14:paraId="4050C540" w14:textId="77777777" w:rsidR="00227323" w:rsidRPr="00AC6EBF" w:rsidRDefault="00227323" w:rsidP="00EE627B">
      <w:pPr>
        <w:pStyle w:val="Heading5"/>
        <w:tabs>
          <w:tab w:val="left" w:pos="1164"/>
        </w:tabs>
        <w:spacing w:before="6" w:line="360" w:lineRule="auto"/>
        <w:jc w:val="both"/>
        <w:rPr>
          <w:b w:val="0"/>
          <w:bCs w:val="0"/>
          <w:sz w:val="28"/>
          <w:szCs w:val="28"/>
          <w:lang w:val="en-IN"/>
        </w:rPr>
      </w:pPr>
    </w:p>
    <w:p w14:paraId="23C6C043" w14:textId="77777777" w:rsidR="00AC6EBF" w:rsidRPr="00AC6EBF" w:rsidRDefault="00AC6EBF" w:rsidP="00EE627B">
      <w:pPr>
        <w:pStyle w:val="Heading5"/>
        <w:tabs>
          <w:tab w:val="left" w:pos="1164"/>
        </w:tabs>
        <w:spacing w:before="6" w:line="360" w:lineRule="auto"/>
        <w:jc w:val="both"/>
        <w:rPr>
          <w:b w:val="0"/>
          <w:bCs w:val="0"/>
          <w:sz w:val="28"/>
          <w:szCs w:val="28"/>
          <w:lang w:val="en-IN"/>
        </w:rPr>
      </w:pPr>
      <w:r w:rsidRPr="00AC6EBF">
        <w:rPr>
          <w:sz w:val="28"/>
          <w:szCs w:val="28"/>
          <w:lang w:val="en-IN"/>
        </w:rPr>
        <w:t>c</w:t>
      </w:r>
      <w:r w:rsidRPr="00AC6EBF">
        <w:rPr>
          <w:b w:val="0"/>
          <w:bCs w:val="0"/>
          <w:sz w:val="28"/>
          <w:szCs w:val="28"/>
          <w:lang w:val="en-IN"/>
        </w:rPr>
        <w:t xml:space="preserve">. </w:t>
      </w:r>
      <w:r w:rsidRPr="00AC6EBF">
        <w:rPr>
          <w:sz w:val="28"/>
          <w:szCs w:val="28"/>
          <w:lang w:val="en-IN"/>
        </w:rPr>
        <w:t>Regression Testing</w:t>
      </w:r>
    </w:p>
    <w:p w14:paraId="7B08A455" w14:textId="02097EC5" w:rsidR="00AC6EBF" w:rsidRDefault="00AC6EBF" w:rsidP="00EE627B">
      <w:pPr>
        <w:pStyle w:val="Heading5"/>
        <w:tabs>
          <w:tab w:val="left" w:pos="1164"/>
        </w:tabs>
        <w:spacing w:before="6" w:line="360" w:lineRule="auto"/>
        <w:jc w:val="both"/>
        <w:rPr>
          <w:b w:val="0"/>
          <w:bCs w:val="0"/>
          <w:sz w:val="28"/>
          <w:szCs w:val="28"/>
          <w:lang w:val="en-IN"/>
        </w:rPr>
      </w:pPr>
      <w:r w:rsidRPr="00AC6EBF">
        <w:rPr>
          <w:b w:val="0"/>
          <w:bCs w:val="0"/>
          <w:sz w:val="28"/>
          <w:szCs w:val="28"/>
          <w:lang w:val="en-IN"/>
        </w:rPr>
        <w:t>Tests the application after changes to ensure that existing functionalities are not broken</w:t>
      </w:r>
      <w:r w:rsidR="00E0403F">
        <w:rPr>
          <w:b w:val="0"/>
          <w:bCs w:val="0"/>
          <w:sz w:val="28"/>
          <w:szCs w:val="28"/>
          <w:lang w:val="en-IN"/>
        </w:rPr>
        <w:t>.</w:t>
      </w:r>
    </w:p>
    <w:p w14:paraId="1D8AD669" w14:textId="77777777" w:rsidR="00AC6EBF" w:rsidRDefault="00AC6EBF" w:rsidP="00EE627B">
      <w:pPr>
        <w:pStyle w:val="Heading5"/>
        <w:tabs>
          <w:tab w:val="left" w:pos="1164"/>
        </w:tabs>
        <w:spacing w:before="6" w:line="360" w:lineRule="auto"/>
        <w:jc w:val="both"/>
        <w:rPr>
          <w:b w:val="0"/>
          <w:bCs w:val="0"/>
          <w:sz w:val="28"/>
          <w:szCs w:val="28"/>
          <w:lang w:val="en-IN"/>
        </w:rPr>
      </w:pPr>
    </w:p>
    <w:p w14:paraId="0379316E" w14:textId="137F0C4E" w:rsidR="00AC6EBF" w:rsidRPr="00AC6EBF" w:rsidRDefault="00AC6EBF" w:rsidP="00EE627B">
      <w:pPr>
        <w:pStyle w:val="Heading5"/>
        <w:tabs>
          <w:tab w:val="left" w:pos="1164"/>
        </w:tabs>
        <w:spacing w:before="6" w:line="360" w:lineRule="auto"/>
        <w:ind w:left="0"/>
        <w:jc w:val="both"/>
        <w:rPr>
          <w:sz w:val="28"/>
          <w:szCs w:val="28"/>
          <w:lang w:val="en-IN"/>
        </w:rPr>
      </w:pPr>
      <w:r>
        <w:rPr>
          <w:b w:val="0"/>
          <w:bCs w:val="0"/>
          <w:sz w:val="28"/>
          <w:szCs w:val="28"/>
          <w:lang w:val="en-IN"/>
        </w:rPr>
        <w:t xml:space="preserve"> </w:t>
      </w:r>
      <w:r w:rsidRPr="00AC6EBF">
        <w:rPr>
          <w:sz w:val="28"/>
          <w:szCs w:val="28"/>
          <w:lang w:val="en-IN"/>
        </w:rPr>
        <w:t xml:space="preserve"> 6.2.4  Non-Functional Testing</w:t>
      </w:r>
    </w:p>
    <w:p w14:paraId="731A1C0D" w14:textId="4BB3267E" w:rsidR="00AC6EBF" w:rsidRDefault="00AC6EBF" w:rsidP="00EE627B">
      <w:pPr>
        <w:pStyle w:val="Heading5"/>
        <w:tabs>
          <w:tab w:val="left" w:pos="1164"/>
        </w:tabs>
        <w:spacing w:before="6" w:line="360" w:lineRule="auto"/>
        <w:jc w:val="both"/>
        <w:rPr>
          <w:b w:val="0"/>
          <w:bCs w:val="0"/>
          <w:sz w:val="28"/>
          <w:szCs w:val="28"/>
          <w:lang w:val="en-IN"/>
        </w:rPr>
      </w:pPr>
      <w:r w:rsidRPr="00AC6EBF">
        <w:rPr>
          <w:b w:val="0"/>
          <w:bCs w:val="0"/>
          <w:sz w:val="28"/>
          <w:szCs w:val="28"/>
          <w:lang w:val="en-IN"/>
        </w:rPr>
        <w:t>Non-functional testing refers to aspects like performance, usability, reliability, and scalability.</w:t>
      </w:r>
    </w:p>
    <w:p w14:paraId="38E794EA" w14:textId="77777777" w:rsidR="00AC6EBF" w:rsidRPr="00AC6EBF" w:rsidRDefault="00AC6EBF" w:rsidP="00EE627B">
      <w:pPr>
        <w:pStyle w:val="Heading5"/>
        <w:tabs>
          <w:tab w:val="left" w:pos="1164"/>
        </w:tabs>
        <w:spacing w:before="6" w:line="360" w:lineRule="auto"/>
        <w:jc w:val="both"/>
        <w:rPr>
          <w:b w:val="0"/>
          <w:bCs w:val="0"/>
          <w:sz w:val="28"/>
          <w:szCs w:val="28"/>
          <w:lang w:val="en-IN"/>
        </w:rPr>
      </w:pPr>
    </w:p>
    <w:p w14:paraId="0E702A8F" w14:textId="55A4AEDE" w:rsidR="00AC6EBF" w:rsidRPr="00AC6EBF" w:rsidRDefault="00AC6EBF" w:rsidP="00EE627B">
      <w:pPr>
        <w:pStyle w:val="Heading5"/>
        <w:tabs>
          <w:tab w:val="left" w:pos="1164"/>
        </w:tabs>
        <w:spacing w:before="6" w:line="360" w:lineRule="auto"/>
        <w:jc w:val="both"/>
        <w:rPr>
          <w:sz w:val="28"/>
          <w:szCs w:val="28"/>
          <w:lang w:val="en-IN"/>
        </w:rPr>
      </w:pPr>
      <w:r>
        <w:rPr>
          <w:sz w:val="28"/>
          <w:szCs w:val="28"/>
          <w:lang w:val="en-IN"/>
        </w:rPr>
        <w:t>6.2.4.1</w:t>
      </w:r>
      <w:r w:rsidRPr="00AC6EBF">
        <w:rPr>
          <w:sz w:val="28"/>
          <w:szCs w:val="28"/>
          <w:lang w:val="en-IN"/>
        </w:rPr>
        <w:t xml:space="preserve"> </w:t>
      </w:r>
      <w:r>
        <w:rPr>
          <w:sz w:val="28"/>
          <w:szCs w:val="28"/>
          <w:lang w:val="en-IN"/>
        </w:rPr>
        <w:t xml:space="preserve"> </w:t>
      </w:r>
      <w:r w:rsidRPr="00AC6EBF">
        <w:rPr>
          <w:sz w:val="28"/>
          <w:szCs w:val="28"/>
          <w:lang w:val="en-IN"/>
        </w:rPr>
        <w:t>Performance Testing</w:t>
      </w:r>
    </w:p>
    <w:p w14:paraId="001D5F4F" w14:textId="77777777" w:rsidR="00AC6EBF" w:rsidRPr="00AC6EBF" w:rsidRDefault="00AC6EBF" w:rsidP="00EE627B">
      <w:pPr>
        <w:pStyle w:val="Heading5"/>
        <w:tabs>
          <w:tab w:val="left" w:pos="1164"/>
        </w:tabs>
        <w:spacing w:before="6" w:line="360" w:lineRule="auto"/>
        <w:jc w:val="both"/>
        <w:rPr>
          <w:b w:val="0"/>
          <w:bCs w:val="0"/>
          <w:sz w:val="28"/>
          <w:szCs w:val="28"/>
          <w:lang w:val="en-IN"/>
        </w:rPr>
      </w:pPr>
      <w:r w:rsidRPr="00AC6EBF">
        <w:rPr>
          <w:b w:val="0"/>
          <w:bCs w:val="0"/>
          <w:sz w:val="28"/>
          <w:szCs w:val="28"/>
          <w:lang w:val="en-IN"/>
        </w:rPr>
        <w:t>Measures how the application behaves under load. It includes:</w:t>
      </w:r>
    </w:p>
    <w:p w14:paraId="01DE0563" w14:textId="77777777" w:rsidR="00AC6EBF" w:rsidRPr="00AC6EBF" w:rsidRDefault="00AC6EBF" w:rsidP="00EE627B">
      <w:pPr>
        <w:pStyle w:val="Heading5"/>
        <w:numPr>
          <w:ilvl w:val="0"/>
          <w:numId w:val="138"/>
        </w:numPr>
        <w:tabs>
          <w:tab w:val="left" w:pos="1164"/>
        </w:tabs>
        <w:spacing w:before="6" w:line="360" w:lineRule="auto"/>
        <w:jc w:val="both"/>
        <w:rPr>
          <w:b w:val="0"/>
          <w:bCs w:val="0"/>
          <w:sz w:val="28"/>
          <w:szCs w:val="28"/>
          <w:lang w:val="en-IN"/>
        </w:rPr>
      </w:pPr>
      <w:r w:rsidRPr="00AC6EBF">
        <w:rPr>
          <w:b w:val="0"/>
          <w:bCs w:val="0"/>
          <w:sz w:val="28"/>
          <w:szCs w:val="28"/>
          <w:lang w:val="en-IN"/>
        </w:rPr>
        <w:t>Load Testing: Evaluates the application under expected user load.</w:t>
      </w:r>
    </w:p>
    <w:p w14:paraId="3D815679" w14:textId="7D0C1FCD" w:rsidR="00AC6EBF" w:rsidRPr="00AC6EBF" w:rsidRDefault="00AC6EBF" w:rsidP="00EE627B">
      <w:pPr>
        <w:pStyle w:val="Heading5"/>
        <w:numPr>
          <w:ilvl w:val="0"/>
          <w:numId w:val="138"/>
        </w:numPr>
        <w:tabs>
          <w:tab w:val="left" w:pos="1164"/>
        </w:tabs>
        <w:spacing w:before="6" w:line="360" w:lineRule="auto"/>
        <w:jc w:val="both"/>
        <w:rPr>
          <w:b w:val="0"/>
          <w:bCs w:val="0"/>
          <w:sz w:val="28"/>
          <w:szCs w:val="28"/>
          <w:lang w:val="en-IN"/>
        </w:rPr>
      </w:pPr>
      <w:r w:rsidRPr="00AC6EBF">
        <w:rPr>
          <w:b w:val="0"/>
          <w:bCs w:val="0"/>
          <w:sz w:val="28"/>
          <w:szCs w:val="28"/>
          <w:lang w:val="en-IN"/>
        </w:rPr>
        <w:t>Stress Testing: Tests the application</w:t>
      </w:r>
      <w:r w:rsidR="00C43560">
        <w:rPr>
          <w:b w:val="0"/>
          <w:bCs w:val="0"/>
          <w:sz w:val="28"/>
          <w:szCs w:val="28"/>
          <w:lang w:val="en-IN"/>
        </w:rPr>
        <w:t>’</w:t>
      </w:r>
      <w:r w:rsidRPr="00AC6EBF">
        <w:rPr>
          <w:b w:val="0"/>
          <w:bCs w:val="0"/>
          <w:sz w:val="28"/>
          <w:szCs w:val="28"/>
          <w:lang w:val="en-IN"/>
        </w:rPr>
        <w:t>s performance under extreme conditions.</w:t>
      </w:r>
    </w:p>
    <w:p w14:paraId="25DF27F4" w14:textId="77777777" w:rsidR="00AC6EBF" w:rsidRPr="00AC6EBF" w:rsidRDefault="00AC6EBF" w:rsidP="00EE627B">
      <w:pPr>
        <w:pStyle w:val="Heading5"/>
        <w:numPr>
          <w:ilvl w:val="0"/>
          <w:numId w:val="138"/>
        </w:numPr>
        <w:tabs>
          <w:tab w:val="left" w:pos="1164"/>
        </w:tabs>
        <w:spacing w:before="6" w:line="360" w:lineRule="auto"/>
        <w:jc w:val="both"/>
        <w:rPr>
          <w:b w:val="0"/>
          <w:bCs w:val="0"/>
          <w:sz w:val="28"/>
          <w:szCs w:val="28"/>
          <w:lang w:val="en-IN"/>
        </w:rPr>
      </w:pPr>
      <w:r w:rsidRPr="00AC6EBF">
        <w:rPr>
          <w:b w:val="0"/>
          <w:bCs w:val="0"/>
          <w:sz w:val="28"/>
          <w:szCs w:val="28"/>
          <w:lang w:val="en-IN"/>
        </w:rPr>
        <w:t>Spike Testing: Tests the reaction to sudden increases in load.</w:t>
      </w:r>
    </w:p>
    <w:p w14:paraId="1FC8EBE2" w14:textId="36FD9795" w:rsidR="00E0403F" w:rsidRDefault="00AC6EBF" w:rsidP="00EE627B">
      <w:pPr>
        <w:pStyle w:val="Heading5"/>
        <w:numPr>
          <w:ilvl w:val="0"/>
          <w:numId w:val="138"/>
        </w:numPr>
        <w:tabs>
          <w:tab w:val="left" w:pos="1164"/>
        </w:tabs>
        <w:spacing w:before="6" w:line="360" w:lineRule="auto"/>
        <w:jc w:val="both"/>
        <w:rPr>
          <w:b w:val="0"/>
          <w:bCs w:val="0"/>
          <w:sz w:val="28"/>
          <w:szCs w:val="28"/>
          <w:lang w:val="en-IN"/>
        </w:rPr>
      </w:pPr>
      <w:r w:rsidRPr="00AC6EBF">
        <w:rPr>
          <w:b w:val="0"/>
          <w:bCs w:val="0"/>
          <w:sz w:val="28"/>
          <w:szCs w:val="28"/>
          <w:lang w:val="en-IN"/>
        </w:rPr>
        <w:t>Endurance Testing: Checks for memory leaks and stability over time.</w:t>
      </w:r>
    </w:p>
    <w:p w14:paraId="3F7455CC" w14:textId="77777777" w:rsidR="00E0403F" w:rsidRPr="00AC6EBF" w:rsidRDefault="00E0403F" w:rsidP="00EE627B">
      <w:pPr>
        <w:pStyle w:val="Heading5"/>
        <w:tabs>
          <w:tab w:val="left" w:pos="1164"/>
        </w:tabs>
        <w:spacing w:before="6" w:line="360" w:lineRule="auto"/>
        <w:ind w:left="720"/>
        <w:jc w:val="both"/>
        <w:rPr>
          <w:b w:val="0"/>
          <w:bCs w:val="0"/>
          <w:sz w:val="28"/>
          <w:szCs w:val="28"/>
          <w:lang w:val="en-IN"/>
        </w:rPr>
      </w:pPr>
    </w:p>
    <w:p w14:paraId="6445BE95" w14:textId="0F7D514D" w:rsidR="00AC6EBF" w:rsidRPr="00AC6EBF" w:rsidRDefault="00AC6EBF" w:rsidP="00EE627B">
      <w:pPr>
        <w:pStyle w:val="Heading5"/>
        <w:tabs>
          <w:tab w:val="left" w:pos="1164"/>
        </w:tabs>
        <w:spacing w:before="6" w:line="360" w:lineRule="auto"/>
        <w:jc w:val="both"/>
        <w:rPr>
          <w:sz w:val="28"/>
          <w:szCs w:val="28"/>
          <w:lang w:val="en-IN"/>
        </w:rPr>
      </w:pPr>
      <w:r>
        <w:rPr>
          <w:sz w:val="28"/>
          <w:szCs w:val="28"/>
          <w:lang w:val="en-IN"/>
        </w:rPr>
        <w:t xml:space="preserve">6.2.4.2 </w:t>
      </w:r>
      <w:r w:rsidRPr="00AC6EBF">
        <w:rPr>
          <w:sz w:val="28"/>
          <w:szCs w:val="28"/>
          <w:lang w:val="en-IN"/>
        </w:rPr>
        <w:t xml:space="preserve"> Usability Testing</w:t>
      </w:r>
    </w:p>
    <w:p w14:paraId="15C26CFE" w14:textId="0633DEB2" w:rsidR="00AC6EBF" w:rsidRDefault="00AC6EBF" w:rsidP="00EE627B">
      <w:pPr>
        <w:pStyle w:val="Heading5"/>
        <w:tabs>
          <w:tab w:val="left" w:pos="1164"/>
        </w:tabs>
        <w:spacing w:before="6" w:line="360" w:lineRule="auto"/>
        <w:jc w:val="both"/>
        <w:rPr>
          <w:b w:val="0"/>
          <w:bCs w:val="0"/>
          <w:sz w:val="28"/>
          <w:szCs w:val="28"/>
          <w:lang w:val="en-IN"/>
        </w:rPr>
      </w:pPr>
      <w:r w:rsidRPr="00AC6EBF">
        <w:rPr>
          <w:b w:val="0"/>
          <w:bCs w:val="0"/>
          <w:sz w:val="28"/>
          <w:szCs w:val="28"/>
          <w:lang w:val="en-IN"/>
        </w:rPr>
        <w:t>Assesses how user-friendly and intuitive the application interface is.</w:t>
      </w:r>
    </w:p>
    <w:p w14:paraId="0E29FE59" w14:textId="77777777" w:rsidR="00E0403F" w:rsidRPr="00AC6EBF" w:rsidRDefault="00E0403F" w:rsidP="00EE627B">
      <w:pPr>
        <w:pStyle w:val="Heading5"/>
        <w:tabs>
          <w:tab w:val="left" w:pos="1164"/>
        </w:tabs>
        <w:spacing w:before="6" w:line="360" w:lineRule="auto"/>
        <w:jc w:val="both"/>
        <w:rPr>
          <w:b w:val="0"/>
          <w:bCs w:val="0"/>
          <w:sz w:val="28"/>
          <w:szCs w:val="28"/>
          <w:lang w:val="en-IN"/>
        </w:rPr>
      </w:pPr>
    </w:p>
    <w:p w14:paraId="062FA35E" w14:textId="77777777" w:rsidR="00E630D9" w:rsidRDefault="00E630D9" w:rsidP="00EE627B">
      <w:pPr>
        <w:pStyle w:val="Heading5"/>
        <w:tabs>
          <w:tab w:val="left" w:pos="1164"/>
        </w:tabs>
        <w:spacing w:before="6" w:line="360" w:lineRule="auto"/>
        <w:jc w:val="both"/>
        <w:rPr>
          <w:sz w:val="28"/>
          <w:szCs w:val="28"/>
          <w:lang w:val="en-IN"/>
        </w:rPr>
      </w:pPr>
    </w:p>
    <w:p w14:paraId="0ED8E9CE" w14:textId="77777777" w:rsidR="00E630D9" w:rsidRDefault="00E630D9" w:rsidP="00EE627B">
      <w:pPr>
        <w:pStyle w:val="Heading5"/>
        <w:tabs>
          <w:tab w:val="left" w:pos="1164"/>
        </w:tabs>
        <w:spacing w:before="6" w:line="360" w:lineRule="auto"/>
        <w:jc w:val="both"/>
        <w:rPr>
          <w:sz w:val="28"/>
          <w:szCs w:val="28"/>
          <w:lang w:val="en-IN"/>
        </w:rPr>
      </w:pPr>
    </w:p>
    <w:p w14:paraId="2B36712E" w14:textId="6C9AEF3D" w:rsidR="00AC6EBF" w:rsidRPr="00AC6EBF" w:rsidRDefault="00AC6EBF" w:rsidP="00EE627B">
      <w:pPr>
        <w:pStyle w:val="Heading5"/>
        <w:tabs>
          <w:tab w:val="left" w:pos="1164"/>
        </w:tabs>
        <w:spacing w:before="6" w:line="360" w:lineRule="auto"/>
        <w:jc w:val="both"/>
        <w:rPr>
          <w:sz w:val="28"/>
          <w:szCs w:val="28"/>
          <w:lang w:val="en-IN"/>
        </w:rPr>
      </w:pPr>
      <w:r>
        <w:rPr>
          <w:sz w:val="28"/>
          <w:szCs w:val="28"/>
          <w:lang w:val="en-IN"/>
        </w:rPr>
        <w:t xml:space="preserve">6.2.4.3 </w:t>
      </w:r>
      <w:r w:rsidRPr="00AC6EBF">
        <w:rPr>
          <w:sz w:val="28"/>
          <w:szCs w:val="28"/>
          <w:lang w:val="en-IN"/>
        </w:rPr>
        <w:t xml:space="preserve"> Compatibility Testing</w:t>
      </w:r>
    </w:p>
    <w:p w14:paraId="3BD4D90E" w14:textId="5F1A7F0E" w:rsidR="00AC6EBF" w:rsidRDefault="00AC6EBF" w:rsidP="00EE627B">
      <w:pPr>
        <w:pStyle w:val="Heading5"/>
        <w:tabs>
          <w:tab w:val="left" w:pos="1164"/>
        </w:tabs>
        <w:spacing w:before="6" w:line="360" w:lineRule="auto"/>
        <w:jc w:val="both"/>
        <w:rPr>
          <w:b w:val="0"/>
          <w:bCs w:val="0"/>
          <w:sz w:val="28"/>
          <w:szCs w:val="28"/>
          <w:lang w:val="en-IN"/>
        </w:rPr>
      </w:pPr>
      <w:r w:rsidRPr="00AC6EBF">
        <w:rPr>
          <w:b w:val="0"/>
          <w:bCs w:val="0"/>
          <w:sz w:val="28"/>
          <w:szCs w:val="28"/>
          <w:lang w:val="en-IN"/>
        </w:rPr>
        <w:t>Checks the application’s performance across different devices, operating systems, browsers, and network conditions.</w:t>
      </w:r>
    </w:p>
    <w:p w14:paraId="70D79C7E" w14:textId="77777777" w:rsidR="00E0403F" w:rsidRPr="00AC6EBF" w:rsidRDefault="00E0403F" w:rsidP="00EE627B">
      <w:pPr>
        <w:pStyle w:val="Heading5"/>
        <w:tabs>
          <w:tab w:val="left" w:pos="1164"/>
        </w:tabs>
        <w:spacing w:before="6" w:line="360" w:lineRule="auto"/>
        <w:jc w:val="both"/>
        <w:rPr>
          <w:b w:val="0"/>
          <w:bCs w:val="0"/>
          <w:sz w:val="28"/>
          <w:szCs w:val="28"/>
          <w:lang w:val="en-IN"/>
        </w:rPr>
      </w:pPr>
    </w:p>
    <w:p w14:paraId="4A1B9B05" w14:textId="26188AFB" w:rsidR="00AC6EBF" w:rsidRPr="00AC6EBF" w:rsidRDefault="00AC6EBF" w:rsidP="00EE627B">
      <w:pPr>
        <w:pStyle w:val="Heading5"/>
        <w:tabs>
          <w:tab w:val="left" w:pos="1164"/>
        </w:tabs>
        <w:spacing w:before="6" w:line="360" w:lineRule="auto"/>
        <w:jc w:val="both"/>
        <w:rPr>
          <w:sz w:val="28"/>
          <w:szCs w:val="28"/>
          <w:lang w:val="en-IN"/>
        </w:rPr>
      </w:pPr>
      <w:r>
        <w:rPr>
          <w:sz w:val="28"/>
          <w:szCs w:val="28"/>
          <w:lang w:val="en-IN"/>
        </w:rPr>
        <w:t xml:space="preserve">6.2.4.4 </w:t>
      </w:r>
      <w:r w:rsidRPr="00AC6EBF">
        <w:rPr>
          <w:sz w:val="28"/>
          <w:szCs w:val="28"/>
          <w:lang w:val="en-IN"/>
        </w:rPr>
        <w:t xml:space="preserve"> Security Testing</w:t>
      </w:r>
    </w:p>
    <w:p w14:paraId="2016EE5A" w14:textId="77777777" w:rsidR="00AC6EBF" w:rsidRPr="00AC6EBF" w:rsidRDefault="00AC6EBF" w:rsidP="00EE627B">
      <w:pPr>
        <w:pStyle w:val="Heading5"/>
        <w:tabs>
          <w:tab w:val="left" w:pos="1164"/>
        </w:tabs>
        <w:spacing w:before="6" w:line="360" w:lineRule="auto"/>
        <w:jc w:val="both"/>
        <w:rPr>
          <w:b w:val="0"/>
          <w:bCs w:val="0"/>
          <w:sz w:val="28"/>
          <w:szCs w:val="28"/>
          <w:lang w:val="en-IN"/>
        </w:rPr>
      </w:pPr>
      <w:r w:rsidRPr="00AC6EBF">
        <w:rPr>
          <w:b w:val="0"/>
          <w:bCs w:val="0"/>
          <w:sz w:val="28"/>
          <w:szCs w:val="28"/>
          <w:lang w:val="en-IN"/>
        </w:rPr>
        <w:t>Ensures that the system is protected from unauthorized access, vulnerabilities, and threats. It includes:</w:t>
      </w:r>
    </w:p>
    <w:p w14:paraId="2AC2BCE0" w14:textId="77777777" w:rsidR="00AC6EBF" w:rsidRPr="00AC6EBF" w:rsidRDefault="00AC6EBF" w:rsidP="00EE627B">
      <w:pPr>
        <w:pStyle w:val="Heading5"/>
        <w:numPr>
          <w:ilvl w:val="0"/>
          <w:numId w:val="139"/>
        </w:numPr>
        <w:tabs>
          <w:tab w:val="left" w:pos="1164"/>
        </w:tabs>
        <w:spacing w:before="6" w:line="360" w:lineRule="auto"/>
        <w:jc w:val="both"/>
        <w:rPr>
          <w:b w:val="0"/>
          <w:bCs w:val="0"/>
          <w:sz w:val="28"/>
          <w:szCs w:val="28"/>
          <w:lang w:val="en-IN"/>
        </w:rPr>
      </w:pPr>
      <w:r w:rsidRPr="00AC6EBF">
        <w:rPr>
          <w:b w:val="0"/>
          <w:bCs w:val="0"/>
          <w:sz w:val="28"/>
          <w:szCs w:val="28"/>
          <w:lang w:val="en-IN"/>
        </w:rPr>
        <w:t>Penetration Testing</w:t>
      </w:r>
    </w:p>
    <w:p w14:paraId="0BD4B079" w14:textId="77777777" w:rsidR="00AC6EBF" w:rsidRPr="00AC6EBF" w:rsidRDefault="00AC6EBF" w:rsidP="00EE627B">
      <w:pPr>
        <w:pStyle w:val="Heading5"/>
        <w:numPr>
          <w:ilvl w:val="0"/>
          <w:numId w:val="139"/>
        </w:numPr>
        <w:tabs>
          <w:tab w:val="left" w:pos="1164"/>
        </w:tabs>
        <w:spacing w:before="6" w:line="360" w:lineRule="auto"/>
        <w:jc w:val="both"/>
        <w:rPr>
          <w:b w:val="0"/>
          <w:bCs w:val="0"/>
          <w:sz w:val="28"/>
          <w:szCs w:val="28"/>
          <w:lang w:val="en-IN"/>
        </w:rPr>
      </w:pPr>
      <w:r w:rsidRPr="00AC6EBF">
        <w:rPr>
          <w:b w:val="0"/>
          <w:bCs w:val="0"/>
          <w:sz w:val="28"/>
          <w:szCs w:val="28"/>
          <w:lang w:val="en-IN"/>
        </w:rPr>
        <w:t>Vulnerability Scanning</w:t>
      </w:r>
    </w:p>
    <w:p w14:paraId="7982D64A" w14:textId="77777777" w:rsidR="00AC6EBF" w:rsidRDefault="00AC6EBF" w:rsidP="00EE627B">
      <w:pPr>
        <w:pStyle w:val="Heading5"/>
        <w:numPr>
          <w:ilvl w:val="0"/>
          <w:numId w:val="139"/>
        </w:numPr>
        <w:tabs>
          <w:tab w:val="left" w:pos="1164"/>
        </w:tabs>
        <w:spacing w:before="6" w:line="360" w:lineRule="auto"/>
        <w:jc w:val="both"/>
        <w:rPr>
          <w:b w:val="0"/>
          <w:bCs w:val="0"/>
          <w:sz w:val="28"/>
          <w:szCs w:val="28"/>
          <w:lang w:val="en-IN"/>
        </w:rPr>
      </w:pPr>
      <w:r w:rsidRPr="00AC6EBF">
        <w:rPr>
          <w:b w:val="0"/>
          <w:bCs w:val="0"/>
          <w:sz w:val="28"/>
          <w:szCs w:val="28"/>
          <w:lang w:val="en-IN"/>
        </w:rPr>
        <w:t>Authentication &amp; Authorization Checks</w:t>
      </w:r>
    </w:p>
    <w:p w14:paraId="248B11BA" w14:textId="77777777" w:rsidR="00E0403F" w:rsidRPr="00AC6EBF" w:rsidRDefault="00E0403F" w:rsidP="00EE627B">
      <w:pPr>
        <w:pStyle w:val="Heading5"/>
        <w:tabs>
          <w:tab w:val="left" w:pos="1164"/>
        </w:tabs>
        <w:spacing w:before="6" w:line="360" w:lineRule="auto"/>
        <w:ind w:left="720"/>
        <w:jc w:val="both"/>
        <w:rPr>
          <w:b w:val="0"/>
          <w:bCs w:val="0"/>
          <w:sz w:val="28"/>
          <w:szCs w:val="28"/>
          <w:lang w:val="en-IN"/>
        </w:rPr>
      </w:pPr>
    </w:p>
    <w:p w14:paraId="1C36958B" w14:textId="77777777" w:rsidR="00E0403F" w:rsidRPr="00E0403F" w:rsidRDefault="00E0403F" w:rsidP="00EE627B">
      <w:pPr>
        <w:pStyle w:val="Heading5"/>
        <w:tabs>
          <w:tab w:val="left" w:pos="1164"/>
        </w:tabs>
        <w:spacing w:before="6" w:line="360" w:lineRule="auto"/>
        <w:ind w:left="0"/>
        <w:jc w:val="both"/>
        <w:rPr>
          <w:sz w:val="28"/>
          <w:szCs w:val="28"/>
          <w:lang w:val="en-IN"/>
        </w:rPr>
      </w:pPr>
      <w:r w:rsidRPr="00E0403F">
        <w:rPr>
          <w:sz w:val="28"/>
          <w:szCs w:val="28"/>
          <w:lang w:val="en-IN"/>
        </w:rPr>
        <w:t>6.2.5 Acceptance Testing</w:t>
      </w:r>
    </w:p>
    <w:p w14:paraId="7513ADFD" w14:textId="3A69860A" w:rsidR="00E0403F" w:rsidRPr="00E0403F" w:rsidRDefault="00E0403F" w:rsidP="00EE627B">
      <w:pPr>
        <w:pStyle w:val="Heading5"/>
        <w:tabs>
          <w:tab w:val="left" w:pos="1164"/>
        </w:tabs>
        <w:spacing w:before="6" w:line="360" w:lineRule="auto"/>
        <w:jc w:val="both"/>
        <w:rPr>
          <w:b w:val="0"/>
          <w:bCs w:val="0"/>
          <w:sz w:val="28"/>
          <w:szCs w:val="28"/>
          <w:lang w:val="en-IN"/>
        </w:rPr>
      </w:pPr>
      <w:r w:rsidRPr="00E0403F">
        <w:rPr>
          <w:b w:val="0"/>
          <w:bCs w:val="0"/>
          <w:sz w:val="28"/>
          <w:szCs w:val="28"/>
          <w:lang w:val="en-IN"/>
        </w:rPr>
        <w:t>Acceptance testing is the final level of testing performed to determine whether the software is ready for delivery. It validates the business requirements from the client</w:t>
      </w:r>
      <w:r w:rsidR="00C43560">
        <w:rPr>
          <w:b w:val="0"/>
          <w:bCs w:val="0"/>
          <w:sz w:val="28"/>
          <w:szCs w:val="28"/>
          <w:lang w:val="en-IN"/>
        </w:rPr>
        <w:t>’</w:t>
      </w:r>
      <w:r w:rsidRPr="00E0403F">
        <w:rPr>
          <w:b w:val="0"/>
          <w:bCs w:val="0"/>
          <w:sz w:val="28"/>
          <w:szCs w:val="28"/>
          <w:lang w:val="en-IN"/>
        </w:rPr>
        <w:t>s perspective.</w:t>
      </w:r>
    </w:p>
    <w:p w14:paraId="0F06C178" w14:textId="77777777" w:rsidR="00E0403F" w:rsidRPr="00E0403F" w:rsidRDefault="00E0403F" w:rsidP="00EE627B">
      <w:pPr>
        <w:pStyle w:val="Heading5"/>
        <w:tabs>
          <w:tab w:val="left" w:pos="1164"/>
        </w:tabs>
        <w:spacing w:before="6" w:line="360" w:lineRule="auto"/>
        <w:jc w:val="both"/>
        <w:rPr>
          <w:sz w:val="28"/>
          <w:szCs w:val="28"/>
          <w:lang w:val="en-IN"/>
        </w:rPr>
      </w:pPr>
      <w:r w:rsidRPr="00E0403F">
        <w:rPr>
          <w:sz w:val="28"/>
          <w:szCs w:val="28"/>
          <w:lang w:val="en-IN"/>
        </w:rPr>
        <w:t>Types:</w:t>
      </w:r>
    </w:p>
    <w:p w14:paraId="1138C421" w14:textId="4F679DB9" w:rsidR="00E0403F" w:rsidRPr="00E0403F" w:rsidRDefault="00E0403F" w:rsidP="00EE627B">
      <w:pPr>
        <w:pStyle w:val="Heading5"/>
        <w:numPr>
          <w:ilvl w:val="0"/>
          <w:numId w:val="144"/>
        </w:numPr>
        <w:tabs>
          <w:tab w:val="left" w:pos="1164"/>
        </w:tabs>
        <w:spacing w:before="6" w:line="360" w:lineRule="auto"/>
        <w:jc w:val="both"/>
        <w:rPr>
          <w:b w:val="0"/>
          <w:bCs w:val="0"/>
          <w:sz w:val="28"/>
          <w:szCs w:val="28"/>
          <w:lang w:val="en-IN"/>
        </w:rPr>
      </w:pPr>
      <w:r w:rsidRPr="00E0403F">
        <w:rPr>
          <w:b w:val="0"/>
          <w:bCs w:val="0"/>
          <w:sz w:val="28"/>
          <w:szCs w:val="28"/>
          <w:lang w:val="en-IN"/>
        </w:rPr>
        <w:t>Alpha Testing: Performed by internal staff at the developer</w:t>
      </w:r>
      <w:r w:rsidR="00C43560">
        <w:rPr>
          <w:b w:val="0"/>
          <w:bCs w:val="0"/>
          <w:sz w:val="28"/>
          <w:szCs w:val="28"/>
          <w:lang w:val="en-IN"/>
        </w:rPr>
        <w:t>’</w:t>
      </w:r>
      <w:r w:rsidRPr="00E0403F">
        <w:rPr>
          <w:b w:val="0"/>
          <w:bCs w:val="0"/>
          <w:sz w:val="28"/>
          <w:szCs w:val="28"/>
          <w:lang w:val="en-IN"/>
        </w:rPr>
        <w:t>s site.</w:t>
      </w:r>
    </w:p>
    <w:p w14:paraId="49C8EDEB" w14:textId="77777777" w:rsidR="00E0403F" w:rsidRPr="00E0403F" w:rsidRDefault="00E0403F" w:rsidP="00EE627B">
      <w:pPr>
        <w:pStyle w:val="Heading5"/>
        <w:numPr>
          <w:ilvl w:val="0"/>
          <w:numId w:val="144"/>
        </w:numPr>
        <w:tabs>
          <w:tab w:val="left" w:pos="1164"/>
        </w:tabs>
        <w:spacing w:before="6" w:line="360" w:lineRule="auto"/>
        <w:jc w:val="both"/>
        <w:rPr>
          <w:b w:val="0"/>
          <w:bCs w:val="0"/>
          <w:sz w:val="28"/>
          <w:szCs w:val="28"/>
          <w:lang w:val="en-IN"/>
        </w:rPr>
      </w:pPr>
      <w:r w:rsidRPr="00E0403F">
        <w:rPr>
          <w:b w:val="0"/>
          <w:bCs w:val="0"/>
          <w:sz w:val="28"/>
          <w:szCs w:val="28"/>
          <w:lang w:val="en-IN"/>
        </w:rPr>
        <w:t>Beta Testing: Performed by real users in a real environment.</w:t>
      </w:r>
    </w:p>
    <w:p w14:paraId="3C5C3899" w14:textId="7A3FFA40" w:rsidR="00E0403F" w:rsidRDefault="00E0403F" w:rsidP="00EE627B">
      <w:pPr>
        <w:pStyle w:val="Heading5"/>
        <w:tabs>
          <w:tab w:val="left" w:pos="1164"/>
        </w:tabs>
        <w:spacing w:before="6" w:line="360" w:lineRule="auto"/>
        <w:ind w:left="0"/>
        <w:jc w:val="both"/>
        <w:rPr>
          <w:b w:val="0"/>
          <w:bCs w:val="0"/>
          <w:sz w:val="28"/>
          <w:szCs w:val="28"/>
          <w:lang w:val="en-IN"/>
        </w:rPr>
      </w:pPr>
      <w:r>
        <w:rPr>
          <w:b w:val="0"/>
          <w:bCs w:val="0"/>
          <w:sz w:val="28"/>
          <w:szCs w:val="28"/>
          <w:lang w:val="en-IN"/>
        </w:rPr>
        <w:t xml:space="preserve"> </w:t>
      </w:r>
      <w:r w:rsidRPr="00E0403F">
        <w:rPr>
          <w:sz w:val="28"/>
          <w:szCs w:val="28"/>
          <w:lang w:val="en-IN"/>
        </w:rPr>
        <w:t xml:space="preserve"> Goal</w:t>
      </w:r>
      <w:r w:rsidRPr="00E0403F">
        <w:rPr>
          <w:b w:val="0"/>
          <w:bCs w:val="0"/>
          <w:sz w:val="28"/>
          <w:szCs w:val="28"/>
          <w:lang w:val="en-IN"/>
        </w:rPr>
        <w:t>: To ensure the software solves real-world problems and meets the user</w:t>
      </w:r>
      <w:r w:rsidR="00C43560">
        <w:rPr>
          <w:b w:val="0"/>
          <w:bCs w:val="0"/>
          <w:sz w:val="28"/>
          <w:szCs w:val="28"/>
          <w:lang w:val="en-IN"/>
        </w:rPr>
        <w:t>’</w:t>
      </w:r>
      <w:r w:rsidRPr="00E0403F">
        <w:rPr>
          <w:b w:val="0"/>
          <w:bCs w:val="0"/>
          <w:sz w:val="28"/>
          <w:szCs w:val="28"/>
          <w:lang w:val="en-IN"/>
        </w:rPr>
        <w:t>s needs.</w:t>
      </w:r>
    </w:p>
    <w:p w14:paraId="1046E442" w14:textId="77777777" w:rsidR="00E0403F" w:rsidRPr="00E0403F" w:rsidRDefault="00E0403F" w:rsidP="00EE627B">
      <w:pPr>
        <w:pStyle w:val="Heading5"/>
        <w:tabs>
          <w:tab w:val="left" w:pos="1164"/>
        </w:tabs>
        <w:spacing w:before="6" w:line="360" w:lineRule="auto"/>
        <w:ind w:left="0"/>
        <w:jc w:val="both"/>
        <w:rPr>
          <w:b w:val="0"/>
          <w:bCs w:val="0"/>
          <w:sz w:val="28"/>
          <w:szCs w:val="28"/>
          <w:lang w:val="en-IN"/>
        </w:rPr>
      </w:pPr>
    </w:p>
    <w:p w14:paraId="7C85335E" w14:textId="77777777" w:rsidR="00E0403F" w:rsidRPr="00E0403F" w:rsidRDefault="00E0403F" w:rsidP="00EE627B">
      <w:pPr>
        <w:pStyle w:val="Heading5"/>
        <w:tabs>
          <w:tab w:val="left" w:pos="1164"/>
        </w:tabs>
        <w:spacing w:before="6" w:line="360" w:lineRule="auto"/>
        <w:ind w:left="0"/>
        <w:jc w:val="both"/>
        <w:rPr>
          <w:sz w:val="28"/>
          <w:szCs w:val="28"/>
          <w:lang w:val="en-IN"/>
        </w:rPr>
      </w:pPr>
      <w:r w:rsidRPr="00E0403F">
        <w:rPr>
          <w:sz w:val="28"/>
          <w:szCs w:val="28"/>
          <w:lang w:val="en-IN"/>
        </w:rPr>
        <w:t>6.2.6 Regression Testing</w:t>
      </w:r>
    </w:p>
    <w:p w14:paraId="1D10AB24" w14:textId="77777777" w:rsidR="00E0403F" w:rsidRPr="00E0403F" w:rsidRDefault="00E0403F" w:rsidP="00EE627B">
      <w:pPr>
        <w:pStyle w:val="Heading5"/>
        <w:tabs>
          <w:tab w:val="left" w:pos="1164"/>
        </w:tabs>
        <w:spacing w:before="6" w:line="360" w:lineRule="auto"/>
        <w:jc w:val="both"/>
        <w:rPr>
          <w:b w:val="0"/>
          <w:bCs w:val="0"/>
          <w:sz w:val="28"/>
          <w:szCs w:val="28"/>
          <w:lang w:val="en-IN"/>
        </w:rPr>
      </w:pPr>
      <w:r w:rsidRPr="00E0403F">
        <w:rPr>
          <w:b w:val="0"/>
          <w:bCs w:val="0"/>
          <w:sz w:val="28"/>
          <w:szCs w:val="28"/>
          <w:lang w:val="en-IN"/>
        </w:rPr>
        <w:t>Every time new code is added or bugs are fixed, there is a risk of affecting existing functionalities. Regression testing ensures that previously developed and tested software continues to function after a change.</w:t>
      </w:r>
    </w:p>
    <w:p w14:paraId="23823FA6" w14:textId="09DDE0A7" w:rsidR="00E0403F" w:rsidRPr="00E0403F" w:rsidRDefault="00E0403F" w:rsidP="00EE627B">
      <w:pPr>
        <w:pStyle w:val="Heading5"/>
        <w:tabs>
          <w:tab w:val="left" w:pos="1164"/>
        </w:tabs>
        <w:spacing w:before="6" w:line="360" w:lineRule="auto"/>
        <w:jc w:val="both"/>
        <w:rPr>
          <w:b w:val="0"/>
          <w:bCs w:val="0"/>
          <w:sz w:val="28"/>
          <w:szCs w:val="28"/>
          <w:lang w:val="en-IN"/>
        </w:rPr>
      </w:pPr>
      <w:r w:rsidRPr="00E0403F">
        <w:rPr>
          <w:b w:val="0"/>
          <w:bCs w:val="0"/>
          <w:sz w:val="28"/>
          <w:szCs w:val="28"/>
          <w:lang w:val="en-IN"/>
        </w:rPr>
        <w:t>Why it</w:t>
      </w:r>
      <w:r w:rsidR="00C43560">
        <w:rPr>
          <w:b w:val="0"/>
          <w:bCs w:val="0"/>
          <w:sz w:val="28"/>
          <w:szCs w:val="28"/>
          <w:lang w:val="en-IN"/>
        </w:rPr>
        <w:t>’</w:t>
      </w:r>
      <w:r w:rsidRPr="00E0403F">
        <w:rPr>
          <w:b w:val="0"/>
          <w:bCs w:val="0"/>
          <w:sz w:val="28"/>
          <w:szCs w:val="28"/>
          <w:lang w:val="en-IN"/>
        </w:rPr>
        <w:t>s crucial:</w:t>
      </w:r>
    </w:p>
    <w:p w14:paraId="56D0864A" w14:textId="77777777" w:rsidR="00E0403F" w:rsidRPr="00E0403F" w:rsidRDefault="00E0403F" w:rsidP="00EE627B">
      <w:pPr>
        <w:pStyle w:val="Heading5"/>
        <w:numPr>
          <w:ilvl w:val="0"/>
          <w:numId w:val="145"/>
        </w:numPr>
        <w:tabs>
          <w:tab w:val="left" w:pos="1164"/>
        </w:tabs>
        <w:spacing w:before="6" w:line="360" w:lineRule="auto"/>
        <w:jc w:val="both"/>
        <w:rPr>
          <w:b w:val="0"/>
          <w:bCs w:val="0"/>
          <w:sz w:val="28"/>
          <w:szCs w:val="28"/>
          <w:lang w:val="en-IN"/>
        </w:rPr>
      </w:pPr>
      <w:r w:rsidRPr="00E0403F">
        <w:rPr>
          <w:b w:val="0"/>
          <w:bCs w:val="0"/>
          <w:sz w:val="28"/>
          <w:szCs w:val="28"/>
          <w:lang w:val="en-IN"/>
        </w:rPr>
        <w:t>Prevents reintroduction of old bugs</w:t>
      </w:r>
    </w:p>
    <w:p w14:paraId="18BCAD8F" w14:textId="77777777" w:rsidR="00E0403F" w:rsidRPr="00E0403F" w:rsidRDefault="00E0403F" w:rsidP="00EE627B">
      <w:pPr>
        <w:pStyle w:val="Heading5"/>
        <w:numPr>
          <w:ilvl w:val="0"/>
          <w:numId w:val="145"/>
        </w:numPr>
        <w:tabs>
          <w:tab w:val="left" w:pos="1164"/>
        </w:tabs>
        <w:spacing w:before="6" w:line="360" w:lineRule="auto"/>
        <w:jc w:val="both"/>
        <w:rPr>
          <w:b w:val="0"/>
          <w:bCs w:val="0"/>
          <w:sz w:val="28"/>
          <w:szCs w:val="28"/>
          <w:lang w:val="en-IN"/>
        </w:rPr>
      </w:pPr>
      <w:r w:rsidRPr="00E0403F">
        <w:rPr>
          <w:b w:val="0"/>
          <w:bCs w:val="0"/>
          <w:sz w:val="28"/>
          <w:szCs w:val="28"/>
          <w:lang w:val="en-IN"/>
        </w:rPr>
        <w:t>Ensures consistent behavior</w:t>
      </w:r>
    </w:p>
    <w:p w14:paraId="785D08E3" w14:textId="308CC14B" w:rsidR="00E630D9" w:rsidRPr="009E5E5B" w:rsidRDefault="00E0403F" w:rsidP="009E5E5B">
      <w:pPr>
        <w:pStyle w:val="Heading5"/>
        <w:numPr>
          <w:ilvl w:val="0"/>
          <w:numId w:val="145"/>
        </w:numPr>
        <w:tabs>
          <w:tab w:val="left" w:pos="1164"/>
        </w:tabs>
        <w:spacing w:before="6" w:line="360" w:lineRule="auto"/>
        <w:jc w:val="both"/>
        <w:rPr>
          <w:b w:val="0"/>
          <w:bCs w:val="0"/>
          <w:sz w:val="28"/>
          <w:szCs w:val="28"/>
          <w:lang w:val="en-IN"/>
        </w:rPr>
      </w:pPr>
      <w:r w:rsidRPr="00E0403F">
        <w:rPr>
          <w:b w:val="0"/>
          <w:bCs w:val="0"/>
          <w:sz w:val="28"/>
          <w:szCs w:val="28"/>
          <w:lang w:val="en-IN"/>
        </w:rPr>
        <w:t>Especially important in agile and continuous development cycles</w:t>
      </w:r>
    </w:p>
    <w:p w14:paraId="1F419CCD" w14:textId="77777777" w:rsidR="00E630D9" w:rsidRPr="00E0403F" w:rsidRDefault="00E630D9" w:rsidP="00EE627B">
      <w:pPr>
        <w:pStyle w:val="Heading5"/>
        <w:tabs>
          <w:tab w:val="left" w:pos="1164"/>
        </w:tabs>
        <w:spacing w:before="6" w:line="360" w:lineRule="auto"/>
        <w:ind w:left="720"/>
        <w:jc w:val="both"/>
        <w:rPr>
          <w:b w:val="0"/>
          <w:bCs w:val="0"/>
          <w:sz w:val="28"/>
          <w:szCs w:val="28"/>
          <w:lang w:val="en-IN"/>
        </w:rPr>
      </w:pPr>
    </w:p>
    <w:p w14:paraId="36430D53" w14:textId="2A12DAAC" w:rsidR="00E0403F" w:rsidRPr="00E0403F" w:rsidRDefault="00E0403F" w:rsidP="00EE627B">
      <w:pPr>
        <w:pStyle w:val="Heading5"/>
        <w:tabs>
          <w:tab w:val="left" w:pos="1164"/>
        </w:tabs>
        <w:spacing w:before="6" w:line="360" w:lineRule="auto"/>
        <w:ind w:left="0"/>
        <w:jc w:val="both"/>
        <w:rPr>
          <w:sz w:val="28"/>
          <w:szCs w:val="28"/>
          <w:lang w:val="en-IN"/>
        </w:rPr>
      </w:pPr>
      <w:r w:rsidRPr="00E0403F">
        <w:rPr>
          <w:sz w:val="28"/>
          <w:szCs w:val="28"/>
          <w:lang w:val="en-IN"/>
        </w:rPr>
        <w:t>6.2.</w:t>
      </w:r>
      <w:r>
        <w:rPr>
          <w:sz w:val="28"/>
          <w:szCs w:val="28"/>
          <w:lang w:val="en-IN"/>
        </w:rPr>
        <w:t>7</w:t>
      </w:r>
      <w:r>
        <w:rPr>
          <w:b w:val="0"/>
          <w:bCs w:val="0"/>
          <w:sz w:val="28"/>
          <w:szCs w:val="28"/>
          <w:lang w:val="en-IN"/>
        </w:rPr>
        <w:t xml:space="preserve">  </w:t>
      </w:r>
      <w:r w:rsidRPr="00E0403F">
        <w:rPr>
          <w:sz w:val="28"/>
          <w:szCs w:val="28"/>
          <w:lang w:val="en-IN"/>
        </w:rPr>
        <w:t>Smoke and Sanity Testing</w:t>
      </w:r>
    </w:p>
    <w:p w14:paraId="4562FE32" w14:textId="77777777" w:rsidR="00E0403F" w:rsidRPr="00E0403F" w:rsidRDefault="00E0403F" w:rsidP="00EE627B">
      <w:pPr>
        <w:pStyle w:val="Heading5"/>
        <w:tabs>
          <w:tab w:val="left" w:pos="1164"/>
        </w:tabs>
        <w:spacing w:before="6" w:line="360" w:lineRule="auto"/>
        <w:jc w:val="both"/>
        <w:rPr>
          <w:b w:val="0"/>
          <w:bCs w:val="0"/>
          <w:sz w:val="28"/>
          <w:szCs w:val="28"/>
          <w:lang w:val="en-IN"/>
        </w:rPr>
      </w:pPr>
      <w:r w:rsidRPr="00E0403F">
        <w:rPr>
          <w:b w:val="0"/>
          <w:bCs w:val="0"/>
          <w:sz w:val="28"/>
          <w:szCs w:val="28"/>
          <w:lang w:val="en-IN"/>
        </w:rPr>
        <w:t>Although often confused, smoke and sanity testing have distinct purposes:</w:t>
      </w:r>
    </w:p>
    <w:p w14:paraId="01BEA43A" w14:textId="495FEE61" w:rsidR="00E0403F" w:rsidRPr="00E0403F" w:rsidRDefault="00E0403F" w:rsidP="00EE627B">
      <w:pPr>
        <w:pStyle w:val="Heading5"/>
        <w:numPr>
          <w:ilvl w:val="0"/>
          <w:numId w:val="146"/>
        </w:numPr>
        <w:tabs>
          <w:tab w:val="left" w:pos="1164"/>
        </w:tabs>
        <w:spacing w:before="6" w:line="360" w:lineRule="auto"/>
        <w:jc w:val="both"/>
        <w:rPr>
          <w:b w:val="0"/>
          <w:bCs w:val="0"/>
          <w:sz w:val="28"/>
          <w:szCs w:val="28"/>
          <w:lang w:val="en-IN"/>
        </w:rPr>
      </w:pPr>
      <w:r w:rsidRPr="00E0403F">
        <w:rPr>
          <w:b w:val="0"/>
          <w:bCs w:val="0"/>
          <w:sz w:val="28"/>
          <w:szCs w:val="28"/>
          <w:lang w:val="en-IN"/>
        </w:rPr>
        <w:t xml:space="preserve">Smoke Testing: A broad test that checks if the critical functionalities are working. Think of it as a </w:t>
      </w:r>
      <w:r w:rsidR="00C43560">
        <w:rPr>
          <w:b w:val="0"/>
          <w:bCs w:val="0"/>
          <w:sz w:val="28"/>
          <w:szCs w:val="28"/>
          <w:lang w:val="en-IN"/>
        </w:rPr>
        <w:t>“</w:t>
      </w:r>
      <w:r w:rsidRPr="00E0403F">
        <w:rPr>
          <w:b w:val="0"/>
          <w:bCs w:val="0"/>
          <w:sz w:val="28"/>
          <w:szCs w:val="28"/>
          <w:lang w:val="en-IN"/>
        </w:rPr>
        <w:t>build verification test.</w:t>
      </w:r>
      <w:r w:rsidR="00C43560">
        <w:rPr>
          <w:b w:val="0"/>
          <w:bCs w:val="0"/>
          <w:sz w:val="28"/>
          <w:szCs w:val="28"/>
          <w:lang w:val="en-IN"/>
        </w:rPr>
        <w:t>”</w:t>
      </w:r>
    </w:p>
    <w:p w14:paraId="52AD5E96" w14:textId="486B9A86" w:rsidR="00463367" w:rsidRDefault="00E0403F" w:rsidP="00EE627B">
      <w:pPr>
        <w:pStyle w:val="Heading5"/>
        <w:numPr>
          <w:ilvl w:val="0"/>
          <w:numId w:val="146"/>
        </w:numPr>
        <w:tabs>
          <w:tab w:val="left" w:pos="1164"/>
        </w:tabs>
        <w:spacing w:before="6" w:line="360" w:lineRule="auto"/>
        <w:jc w:val="both"/>
        <w:rPr>
          <w:b w:val="0"/>
          <w:bCs w:val="0"/>
          <w:sz w:val="28"/>
          <w:szCs w:val="28"/>
          <w:lang w:val="en-IN"/>
        </w:rPr>
      </w:pPr>
      <w:r w:rsidRPr="00E0403F">
        <w:rPr>
          <w:b w:val="0"/>
          <w:bCs w:val="0"/>
          <w:sz w:val="28"/>
          <w:szCs w:val="28"/>
          <w:lang w:val="en-IN"/>
        </w:rPr>
        <w:t>Sanity Testing: A narrow, deep test focusing on one or few areas of functionality after bug fixes or minor changes.</w:t>
      </w:r>
    </w:p>
    <w:p w14:paraId="7DA75BB0" w14:textId="77777777" w:rsidR="00E0403F" w:rsidRDefault="00E0403F" w:rsidP="00EE627B">
      <w:pPr>
        <w:pStyle w:val="Heading5"/>
        <w:tabs>
          <w:tab w:val="left" w:pos="1164"/>
        </w:tabs>
        <w:spacing w:before="6" w:line="360" w:lineRule="auto"/>
        <w:ind w:left="360"/>
        <w:jc w:val="both"/>
        <w:rPr>
          <w:b w:val="0"/>
          <w:bCs w:val="0"/>
          <w:sz w:val="28"/>
          <w:szCs w:val="28"/>
          <w:lang w:val="en-IN"/>
        </w:rPr>
      </w:pPr>
    </w:p>
    <w:p w14:paraId="263E79FB" w14:textId="1A235A81" w:rsidR="00E0403F" w:rsidRPr="000C7CCF" w:rsidRDefault="00E0403F" w:rsidP="00EE627B">
      <w:pPr>
        <w:pStyle w:val="Heading5"/>
        <w:tabs>
          <w:tab w:val="left" w:pos="1164"/>
        </w:tabs>
        <w:spacing w:before="6" w:line="360" w:lineRule="auto"/>
        <w:ind w:left="0"/>
        <w:jc w:val="both"/>
        <w:rPr>
          <w:sz w:val="28"/>
          <w:szCs w:val="28"/>
          <w:lang w:val="en-IN"/>
        </w:rPr>
      </w:pPr>
      <w:r w:rsidRPr="00E0403F">
        <w:rPr>
          <w:sz w:val="28"/>
          <w:szCs w:val="28"/>
          <w:lang w:val="en-IN"/>
        </w:rPr>
        <w:t>6.2.</w:t>
      </w:r>
      <w:r w:rsidRPr="000C7CCF">
        <w:rPr>
          <w:sz w:val="28"/>
          <w:szCs w:val="28"/>
          <w:lang w:val="en-IN"/>
        </w:rPr>
        <w:t>8  Performance Testing</w:t>
      </w:r>
    </w:p>
    <w:p w14:paraId="45DA5F49" w14:textId="77777777" w:rsidR="00E0403F" w:rsidRPr="000C7CCF" w:rsidRDefault="00E0403F" w:rsidP="00EE627B">
      <w:pPr>
        <w:pStyle w:val="Heading5"/>
        <w:tabs>
          <w:tab w:val="left" w:pos="1164"/>
        </w:tabs>
        <w:spacing w:before="6" w:line="360" w:lineRule="auto"/>
        <w:jc w:val="both"/>
        <w:rPr>
          <w:b w:val="0"/>
          <w:bCs w:val="0"/>
          <w:sz w:val="28"/>
          <w:szCs w:val="28"/>
          <w:lang w:val="en-IN"/>
        </w:rPr>
      </w:pPr>
      <w:r w:rsidRPr="000C7CCF">
        <w:rPr>
          <w:b w:val="0"/>
          <w:bCs w:val="0"/>
          <w:sz w:val="28"/>
          <w:szCs w:val="28"/>
          <w:lang w:val="en-IN"/>
        </w:rPr>
        <w:t>Performance testing ensures that the system performs under expected workloads. It involves:</w:t>
      </w:r>
    </w:p>
    <w:p w14:paraId="658649D6" w14:textId="77777777" w:rsidR="00E0403F" w:rsidRPr="000C7CCF" w:rsidRDefault="00E0403F" w:rsidP="00EE627B">
      <w:pPr>
        <w:pStyle w:val="Heading5"/>
        <w:numPr>
          <w:ilvl w:val="0"/>
          <w:numId w:val="147"/>
        </w:numPr>
        <w:tabs>
          <w:tab w:val="left" w:pos="1164"/>
        </w:tabs>
        <w:spacing w:before="6" w:line="360" w:lineRule="auto"/>
        <w:jc w:val="both"/>
        <w:rPr>
          <w:b w:val="0"/>
          <w:bCs w:val="0"/>
          <w:sz w:val="28"/>
          <w:szCs w:val="28"/>
          <w:lang w:val="en-IN"/>
        </w:rPr>
      </w:pPr>
      <w:r w:rsidRPr="000C7CCF">
        <w:rPr>
          <w:b w:val="0"/>
          <w:bCs w:val="0"/>
          <w:sz w:val="28"/>
          <w:szCs w:val="28"/>
          <w:lang w:val="en-IN"/>
        </w:rPr>
        <w:t>Response Time: Time taken to respond to a user action</w:t>
      </w:r>
    </w:p>
    <w:p w14:paraId="6BCB7A2B" w14:textId="77777777" w:rsidR="00E0403F" w:rsidRPr="000C7CCF" w:rsidRDefault="00E0403F" w:rsidP="00EE627B">
      <w:pPr>
        <w:pStyle w:val="Heading5"/>
        <w:numPr>
          <w:ilvl w:val="0"/>
          <w:numId w:val="147"/>
        </w:numPr>
        <w:tabs>
          <w:tab w:val="left" w:pos="1164"/>
        </w:tabs>
        <w:spacing w:before="6" w:line="360" w:lineRule="auto"/>
        <w:jc w:val="both"/>
        <w:rPr>
          <w:b w:val="0"/>
          <w:bCs w:val="0"/>
          <w:sz w:val="28"/>
          <w:szCs w:val="28"/>
          <w:lang w:val="en-IN"/>
        </w:rPr>
      </w:pPr>
      <w:r w:rsidRPr="000C7CCF">
        <w:rPr>
          <w:b w:val="0"/>
          <w:bCs w:val="0"/>
          <w:sz w:val="28"/>
          <w:szCs w:val="28"/>
          <w:lang w:val="en-IN"/>
        </w:rPr>
        <w:t>Throughput: Number of requests processed in a given time</w:t>
      </w:r>
    </w:p>
    <w:p w14:paraId="781AC53E" w14:textId="77777777" w:rsidR="00E0403F" w:rsidRPr="000C7CCF" w:rsidRDefault="00E0403F" w:rsidP="00EE627B">
      <w:pPr>
        <w:pStyle w:val="Heading5"/>
        <w:numPr>
          <w:ilvl w:val="0"/>
          <w:numId w:val="147"/>
        </w:numPr>
        <w:tabs>
          <w:tab w:val="left" w:pos="1164"/>
        </w:tabs>
        <w:spacing w:before="6" w:line="360" w:lineRule="auto"/>
        <w:jc w:val="both"/>
        <w:rPr>
          <w:b w:val="0"/>
          <w:bCs w:val="0"/>
          <w:sz w:val="28"/>
          <w:szCs w:val="28"/>
          <w:lang w:val="en-IN"/>
        </w:rPr>
      </w:pPr>
      <w:r w:rsidRPr="000C7CCF">
        <w:rPr>
          <w:b w:val="0"/>
          <w:bCs w:val="0"/>
          <w:sz w:val="28"/>
          <w:szCs w:val="28"/>
          <w:lang w:val="en-IN"/>
        </w:rPr>
        <w:t>Resource Usage: Memory, CPU, and network usage</w:t>
      </w:r>
    </w:p>
    <w:p w14:paraId="74956D0E" w14:textId="041BD8B2" w:rsidR="00227323" w:rsidRPr="000C7CCF" w:rsidRDefault="00E0403F" w:rsidP="00EE627B">
      <w:pPr>
        <w:pStyle w:val="Heading5"/>
        <w:tabs>
          <w:tab w:val="left" w:pos="1164"/>
        </w:tabs>
        <w:spacing w:before="6" w:line="360" w:lineRule="auto"/>
        <w:jc w:val="both"/>
        <w:rPr>
          <w:b w:val="0"/>
          <w:bCs w:val="0"/>
          <w:sz w:val="28"/>
          <w:szCs w:val="28"/>
          <w:lang w:val="en-IN"/>
        </w:rPr>
      </w:pPr>
      <w:r w:rsidRPr="000C7CCF">
        <w:rPr>
          <w:sz w:val="28"/>
          <w:szCs w:val="28"/>
          <w:lang w:val="en-IN"/>
        </w:rPr>
        <w:t>Tools used</w:t>
      </w:r>
      <w:r w:rsidRPr="000C7CCF">
        <w:rPr>
          <w:b w:val="0"/>
          <w:bCs w:val="0"/>
          <w:sz w:val="28"/>
          <w:szCs w:val="28"/>
          <w:lang w:val="en-IN"/>
        </w:rPr>
        <w:t>: Apache J</w:t>
      </w:r>
      <w:r w:rsidR="00C43560" w:rsidRPr="000C7CCF">
        <w:rPr>
          <w:b w:val="0"/>
          <w:bCs w:val="0"/>
          <w:sz w:val="28"/>
          <w:szCs w:val="28"/>
          <w:lang w:val="en-IN"/>
        </w:rPr>
        <w:t>m</w:t>
      </w:r>
      <w:r w:rsidRPr="000C7CCF">
        <w:rPr>
          <w:b w:val="0"/>
          <w:bCs w:val="0"/>
          <w:sz w:val="28"/>
          <w:szCs w:val="28"/>
          <w:lang w:val="en-IN"/>
        </w:rPr>
        <w:t>eter, LoadRunner, Gatling</w:t>
      </w:r>
    </w:p>
    <w:p w14:paraId="01E909FA" w14:textId="77777777" w:rsidR="00227323" w:rsidRPr="000C7CCF" w:rsidRDefault="00227323" w:rsidP="00EE627B">
      <w:pPr>
        <w:pStyle w:val="Heading5"/>
        <w:tabs>
          <w:tab w:val="left" w:pos="1164"/>
        </w:tabs>
        <w:spacing w:before="6" w:line="360" w:lineRule="auto"/>
        <w:jc w:val="both"/>
        <w:rPr>
          <w:b w:val="0"/>
          <w:bCs w:val="0"/>
          <w:sz w:val="28"/>
          <w:szCs w:val="28"/>
          <w:lang w:val="en-IN"/>
        </w:rPr>
      </w:pPr>
    </w:p>
    <w:p w14:paraId="126949F2" w14:textId="3B1F8D74" w:rsidR="00E0403F" w:rsidRPr="000C7CCF" w:rsidRDefault="00E0403F" w:rsidP="00EE627B">
      <w:pPr>
        <w:pStyle w:val="Heading5"/>
        <w:tabs>
          <w:tab w:val="left" w:pos="1164"/>
        </w:tabs>
        <w:spacing w:before="6" w:line="360" w:lineRule="auto"/>
        <w:ind w:left="0"/>
        <w:jc w:val="both"/>
        <w:rPr>
          <w:sz w:val="28"/>
          <w:szCs w:val="28"/>
          <w:lang w:val="en-IN"/>
        </w:rPr>
      </w:pPr>
      <w:r w:rsidRPr="000C7CCF">
        <w:rPr>
          <w:sz w:val="28"/>
          <w:szCs w:val="28"/>
          <w:lang w:val="en-IN"/>
        </w:rPr>
        <w:t>6.2.</w:t>
      </w:r>
      <w:r w:rsidR="00227323" w:rsidRPr="000C7CCF">
        <w:rPr>
          <w:sz w:val="28"/>
          <w:szCs w:val="28"/>
          <w:lang w:val="en-IN"/>
        </w:rPr>
        <w:t>9</w:t>
      </w:r>
      <w:r w:rsidRPr="000C7CCF">
        <w:rPr>
          <w:sz w:val="28"/>
          <w:szCs w:val="28"/>
          <w:lang w:val="en-IN"/>
        </w:rPr>
        <w:t xml:space="preserve"> Security Testing</w:t>
      </w:r>
    </w:p>
    <w:p w14:paraId="6C4679C4" w14:textId="77777777" w:rsidR="00E0403F" w:rsidRPr="000C7CCF" w:rsidRDefault="00E0403F" w:rsidP="00EE627B">
      <w:pPr>
        <w:pStyle w:val="Heading5"/>
        <w:tabs>
          <w:tab w:val="left" w:pos="1164"/>
        </w:tabs>
        <w:spacing w:before="6" w:line="360" w:lineRule="auto"/>
        <w:jc w:val="both"/>
        <w:rPr>
          <w:b w:val="0"/>
          <w:bCs w:val="0"/>
          <w:sz w:val="28"/>
          <w:szCs w:val="28"/>
          <w:lang w:val="en-IN"/>
        </w:rPr>
      </w:pPr>
      <w:r w:rsidRPr="000C7CCF">
        <w:rPr>
          <w:b w:val="0"/>
          <w:bCs w:val="0"/>
          <w:sz w:val="28"/>
          <w:szCs w:val="28"/>
          <w:lang w:val="en-IN"/>
        </w:rPr>
        <w:t>Security testing is becoming increasingly vital due to the rise in cyber threats. It ensures that software is secure from internal and external threats.</w:t>
      </w:r>
    </w:p>
    <w:p w14:paraId="66BA3E86" w14:textId="77777777" w:rsidR="00E0403F" w:rsidRPr="000C7CCF" w:rsidRDefault="00E0403F" w:rsidP="00EE627B">
      <w:pPr>
        <w:pStyle w:val="Heading5"/>
        <w:tabs>
          <w:tab w:val="left" w:pos="1164"/>
        </w:tabs>
        <w:spacing w:before="6" w:line="360" w:lineRule="auto"/>
        <w:jc w:val="both"/>
        <w:rPr>
          <w:sz w:val="28"/>
          <w:szCs w:val="28"/>
          <w:lang w:val="en-IN"/>
        </w:rPr>
      </w:pPr>
      <w:r w:rsidRPr="000C7CCF">
        <w:rPr>
          <w:sz w:val="28"/>
          <w:szCs w:val="28"/>
          <w:lang w:val="en-IN"/>
        </w:rPr>
        <w:t>Key Areas:</w:t>
      </w:r>
    </w:p>
    <w:p w14:paraId="11FD914B" w14:textId="77777777" w:rsidR="00E0403F" w:rsidRPr="000C7CCF" w:rsidRDefault="00E0403F" w:rsidP="00EE627B">
      <w:pPr>
        <w:pStyle w:val="Heading5"/>
        <w:numPr>
          <w:ilvl w:val="0"/>
          <w:numId w:val="148"/>
        </w:numPr>
        <w:tabs>
          <w:tab w:val="left" w:pos="1164"/>
        </w:tabs>
        <w:spacing w:before="6" w:line="360" w:lineRule="auto"/>
        <w:jc w:val="both"/>
        <w:rPr>
          <w:b w:val="0"/>
          <w:bCs w:val="0"/>
          <w:sz w:val="28"/>
          <w:szCs w:val="28"/>
          <w:lang w:val="en-IN"/>
        </w:rPr>
      </w:pPr>
      <w:r w:rsidRPr="000C7CCF">
        <w:rPr>
          <w:b w:val="0"/>
          <w:bCs w:val="0"/>
          <w:sz w:val="28"/>
          <w:szCs w:val="28"/>
          <w:lang w:val="en-IN"/>
        </w:rPr>
        <w:t>Authentication and authorization</w:t>
      </w:r>
    </w:p>
    <w:p w14:paraId="47BBB254" w14:textId="77777777" w:rsidR="00E0403F" w:rsidRPr="000C7CCF" w:rsidRDefault="00E0403F" w:rsidP="00EE627B">
      <w:pPr>
        <w:pStyle w:val="Heading5"/>
        <w:numPr>
          <w:ilvl w:val="0"/>
          <w:numId w:val="148"/>
        </w:numPr>
        <w:tabs>
          <w:tab w:val="left" w:pos="1164"/>
        </w:tabs>
        <w:spacing w:before="6" w:line="360" w:lineRule="auto"/>
        <w:jc w:val="both"/>
        <w:rPr>
          <w:b w:val="0"/>
          <w:bCs w:val="0"/>
          <w:sz w:val="28"/>
          <w:szCs w:val="28"/>
          <w:lang w:val="en-IN"/>
        </w:rPr>
      </w:pPr>
      <w:r w:rsidRPr="000C7CCF">
        <w:rPr>
          <w:b w:val="0"/>
          <w:bCs w:val="0"/>
          <w:sz w:val="28"/>
          <w:szCs w:val="28"/>
          <w:lang w:val="en-IN"/>
        </w:rPr>
        <w:t>Data encryption</w:t>
      </w:r>
    </w:p>
    <w:p w14:paraId="06B51051" w14:textId="77777777" w:rsidR="00E0403F" w:rsidRPr="000C7CCF" w:rsidRDefault="00E0403F" w:rsidP="00EE627B">
      <w:pPr>
        <w:pStyle w:val="Heading5"/>
        <w:numPr>
          <w:ilvl w:val="0"/>
          <w:numId w:val="148"/>
        </w:numPr>
        <w:tabs>
          <w:tab w:val="left" w:pos="1164"/>
        </w:tabs>
        <w:spacing w:before="6" w:line="360" w:lineRule="auto"/>
        <w:jc w:val="both"/>
        <w:rPr>
          <w:b w:val="0"/>
          <w:bCs w:val="0"/>
          <w:sz w:val="28"/>
          <w:szCs w:val="28"/>
          <w:lang w:val="en-IN"/>
        </w:rPr>
      </w:pPr>
      <w:r w:rsidRPr="000C7CCF">
        <w:rPr>
          <w:b w:val="0"/>
          <w:bCs w:val="0"/>
          <w:sz w:val="28"/>
          <w:szCs w:val="28"/>
          <w:lang w:val="en-IN"/>
        </w:rPr>
        <w:t>Access control</w:t>
      </w:r>
    </w:p>
    <w:p w14:paraId="6B3FB80F" w14:textId="77777777" w:rsidR="00E0403F" w:rsidRPr="000C7CCF" w:rsidRDefault="00E0403F" w:rsidP="00EE627B">
      <w:pPr>
        <w:pStyle w:val="Heading5"/>
        <w:numPr>
          <w:ilvl w:val="0"/>
          <w:numId w:val="148"/>
        </w:numPr>
        <w:tabs>
          <w:tab w:val="left" w:pos="1164"/>
        </w:tabs>
        <w:spacing w:before="6" w:line="360" w:lineRule="auto"/>
        <w:jc w:val="both"/>
        <w:rPr>
          <w:b w:val="0"/>
          <w:bCs w:val="0"/>
          <w:sz w:val="28"/>
          <w:szCs w:val="28"/>
          <w:lang w:val="en-IN"/>
        </w:rPr>
      </w:pPr>
      <w:r w:rsidRPr="000C7CCF">
        <w:rPr>
          <w:b w:val="0"/>
          <w:bCs w:val="0"/>
          <w:sz w:val="28"/>
          <w:szCs w:val="28"/>
          <w:lang w:val="en-IN"/>
        </w:rPr>
        <w:t>SQL injection and XSS protection</w:t>
      </w:r>
    </w:p>
    <w:p w14:paraId="0684FFFA" w14:textId="77777777" w:rsidR="00E0403F" w:rsidRPr="000C7CCF" w:rsidRDefault="00E0403F" w:rsidP="00EE627B">
      <w:pPr>
        <w:pStyle w:val="Heading5"/>
        <w:tabs>
          <w:tab w:val="left" w:pos="1164"/>
        </w:tabs>
        <w:spacing w:before="6" w:line="360" w:lineRule="auto"/>
        <w:jc w:val="both"/>
        <w:rPr>
          <w:b w:val="0"/>
          <w:bCs w:val="0"/>
          <w:sz w:val="28"/>
          <w:szCs w:val="28"/>
          <w:lang w:val="en-IN"/>
        </w:rPr>
      </w:pPr>
      <w:r w:rsidRPr="000C7CCF">
        <w:rPr>
          <w:sz w:val="28"/>
          <w:szCs w:val="28"/>
          <w:lang w:val="en-IN"/>
        </w:rPr>
        <w:t xml:space="preserve">Tools used: </w:t>
      </w:r>
      <w:r w:rsidRPr="000C7CCF">
        <w:rPr>
          <w:b w:val="0"/>
          <w:bCs w:val="0"/>
          <w:sz w:val="28"/>
          <w:szCs w:val="28"/>
          <w:lang w:val="en-IN"/>
        </w:rPr>
        <w:t>OWASP ZAP, Burp Suite, Nessus</w:t>
      </w:r>
    </w:p>
    <w:p w14:paraId="294FD582" w14:textId="77777777" w:rsidR="00227323" w:rsidRPr="000C7CCF" w:rsidRDefault="00227323" w:rsidP="00EE627B">
      <w:pPr>
        <w:pStyle w:val="Heading5"/>
        <w:tabs>
          <w:tab w:val="left" w:pos="1164"/>
        </w:tabs>
        <w:spacing w:before="6" w:line="360" w:lineRule="auto"/>
        <w:jc w:val="both"/>
        <w:rPr>
          <w:b w:val="0"/>
          <w:bCs w:val="0"/>
          <w:sz w:val="28"/>
          <w:szCs w:val="28"/>
          <w:lang w:val="en-IN"/>
        </w:rPr>
      </w:pPr>
    </w:p>
    <w:p w14:paraId="72FF8EA1" w14:textId="77777777" w:rsidR="00E630D9" w:rsidRPr="000C7CCF" w:rsidRDefault="00E630D9" w:rsidP="00EE627B">
      <w:pPr>
        <w:pStyle w:val="Heading5"/>
        <w:tabs>
          <w:tab w:val="left" w:pos="1164"/>
        </w:tabs>
        <w:spacing w:before="6" w:line="360" w:lineRule="auto"/>
        <w:ind w:left="0"/>
        <w:jc w:val="both"/>
        <w:rPr>
          <w:sz w:val="28"/>
          <w:szCs w:val="28"/>
          <w:lang w:val="en-IN"/>
        </w:rPr>
      </w:pPr>
    </w:p>
    <w:p w14:paraId="197C105A" w14:textId="73FAAE59" w:rsidR="00227323" w:rsidRPr="00227323" w:rsidRDefault="00227323" w:rsidP="00EE627B">
      <w:pPr>
        <w:pStyle w:val="Heading5"/>
        <w:tabs>
          <w:tab w:val="left" w:pos="1164"/>
        </w:tabs>
        <w:spacing w:before="6" w:line="360" w:lineRule="auto"/>
        <w:ind w:left="0"/>
        <w:jc w:val="both"/>
        <w:rPr>
          <w:sz w:val="28"/>
          <w:szCs w:val="28"/>
          <w:lang w:val="en-IN"/>
        </w:rPr>
      </w:pPr>
      <w:r>
        <w:rPr>
          <w:sz w:val="28"/>
          <w:szCs w:val="28"/>
          <w:lang w:val="en-IN"/>
        </w:rPr>
        <w:t xml:space="preserve">6.2.10 </w:t>
      </w:r>
      <w:r w:rsidRPr="00227323">
        <w:rPr>
          <w:sz w:val="28"/>
          <w:szCs w:val="28"/>
          <w:lang w:val="en-IN"/>
        </w:rPr>
        <w:t>Usability Testing</w:t>
      </w:r>
    </w:p>
    <w:p w14:paraId="478C17A0" w14:textId="77777777" w:rsidR="00227323" w:rsidRPr="00227323" w:rsidRDefault="00227323" w:rsidP="00EE627B">
      <w:pPr>
        <w:pStyle w:val="Heading5"/>
        <w:tabs>
          <w:tab w:val="left" w:pos="1164"/>
        </w:tabs>
        <w:spacing w:before="6" w:line="360" w:lineRule="auto"/>
        <w:jc w:val="both"/>
        <w:rPr>
          <w:b w:val="0"/>
          <w:bCs w:val="0"/>
          <w:sz w:val="28"/>
          <w:szCs w:val="28"/>
          <w:lang w:val="en-IN"/>
        </w:rPr>
      </w:pPr>
      <w:r w:rsidRPr="00227323">
        <w:rPr>
          <w:b w:val="0"/>
          <w:bCs w:val="0"/>
          <w:sz w:val="28"/>
          <w:szCs w:val="28"/>
          <w:lang w:val="en-IN"/>
        </w:rPr>
        <w:t xml:space="preserve">This type of testing measures how easy and user-friendly an application is. It </w:t>
      </w:r>
      <w:r w:rsidRPr="00227323">
        <w:rPr>
          <w:b w:val="0"/>
          <w:bCs w:val="0"/>
          <w:sz w:val="28"/>
          <w:szCs w:val="28"/>
          <w:lang w:val="en-IN"/>
        </w:rPr>
        <w:lastRenderedPageBreak/>
        <w:t>focuses on:</w:t>
      </w:r>
    </w:p>
    <w:p w14:paraId="6473212D" w14:textId="77777777" w:rsidR="00227323" w:rsidRPr="00227323" w:rsidRDefault="00227323" w:rsidP="00EE627B">
      <w:pPr>
        <w:pStyle w:val="Heading5"/>
        <w:numPr>
          <w:ilvl w:val="0"/>
          <w:numId w:val="149"/>
        </w:numPr>
        <w:tabs>
          <w:tab w:val="left" w:pos="1164"/>
        </w:tabs>
        <w:spacing w:before="6" w:line="360" w:lineRule="auto"/>
        <w:jc w:val="both"/>
        <w:rPr>
          <w:b w:val="0"/>
          <w:bCs w:val="0"/>
          <w:sz w:val="28"/>
          <w:szCs w:val="28"/>
          <w:lang w:val="en-IN"/>
        </w:rPr>
      </w:pPr>
      <w:r w:rsidRPr="00227323">
        <w:rPr>
          <w:b w:val="0"/>
          <w:bCs w:val="0"/>
          <w:sz w:val="28"/>
          <w:szCs w:val="28"/>
          <w:lang w:val="en-IN"/>
        </w:rPr>
        <w:t>User interface (UI) consistency</w:t>
      </w:r>
    </w:p>
    <w:p w14:paraId="2FCCA333" w14:textId="77777777" w:rsidR="00227323" w:rsidRPr="00227323" w:rsidRDefault="00227323" w:rsidP="00EE627B">
      <w:pPr>
        <w:pStyle w:val="Heading5"/>
        <w:numPr>
          <w:ilvl w:val="0"/>
          <w:numId w:val="149"/>
        </w:numPr>
        <w:tabs>
          <w:tab w:val="left" w:pos="1164"/>
        </w:tabs>
        <w:spacing w:before="6" w:line="360" w:lineRule="auto"/>
        <w:jc w:val="both"/>
        <w:rPr>
          <w:b w:val="0"/>
          <w:bCs w:val="0"/>
          <w:sz w:val="28"/>
          <w:szCs w:val="28"/>
          <w:lang w:val="en-IN"/>
        </w:rPr>
      </w:pPr>
      <w:r w:rsidRPr="00227323">
        <w:rPr>
          <w:b w:val="0"/>
          <w:bCs w:val="0"/>
          <w:sz w:val="28"/>
          <w:szCs w:val="28"/>
          <w:lang w:val="en-IN"/>
        </w:rPr>
        <w:t>Navigation flow</w:t>
      </w:r>
    </w:p>
    <w:p w14:paraId="589DABED" w14:textId="77777777" w:rsidR="00227323" w:rsidRPr="00227323" w:rsidRDefault="00227323" w:rsidP="00EE627B">
      <w:pPr>
        <w:pStyle w:val="Heading5"/>
        <w:numPr>
          <w:ilvl w:val="0"/>
          <w:numId w:val="149"/>
        </w:numPr>
        <w:tabs>
          <w:tab w:val="left" w:pos="1164"/>
        </w:tabs>
        <w:spacing w:before="6" w:line="360" w:lineRule="auto"/>
        <w:jc w:val="both"/>
        <w:rPr>
          <w:b w:val="0"/>
          <w:bCs w:val="0"/>
          <w:sz w:val="28"/>
          <w:szCs w:val="28"/>
          <w:lang w:val="en-IN"/>
        </w:rPr>
      </w:pPr>
      <w:r w:rsidRPr="00227323">
        <w:rPr>
          <w:b w:val="0"/>
          <w:bCs w:val="0"/>
          <w:sz w:val="28"/>
          <w:szCs w:val="28"/>
          <w:lang w:val="en-IN"/>
        </w:rPr>
        <w:t>Accessibility for users with disabilities</w:t>
      </w:r>
    </w:p>
    <w:p w14:paraId="33D9791E" w14:textId="77777777" w:rsidR="00227323" w:rsidRPr="00227323" w:rsidRDefault="00227323" w:rsidP="00EE627B">
      <w:pPr>
        <w:pStyle w:val="Heading5"/>
        <w:tabs>
          <w:tab w:val="left" w:pos="1164"/>
        </w:tabs>
        <w:spacing w:before="6" w:line="360" w:lineRule="auto"/>
        <w:jc w:val="both"/>
        <w:rPr>
          <w:b w:val="0"/>
          <w:bCs w:val="0"/>
          <w:sz w:val="28"/>
          <w:szCs w:val="28"/>
          <w:lang w:val="en-IN"/>
        </w:rPr>
      </w:pPr>
      <w:r w:rsidRPr="00227323">
        <w:rPr>
          <w:b w:val="0"/>
          <w:bCs w:val="0"/>
          <w:sz w:val="28"/>
          <w:szCs w:val="28"/>
          <w:lang w:val="en-IN"/>
        </w:rPr>
        <w:t>It’s often conducted with real users and observed by a facilitator.</w:t>
      </w:r>
    </w:p>
    <w:p w14:paraId="39083B75" w14:textId="2BA80D90" w:rsidR="00227323" w:rsidRPr="00227323" w:rsidRDefault="00227323" w:rsidP="00EE627B">
      <w:pPr>
        <w:pStyle w:val="Heading5"/>
        <w:tabs>
          <w:tab w:val="left" w:pos="1164"/>
        </w:tabs>
        <w:spacing w:before="6" w:line="360" w:lineRule="auto"/>
        <w:jc w:val="both"/>
        <w:rPr>
          <w:b w:val="0"/>
          <w:bCs w:val="0"/>
          <w:sz w:val="28"/>
          <w:szCs w:val="28"/>
          <w:lang w:val="en-IN"/>
        </w:rPr>
      </w:pPr>
    </w:p>
    <w:p w14:paraId="0BDDBCE4" w14:textId="598396B1" w:rsidR="00227323" w:rsidRPr="00227323" w:rsidRDefault="00227323" w:rsidP="00EE627B">
      <w:pPr>
        <w:pStyle w:val="Heading5"/>
        <w:tabs>
          <w:tab w:val="left" w:pos="1164"/>
        </w:tabs>
        <w:spacing w:before="6" w:line="360" w:lineRule="auto"/>
        <w:ind w:left="0"/>
        <w:jc w:val="both"/>
        <w:rPr>
          <w:sz w:val="28"/>
          <w:szCs w:val="28"/>
          <w:lang w:val="en-IN"/>
        </w:rPr>
      </w:pPr>
      <w:r w:rsidRPr="00227323">
        <w:rPr>
          <w:sz w:val="28"/>
          <w:szCs w:val="28"/>
          <w:lang w:val="en-IN"/>
        </w:rPr>
        <w:t>6.2.11 Compatibility Testing</w:t>
      </w:r>
    </w:p>
    <w:p w14:paraId="54A431F2" w14:textId="77777777" w:rsidR="00227323" w:rsidRPr="00227323" w:rsidRDefault="00227323" w:rsidP="00EE627B">
      <w:pPr>
        <w:pStyle w:val="Heading5"/>
        <w:tabs>
          <w:tab w:val="left" w:pos="1164"/>
        </w:tabs>
        <w:spacing w:before="6" w:line="360" w:lineRule="auto"/>
        <w:jc w:val="both"/>
        <w:rPr>
          <w:b w:val="0"/>
          <w:bCs w:val="0"/>
          <w:sz w:val="28"/>
          <w:szCs w:val="28"/>
          <w:lang w:val="en-IN"/>
        </w:rPr>
      </w:pPr>
      <w:r w:rsidRPr="00227323">
        <w:rPr>
          <w:b w:val="0"/>
          <w:bCs w:val="0"/>
          <w:sz w:val="28"/>
          <w:szCs w:val="28"/>
          <w:lang w:val="en-IN"/>
        </w:rPr>
        <w:t>Compatibility testing ensures the application works as intended across:</w:t>
      </w:r>
    </w:p>
    <w:p w14:paraId="3A1CF6D1" w14:textId="77777777" w:rsidR="00227323" w:rsidRPr="00227323" w:rsidRDefault="00227323" w:rsidP="00EE627B">
      <w:pPr>
        <w:pStyle w:val="Heading5"/>
        <w:numPr>
          <w:ilvl w:val="0"/>
          <w:numId w:val="150"/>
        </w:numPr>
        <w:tabs>
          <w:tab w:val="left" w:pos="1164"/>
        </w:tabs>
        <w:spacing w:before="6" w:line="360" w:lineRule="auto"/>
        <w:jc w:val="both"/>
        <w:rPr>
          <w:b w:val="0"/>
          <w:bCs w:val="0"/>
          <w:sz w:val="28"/>
          <w:szCs w:val="28"/>
          <w:lang w:val="en-IN"/>
        </w:rPr>
      </w:pPr>
      <w:r w:rsidRPr="00227323">
        <w:rPr>
          <w:b w:val="0"/>
          <w:bCs w:val="0"/>
          <w:sz w:val="28"/>
          <w:szCs w:val="28"/>
          <w:lang w:val="en-IN"/>
        </w:rPr>
        <w:t>Various operating systems (Windows, macOS, Linux)</w:t>
      </w:r>
    </w:p>
    <w:p w14:paraId="04358AF8" w14:textId="77777777" w:rsidR="00227323" w:rsidRPr="00227323" w:rsidRDefault="00227323" w:rsidP="00EE627B">
      <w:pPr>
        <w:pStyle w:val="Heading5"/>
        <w:numPr>
          <w:ilvl w:val="0"/>
          <w:numId w:val="150"/>
        </w:numPr>
        <w:tabs>
          <w:tab w:val="left" w:pos="1164"/>
        </w:tabs>
        <w:spacing w:before="6" w:line="360" w:lineRule="auto"/>
        <w:jc w:val="both"/>
        <w:rPr>
          <w:b w:val="0"/>
          <w:bCs w:val="0"/>
          <w:sz w:val="28"/>
          <w:szCs w:val="28"/>
          <w:lang w:val="en-IN"/>
        </w:rPr>
      </w:pPr>
      <w:r w:rsidRPr="00227323">
        <w:rPr>
          <w:b w:val="0"/>
          <w:bCs w:val="0"/>
          <w:sz w:val="28"/>
          <w:szCs w:val="28"/>
          <w:lang w:val="en-IN"/>
        </w:rPr>
        <w:t>Browsers (Chrome, Firefox, Safari)</w:t>
      </w:r>
    </w:p>
    <w:p w14:paraId="1520F3CF" w14:textId="77777777" w:rsidR="00227323" w:rsidRPr="00227323" w:rsidRDefault="00227323" w:rsidP="00EE627B">
      <w:pPr>
        <w:pStyle w:val="Heading5"/>
        <w:numPr>
          <w:ilvl w:val="0"/>
          <w:numId w:val="150"/>
        </w:numPr>
        <w:tabs>
          <w:tab w:val="left" w:pos="1164"/>
        </w:tabs>
        <w:spacing w:before="6" w:line="360" w:lineRule="auto"/>
        <w:jc w:val="both"/>
        <w:rPr>
          <w:b w:val="0"/>
          <w:bCs w:val="0"/>
          <w:sz w:val="28"/>
          <w:szCs w:val="28"/>
          <w:lang w:val="en-IN"/>
        </w:rPr>
      </w:pPr>
      <w:r w:rsidRPr="00227323">
        <w:rPr>
          <w:b w:val="0"/>
          <w:bCs w:val="0"/>
          <w:sz w:val="28"/>
          <w:szCs w:val="28"/>
          <w:lang w:val="en-IN"/>
        </w:rPr>
        <w:t>Devices (PCs, smartphones, tablets)</w:t>
      </w:r>
    </w:p>
    <w:p w14:paraId="53FAAF18" w14:textId="2385960B" w:rsidR="00227323" w:rsidRPr="00227323" w:rsidRDefault="00227323" w:rsidP="00EE627B">
      <w:pPr>
        <w:pStyle w:val="Heading5"/>
        <w:tabs>
          <w:tab w:val="left" w:pos="1164"/>
        </w:tabs>
        <w:spacing w:before="6" w:line="360" w:lineRule="auto"/>
        <w:jc w:val="both"/>
        <w:rPr>
          <w:b w:val="0"/>
          <w:bCs w:val="0"/>
          <w:sz w:val="28"/>
          <w:szCs w:val="28"/>
          <w:lang w:val="en-IN"/>
        </w:rPr>
      </w:pPr>
      <w:r w:rsidRPr="00227323">
        <w:rPr>
          <w:sz w:val="28"/>
          <w:szCs w:val="28"/>
          <w:lang w:val="en-IN"/>
        </w:rPr>
        <w:t>Goal</w:t>
      </w:r>
      <w:r w:rsidRPr="00227323">
        <w:rPr>
          <w:b w:val="0"/>
          <w:bCs w:val="0"/>
          <w:sz w:val="28"/>
          <w:szCs w:val="28"/>
          <w:lang w:val="en-IN"/>
        </w:rPr>
        <w:t>: Provide a consistent user experience across platforms.</w:t>
      </w:r>
    </w:p>
    <w:p w14:paraId="302B0FAC" w14:textId="78E7B30D" w:rsidR="00227323" w:rsidRPr="00227323" w:rsidRDefault="00227323" w:rsidP="00EE627B">
      <w:pPr>
        <w:pStyle w:val="Heading5"/>
        <w:tabs>
          <w:tab w:val="left" w:pos="1164"/>
        </w:tabs>
        <w:spacing w:before="6" w:line="360" w:lineRule="auto"/>
        <w:jc w:val="both"/>
        <w:rPr>
          <w:b w:val="0"/>
          <w:bCs w:val="0"/>
          <w:sz w:val="28"/>
          <w:szCs w:val="28"/>
          <w:lang w:val="en-IN"/>
        </w:rPr>
      </w:pPr>
    </w:p>
    <w:p w14:paraId="7F05199D" w14:textId="744CCBFA" w:rsidR="00227323" w:rsidRPr="00227323" w:rsidRDefault="00227323" w:rsidP="00EE627B">
      <w:pPr>
        <w:pStyle w:val="Heading5"/>
        <w:tabs>
          <w:tab w:val="left" w:pos="1164"/>
        </w:tabs>
        <w:spacing w:before="6" w:line="360" w:lineRule="auto"/>
        <w:ind w:left="0"/>
        <w:jc w:val="both"/>
        <w:rPr>
          <w:sz w:val="28"/>
          <w:szCs w:val="28"/>
          <w:lang w:val="en-IN"/>
        </w:rPr>
      </w:pPr>
      <w:r w:rsidRPr="00227323">
        <w:rPr>
          <w:b w:val="0"/>
          <w:bCs w:val="0"/>
          <w:sz w:val="28"/>
          <w:szCs w:val="28"/>
          <w:lang w:val="en-IN"/>
        </w:rPr>
        <w:t xml:space="preserve"> </w:t>
      </w:r>
      <w:r w:rsidRPr="00227323">
        <w:rPr>
          <w:sz w:val="28"/>
          <w:szCs w:val="28"/>
          <w:lang w:val="en-IN"/>
        </w:rPr>
        <w:t>6.2.12 Exploratory Testing</w:t>
      </w:r>
    </w:p>
    <w:p w14:paraId="01B49DF7" w14:textId="77777777" w:rsidR="00227323" w:rsidRPr="00227323" w:rsidRDefault="00227323" w:rsidP="00EE627B">
      <w:pPr>
        <w:pStyle w:val="Heading5"/>
        <w:tabs>
          <w:tab w:val="left" w:pos="1164"/>
        </w:tabs>
        <w:spacing w:before="6" w:line="360" w:lineRule="auto"/>
        <w:jc w:val="both"/>
        <w:rPr>
          <w:b w:val="0"/>
          <w:bCs w:val="0"/>
          <w:sz w:val="28"/>
          <w:szCs w:val="28"/>
          <w:lang w:val="en-IN"/>
        </w:rPr>
      </w:pPr>
      <w:r w:rsidRPr="00227323">
        <w:rPr>
          <w:b w:val="0"/>
          <w:bCs w:val="0"/>
          <w:sz w:val="28"/>
          <w:szCs w:val="28"/>
          <w:lang w:val="en-IN"/>
        </w:rPr>
        <w:t>In exploratory testing, testers actively explore the application without predefined test cases. This testing is simultaneous learning, test design, and test execution.</w:t>
      </w:r>
    </w:p>
    <w:p w14:paraId="091CBF03" w14:textId="77777777" w:rsidR="00227323" w:rsidRPr="00227323" w:rsidRDefault="00227323" w:rsidP="00EE627B">
      <w:pPr>
        <w:pStyle w:val="Heading5"/>
        <w:tabs>
          <w:tab w:val="left" w:pos="1164"/>
        </w:tabs>
        <w:spacing w:before="6" w:line="360" w:lineRule="auto"/>
        <w:jc w:val="both"/>
        <w:rPr>
          <w:b w:val="0"/>
          <w:bCs w:val="0"/>
          <w:sz w:val="28"/>
          <w:szCs w:val="28"/>
          <w:lang w:val="en-IN"/>
        </w:rPr>
      </w:pPr>
      <w:r w:rsidRPr="00227323">
        <w:rPr>
          <w:sz w:val="28"/>
          <w:szCs w:val="28"/>
          <w:lang w:val="en-IN"/>
        </w:rPr>
        <w:t>Best for</w:t>
      </w:r>
      <w:r w:rsidRPr="00227323">
        <w:rPr>
          <w:b w:val="0"/>
          <w:bCs w:val="0"/>
          <w:sz w:val="28"/>
          <w:szCs w:val="28"/>
          <w:lang w:val="en-IN"/>
        </w:rPr>
        <w:t>:</w:t>
      </w:r>
    </w:p>
    <w:p w14:paraId="2ED88500" w14:textId="77777777" w:rsidR="00227323" w:rsidRPr="00227323" w:rsidRDefault="00227323" w:rsidP="00EE627B">
      <w:pPr>
        <w:pStyle w:val="Heading5"/>
        <w:numPr>
          <w:ilvl w:val="0"/>
          <w:numId w:val="151"/>
        </w:numPr>
        <w:tabs>
          <w:tab w:val="left" w:pos="1164"/>
        </w:tabs>
        <w:spacing w:before="6" w:line="360" w:lineRule="auto"/>
        <w:jc w:val="both"/>
        <w:rPr>
          <w:b w:val="0"/>
          <w:bCs w:val="0"/>
          <w:sz w:val="28"/>
          <w:szCs w:val="28"/>
          <w:lang w:val="en-IN"/>
        </w:rPr>
      </w:pPr>
      <w:r w:rsidRPr="00227323">
        <w:rPr>
          <w:b w:val="0"/>
          <w:bCs w:val="0"/>
          <w:sz w:val="28"/>
          <w:szCs w:val="28"/>
          <w:lang w:val="en-IN"/>
        </w:rPr>
        <w:t>Identifying critical bugs early</w:t>
      </w:r>
    </w:p>
    <w:p w14:paraId="4373103B" w14:textId="77777777" w:rsidR="00227323" w:rsidRPr="00227323" w:rsidRDefault="00227323" w:rsidP="00EE627B">
      <w:pPr>
        <w:pStyle w:val="Heading5"/>
        <w:numPr>
          <w:ilvl w:val="0"/>
          <w:numId w:val="151"/>
        </w:numPr>
        <w:tabs>
          <w:tab w:val="left" w:pos="1164"/>
        </w:tabs>
        <w:spacing w:before="6" w:line="360" w:lineRule="auto"/>
        <w:jc w:val="both"/>
        <w:rPr>
          <w:b w:val="0"/>
          <w:bCs w:val="0"/>
          <w:sz w:val="28"/>
          <w:szCs w:val="28"/>
          <w:lang w:val="en-IN"/>
        </w:rPr>
      </w:pPr>
      <w:r w:rsidRPr="00227323">
        <w:rPr>
          <w:b w:val="0"/>
          <w:bCs w:val="0"/>
          <w:sz w:val="28"/>
          <w:szCs w:val="28"/>
          <w:lang w:val="en-IN"/>
        </w:rPr>
        <w:t>Agile development environments</w:t>
      </w:r>
    </w:p>
    <w:p w14:paraId="30427DB7" w14:textId="77777777" w:rsidR="00227323" w:rsidRDefault="00227323" w:rsidP="00EE627B">
      <w:pPr>
        <w:pStyle w:val="Heading5"/>
        <w:numPr>
          <w:ilvl w:val="0"/>
          <w:numId w:val="151"/>
        </w:numPr>
        <w:tabs>
          <w:tab w:val="left" w:pos="1164"/>
        </w:tabs>
        <w:spacing w:before="6" w:line="360" w:lineRule="auto"/>
        <w:jc w:val="both"/>
        <w:rPr>
          <w:b w:val="0"/>
          <w:bCs w:val="0"/>
          <w:sz w:val="28"/>
          <w:szCs w:val="28"/>
          <w:lang w:val="en-IN"/>
        </w:rPr>
      </w:pPr>
      <w:r w:rsidRPr="00227323">
        <w:rPr>
          <w:b w:val="0"/>
          <w:bCs w:val="0"/>
          <w:sz w:val="28"/>
          <w:szCs w:val="28"/>
          <w:lang w:val="en-IN"/>
        </w:rPr>
        <w:t>When documentation is incomplete or absent</w:t>
      </w:r>
    </w:p>
    <w:p w14:paraId="6D604227" w14:textId="77777777" w:rsidR="00227323" w:rsidRDefault="00227323" w:rsidP="00EE627B">
      <w:pPr>
        <w:pStyle w:val="Heading5"/>
        <w:tabs>
          <w:tab w:val="left" w:pos="1164"/>
        </w:tabs>
        <w:spacing w:before="6" w:line="360" w:lineRule="auto"/>
        <w:jc w:val="both"/>
        <w:rPr>
          <w:b w:val="0"/>
          <w:bCs w:val="0"/>
          <w:sz w:val="28"/>
          <w:szCs w:val="28"/>
          <w:lang w:val="en-IN"/>
        </w:rPr>
      </w:pPr>
    </w:p>
    <w:p w14:paraId="0684C5EE" w14:textId="77777777" w:rsidR="00227323" w:rsidRPr="00227323" w:rsidRDefault="00227323" w:rsidP="00EE627B">
      <w:pPr>
        <w:pStyle w:val="Heading5"/>
        <w:tabs>
          <w:tab w:val="left" w:pos="1164"/>
        </w:tabs>
        <w:spacing w:before="6" w:line="360" w:lineRule="auto"/>
        <w:jc w:val="both"/>
        <w:rPr>
          <w:b w:val="0"/>
          <w:bCs w:val="0"/>
          <w:sz w:val="28"/>
          <w:szCs w:val="28"/>
          <w:lang w:val="en-IN"/>
        </w:rPr>
      </w:pPr>
      <w:r w:rsidRPr="00227323">
        <w:rPr>
          <w:b w:val="0"/>
          <w:bCs w:val="0"/>
          <w:sz w:val="28"/>
          <w:szCs w:val="28"/>
          <w:lang w:val="en-IN"/>
        </w:rPr>
        <w:t>Software testing is not just a final step before deployment—it’s an ongoing process that supports every phase of software development. Different types of testing serve different purposes, and no single type can ensure complete quality. A combination of various testing techniques is essential to deliver a robust, secure, and user-friendly software product.</w:t>
      </w:r>
    </w:p>
    <w:p w14:paraId="0D0BA2C7" w14:textId="77777777" w:rsidR="00E630D9" w:rsidRDefault="00E630D9" w:rsidP="00EE627B">
      <w:pPr>
        <w:pStyle w:val="Heading5"/>
        <w:tabs>
          <w:tab w:val="left" w:pos="1164"/>
        </w:tabs>
        <w:spacing w:before="6" w:line="360" w:lineRule="auto"/>
        <w:jc w:val="both"/>
        <w:rPr>
          <w:b w:val="0"/>
          <w:bCs w:val="0"/>
          <w:sz w:val="28"/>
          <w:szCs w:val="28"/>
          <w:lang w:val="en-IN"/>
        </w:rPr>
      </w:pPr>
    </w:p>
    <w:p w14:paraId="7DA66842" w14:textId="77777777" w:rsidR="00E630D9" w:rsidRDefault="00E630D9" w:rsidP="00EE627B">
      <w:pPr>
        <w:pStyle w:val="Heading5"/>
        <w:tabs>
          <w:tab w:val="left" w:pos="1164"/>
        </w:tabs>
        <w:spacing w:before="6" w:line="360" w:lineRule="auto"/>
        <w:jc w:val="both"/>
        <w:rPr>
          <w:b w:val="0"/>
          <w:bCs w:val="0"/>
          <w:sz w:val="28"/>
          <w:szCs w:val="28"/>
          <w:lang w:val="en-IN"/>
        </w:rPr>
      </w:pPr>
    </w:p>
    <w:p w14:paraId="2EA9EFD6" w14:textId="12706A30" w:rsidR="00227323" w:rsidRDefault="00227323" w:rsidP="00EE627B">
      <w:pPr>
        <w:pStyle w:val="Heading5"/>
        <w:tabs>
          <w:tab w:val="left" w:pos="1164"/>
        </w:tabs>
        <w:spacing w:before="6" w:line="360" w:lineRule="auto"/>
        <w:jc w:val="both"/>
        <w:rPr>
          <w:b w:val="0"/>
          <w:bCs w:val="0"/>
          <w:sz w:val="28"/>
          <w:szCs w:val="28"/>
          <w:lang w:val="en-IN"/>
        </w:rPr>
      </w:pPr>
      <w:r w:rsidRPr="00227323">
        <w:rPr>
          <w:b w:val="0"/>
          <w:bCs w:val="0"/>
          <w:sz w:val="28"/>
          <w:szCs w:val="28"/>
          <w:lang w:val="en-IN"/>
        </w:rPr>
        <w:t xml:space="preserve">From functional testing that ensures core features work, to non-functional testing </w:t>
      </w:r>
      <w:r w:rsidRPr="00227323">
        <w:rPr>
          <w:b w:val="0"/>
          <w:bCs w:val="0"/>
          <w:sz w:val="28"/>
          <w:szCs w:val="28"/>
          <w:lang w:val="en-IN"/>
        </w:rPr>
        <w:lastRenderedPageBreak/>
        <w:t>that assesses performance, usability, and security, each type contributes to building a trustworthy and high-performing application. As technology continues to evolve, so too will the tools and approaches to testing—making</w:t>
      </w:r>
      <w:r w:rsidRPr="00227323">
        <w:rPr>
          <w:sz w:val="28"/>
          <w:szCs w:val="28"/>
          <w:lang w:val="en-IN"/>
        </w:rPr>
        <w:t xml:space="preserve"> </w:t>
      </w:r>
      <w:r w:rsidRPr="00227323">
        <w:rPr>
          <w:b w:val="0"/>
          <w:bCs w:val="0"/>
          <w:sz w:val="28"/>
          <w:szCs w:val="28"/>
          <w:lang w:val="en-IN"/>
        </w:rPr>
        <w:t>it an ever-relevant discipline in the world of software engineering.</w:t>
      </w:r>
    </w:p>
    <w:p w14:paraId="6F98E3E0" w14:textId="77777777" w:rsidR="00E630D9" w:rsidRPr="00227323" w:rsidRDefault="00E630D9" w:rsidP="00EE627B">
      <w:pPr>
        <w:pStyle w:val="Heading5"/>
        <w:tabs>
          <w:tab w:val="left" w:pos="1164"/>
        </w:tabs>
        <w:spacing w:before="6" w:line="360" w:lineRule="auto"/>
        <w:jc w:val="both"/>
        <w:rPr>
          <w:b w:val="0"/>
          <w:bCs w:val="0"/>
          <w:sz w:val="28"/>
          <w:szCs w:val="28"/>
          <w:lang w:val="en-IN"/>
        </w:rPr>
      </w:pPr>
    </w:p>
    <w:p w14:paraId="4D951D30" w14:textId="77777777" w:rsidR="00E630D9" w:rsidRDefault="00E630D9" w:rsidP="00EE627B">
      <w:pPr>
        <w:pStyle w:val="Heading5"/>
        <w:tabs>
          <w:tab w:val="left" w:pos="1164"/>
        </w:tabs>
        <w:spacing w:before="6" w:line="360" w:lineRule="auto"/>
        <w:jc w:val="both"/>
        <w:rPr>
          <w:b w:val="0"/>
          <w:bCs w:val="0"/>
          <w:sz w:val="28"/>
          <w:szCs w:val="28"/>
          <w:lang w:val="en-IN"/>
        </w:rPr>
      </w:pPr>
      <w:r w:rsidRPr="00E630D9">
        <w:rPr>
          <w:b w:val="0"/>
          <w:bCs w:val="0"/>
          <w:sz w:val="28"/>
          <w:szCs w:val="28"/>
          <w:lang w:val="en-IN"/>
        </w:rPr>
        <w:t>System testing ensures that the developed system functions as expected and meets all functional and non-functional requirements. Through various testing types such as functional, performance, usability, and security testing, defects are identified and corrected before deployment.</w:t>
      </w:r>
    </w:p>
    <w:p w14:paraId="40DBA003" w14:textId="77777777" w:rsidR="00E630D9" w:rsidRPr="00E630D9" w:rsidRDefault="00E630D9" w:rsidP="00EE627B">
      <w:pPr>
        <w:pStyle w:val="Heading5"/>
        <w:tabs>
          <w:tab w:val="left" w:pos="1164"/>
        </w:tabs>
        <w:spacing w:before="6" w:line="360" w:lineRule="auto"/>
        <w:jc w:val="both"/>
        <w:rPr>
          <w:b w:val="0"/>
          <w:bCs w:val="0"/>
          <w:sz w:val="28"/>
          <w:szCs w:val="28"/>
          <w:lang w:val="en-IN"/>
        </w:rPr>
      </w:pPr>
    </w:p>
    <w:p w14:paraId="6C8DA7C1" w14:textId="77777777" w:rsidR="00E630D9" w:rsidRPr="00E630D9" w:rsidRDefault="00E630D9" w:rsidP="00EE627B">
      <w:pPr>
        <w:pStyle w:val="Heading5"/>
        <w:tabs>
          <w:tab w:val="left" w:pos="1164"/>
        </w:tabs>
        <w:spacing w:before="6" w:line="360" w:lineRule="auto"/>
        <w:jc w:val="both"/>
        <w:rPr>
          <w:b w:val="0"/>
          <w:bCs w:val="0"/>
          <w:sz w:val="28"/>
          <w:szCs w:val="28"/>
          <w:lang w:val="en-IN"/>
        </w:rPr>
      </w:pPr>
      <w:r w:rsidRPr="00E630D9">
        <w:rPr>
          <w:b w:val="0"/>
          <w:bCs w:val="0"/>
          <w:sz w:val="28"/>
          <w:szCs w:val="28"/>
          <w:lang w:val="en-IN"/>
        </w:rPr>
        <w:t>During this phase, the system is tested in an environment that closely mirrors the production environment, allowing stakeholders to validate its behavior under real-world scenarios. Successful system testing confirms the system’s readiness for user acceptance testing (UAT) and eventual release.</w:t>
      </w:r>
    </w:p>
    <w:p w14:paraId="6BCA3E42" w14:textId="77777777" w:rsidR="00227323" w:rsidRPr="00227323" w:rsidRDefault="00227323" w:rsidP="00EE627B">
      <w:pPr>
        <w:pStyle w:val="Heading5"/>
        <w:tabs>
          <w:tab w:val="left" w:pos="1164"/>
        </w:tabs>
        <w:spacing w:before="6" w:line="360" w:lineRule="auto"/>
        <w:jc w:val="both"/>
        <w:rPr>
          <w:b w:val="0"/>
          <w:bCs w:val="0"/>
          <w:sz w:val="28"/>
          <w:szCs w:val="28"/>
          <w:lang w:val="en-IN"/>
        </w:rPr>
      </w:pPr>
    </w:p>
    <w:p w14:paraId="2E4BF0BB" w14:textId="77777777" w:rsidR="00227323" w:rsidRPr="00E0403F" w:rsidRDefault="00227323" w:rsidP="00EE627B">
      <w:pPr>
        <w:pStyle w:val="Heading5"/>
        <w:tabs>
          <w:tab w:val="left" w:pos="1164"/>
        </w:tabs>
        <w:spacing w:before="6" w:line="360" w:lineRule="auto"/>
        <w:jc w:val="both"/>
        <w:rPr>
          <w:sz w:val="28"/>
          <w:szCs w:val="28"/>
          <w:lang w:val="en-IN"/>
        </w:rPr>
      </w:pPr>
    </w:p>
    <w:p w14:paraId="0CB5DEB3" w14:textId="77777777" w:rsidR="00E0403F" w:rsidRPr="00E0403F" w:rsidRDefault="00E0403F" w:rsidP="00EE627B">
      <w:pPr>
        <w:pStyle w:val="Heading5"/>
        <w:tabs>
          <w:tab w:val="left" w:pos="1164"/>
        </w:tabs>
        <w:spacing w:before="6" w:line="360" w:lineRule="auto"/>
        <w:ind w:left="0"/>
        <w:jc w:val="both"/>
        <w:rPr>
          <w:b w:val="0"/>
          <w:bCs w:val="0"/>
          <w:sz w:val="28"/>
          <w:szCs w:val="28"/>
          <w:lang w:val="en-IN"/>
        </w:rPr>
      </w:pPr>
    </w:p>
    <w:p w14:paraId="79ADB35B" w14:textId="77777777" w:rsidR="006C3158" w:rsidRDefault="006C3158">
      <w:pPr>
        <w:pStyle w:val="BodyText"/>
        <w:spacing w:line="360" w:lineRule="auto"/>
        <w:jc w:val="both"/>
        <w:sectPr w:rsidR="006C3158">
          <w:pgSz w:w="11930" w:h="16860"/>
          <w:pgMar w:top="1340" w:right="1275" w:bottom="1220" w:left="992" w:header="0" w:footer="1022" w:gutter="0"/>
          <w:cols w:space="720"/>
        </w:sectPr>
      </w:pPr>
    </w:p>
    <w:p w14:paraId="17C6B427" w14:textId="77777777" w:rsidR="006C3158" w:rsidRDefault="006C3158">
      <w:pPr>
        <w:pStyle w:val="BodyText"/>
        <w:ind w:left="0"/>
        <w:rPr>
          <w:sz w:val="50"/>
        </w:rPr>
      </w:pPr>
    </w:p>
    <w:p w14:paraId="3CFA0D04" w14:textId="77777777" w:rsidR="006C3158" w:rsidRDefault="006C3158">
      <w:pPr>
        <w:pStyle w:val="BodyText"/>
        <w:ind w:left="0"/>
        <w:rPr>
          <w:sz w:val="50"/>
        </w:rPr>
      </w:pPr>
    </w:p>
    <w:p w14:paraId="5FD22BEA" w14:textId="77777777" w:rsidR="006C3158" w:rsidRDefault="006C3158">
      <w:pPr>
        <w:pStyle w:val="BodyText"/>
        <w:ind w:left="0"/>
        <w:rPr>
          <w:sz w:val="50"/>
        </w:rPr>
      </w:pPr>
    </w:p>
    <w:p w14:paraId="1CEBAB91" w14:textId="77777777" w:rsidR="006C3158" w:rsidRDefault="006C3158">
      <w:pPr>
        <w:pStyle w:val="BodyText"/>
        <w:ind w:left="0"/>
        <w:rPr>
          <w:sz w:val="50"/>
        </w:rPr>
      </w:pPr>
    </w:p>
    <w:p w14:paraId="1821A14F" w14:textId="77777777" w:rsidR="006C3158" w:rsidRDefault="006C3158">
      <w:pPr>
        <w:pStyle w:val="BodyText"/>
        <w:ind w:left="0"/>
        <w:rPr>
          <w:sz w:val="50"/>
        </w:rPr>
      </w:pPr>
    </w:p>
    <w:p w14:paraId="5D36200D" w14:textId="77777777" w:rsidR="006C3158" w:rsidRDefault="006C3158">
      <w:pPr>
        <w:pStyle w:val="BodyText"/>
        <w:ind w:left="0"/>
        <w:rPr>
          <w:sz w:val="50"/>
        </w:rPr>
      </w:pPr>
    </w:p>
    <w:p w14:paraId="00787016" w14:textId="77777777" w:rsidR="006C3158" w:rsidRDefault="006C3158">
      <w:pPr>
        <w:pStyle w:val="BodyText"/>
        <w:ind w:left="0"/>
        <w:rPr>
          <w:sz w:val="50"/>
        </w:rPr>
      </w:pPr>
    </w:p>
    <w:p w14:paraId="2770BBE8" w14:textId="77777777" w:rsidR="006C3158" w:rsidRDefault="006C3158">
      <w:pPr>
        <w:pStyle w:val="BodyText"/>
        <w:ind w:left="0"/>
        <w:rPr>
          <w:sz w:val="50"/>
        </w:rPr>
      </w:pPr>
    </w:p>
    <w:p w14:paraId="2AE58ACD" w14:textId="77777777" w:rsidR="006C3158" w:rsidRDefault="006C3158">
      <w:pPr>
        <w:pStyle w:val="BodyText"/>
        <w:ind w:left="0"/>
        <w:rPr>
          <w:sz w:val="50"/>
        </w:rPr>
      </w:pPr>
    </w:p>
    <w:p w14:paraId="430A9F72" w14:textId="77777777" w:rsidR="006C3158" w:rsidRDefault="006C3158">
      <w:pPr>
        <w:pStyle w:val="BodyText"/>
        <w:spacing w:before="174"/>
        <w:ind w:left="0"/>
        <w:rPr>
          <w:sz w:val="50"/>
        </w:rPr>
      </w:pPr>
    </w:p>
    <w:p w14:paraId="0993A6C1" w14:textId="77777777" w:rsidR="006C3158" w:rsidRDefault="00000000">
      <w:pPr>
        <w:pStyle w:val="Heading1"/>
        <w:ind w:left="989"/>
      </w:pPr>
      <w:r>
        <w:rPr>
          <w:spacing w:val="-4"/>
        </w:rPr>
        <w:t>CHAPTER</w:t>
      </w:r>
      <w:r>
        <w:rPr>
          <w:spacing w:val="-18"/>
        </w:rPr>
        <w:t xml:space="preserve"> </w:t>
      </w:r>
      <w:r>
        <w:rPr>
          <w:spacing w:val="-4"/>
        </w:rPr>
        <w:t>-</w:t>
      </w:r>
      <w:r>
        <w:rPr>
          <w:spacing w:val="-10"/>
        </w:rPr>
        <w:t>7</w:t>
      </w:r>
    </w:p>
    <w:p w14:paraId="0070FD1A" w14:textId="77777777" w:rsidR="006C3158" w:rsidRDefault="006C3158">
      <w:pPr>
        <w:pStyle w:val="Heading1"/>
        <w:sectPr w:rsidR="006C3158">
          <w:pgSz w:w="11930" w:h="16860"/>
          <w:pgMar w:top="1940" w:right="1275" w:bottom="1220" w:left="992" w:header="0" w:footer="1022" w:gutter="0"/>
          <w:cols w:space="720"/>
        </w:sectPr>
      </w:pPr>
    </w:p>
    <w:p w14:paraId="09AA90C3" w14:textId="77777777" w:rsidR="006C3158" w:rsidRPr="00E3190A" w:rsidRDefault="00000000">
      <w:pPr>
        <w:pStyle w:val="Heading3"/>
        <w:spacing w:line="357" w:lineRule="auto"/>
        <w:ind w:left="3890" w:right="3610" w:hanging="2"/>
        <w:jc w:val="center"/>
        <w:rPr>
          <w:sz w:val="28"/>
          <w:szCs w:val="28"/>
        </w:rPr>
      </w:pPr>
      <w:r w:rsidRPr="006C28EC">
        <w:rPr>
          <w:sz w:val="30"/>
          <w:szCs w:val="30"/>
        </w:rPr>
        <w:lastRenderedPageBreak/>
        <w:t>CHAPTER -7</w:t>
      </w:r>
      <w:r>
        <w:t xml:space="preserve"> </w:t>
      </w:r>
      <w:r w:rsidRPr="00E3190A">
        <w:rPr>
          <w:spacing w:val="-2"/>
          <w:sz w:val="28"/>
          <w:szCs w:val="28"/>
        </w:rPr>
        <w:t>CONCLUSION</w:t>
      </w:r>
    </w:p>
    <w:p w14:paraId="24FA7233" w14:textId="3E73B9F6" w:rsidR="009F0476" w:rsidRPr="00DA6A79" w:rsidRDefault="00DA6A79" w:rsidP="002C0F05">
      <w:pPr>
        <w:pStyle w:val="BodyText"/>
        <w:spacing w:line="360" w:lineRule="auto"/>
        <w:jc w:val="both"/>
        <w:rPr>
          <w:sz w:val="28"/>
          <w:szCs w:val="28"/>
        </w:rPr>
      </w:pPr>
      <w:r>
        <w:rPr>
          <w:sz w:val="28"/>
          <w:szCs w:val="28"/>
        </w:rPr>
        <w:t xml:space="preserve">            </w:t>
      </w:r>
      <w:r w:rsidR="009F0476" w:rsidRPr="00DA6A79">
        <w:rPr>
          <w:sz w:val="28"/>
          <w:szCs w:val="28"/>
        </w:rPr>
        <w:t>The AgriConnect App is a technological innovation that addresses one of the most critical challenges in India</w:t>
      </w:r>
      <w:r w:rsidR="00C43560">
        <w:rPr>
          <w:sz w:val="28"/>
          <w:szCs w:val="28"/>
        </w:rPr>
        <w:t>’</w:t>
      </w:r>
      <w:r w:rsidR="009F0476" w:rsidRPr="00DA6A79">
        <w:rPr>
          <w:sz w:val="28"/>
          <w:szCs w:val="28"/>
        </w:rPr>
        <w:t>s agricultural landscape—bridging the gap between farmers and consumers. This project has been a comprehensive journey into understanding the problems in the traditional agricultural marketing system and proposing a smart, efficient, and scalable digital solution that empowers farmers, benefits consumers, and modernizes the entire supply chain.</w:t>
      </w:r>
    </w:p>
    <w:p w14:paraId="36FBC740" w14:textId="77777777" w:rsidR="009F0476" w:rsidRPr="00DA6A79" w:rsidRDefault="009F0476" w:rsidP="002C0F05">
      <w:pPr>
        <w:pStyle w:val="BodyText"/>
        <w:spacing w:line="360" w:lineRule="auto"/>
        <w:jc w:val="both"/>
        <w:rPr>
          <w:sz w:val="28"/>
          <w:szCs w:val="28"/>
        </w:rPr>
      </w:pPr>
    </w:p>
    <w:p w14:paraId="7417A8FB" w14:textId="77777777" w:rsidR="009F0476" w:rsidRPr="00DA6A79" w:rsidRDefault="009F0476" w:rsidP="002C0F05">
      <w:pPr>
        <w:pStyle w:val="BodyText"/>
        <w:spacing w:line="360" w:lineRule="auto"/>
        <w:jc w:val="both"/>
        <w:rPr>
          <w:sz w:val="28"/>
          <w:szCs w:val="28"/>
        </w:rPr>
      </w:pPr>
      <w:r w:rsidRPr="00DA6A79">
        <w:rPr>
          <w:sz w:val="28"/>
          <w:szCs w:val="28"/>
        </w:rPr>
        <w:t>At its core, the AgriConnect App is a web-based platform that allows farmers to list their agricultural produce with complete details, including name, variety, quantity, quality, location, and pricing. The app enables consumers to search for crops based on their geographical location using filters like state, district, village, or PIN code. One of the standout features of this system is the Hold/Unhold functionality, which allows consumers to temporarily reserve a crop, preventing others from claiming it until the decision is finalized. This mechanism not only reduces the chances of duplication or conflict but also provides real-time inventory control and transparency.</w:t>
      </w:r>
    </w:p>
    <w:p w14:paraId="4ABA9101" w14:textId="77777777" w:rsidR="009F0476" w:rsidRPr="00DA6A79" w:rsidRDefault="009F0476" w:rsidP="002C0F05">
      <w:pPr>
        <w:pStyle w:val="BodyText"/>
        <w:spacing w:line="360" w:lineRule="auto"/>
        <w:jc w:val="both"/>
        <w:rPr>
          <w:sz w:val="28"/>
          <w:szCs w:val="28"/>
        </w:rPr>
      </w:pPr>
    </w:p>
    <w:p w14:paraId="7259BBE3" w14:textId="77777777" w:rsidR="009F0476" w:rsidRPr="00DA6A79" w:rsidRDefault="009F0476" w:rsidP="002C0F05">
      <w:pPr>
        <w:pStyle w:val="BodyText"/>
        <w:spacing w:line="360" w:lineRule="auto"/>
        <w:jc w:val="both"/>
        <w:rPr>
          <w:sz w:val="28"/>
          <w:szCs w:val="28"/>
        </w:rPr>
      </w:pPr>
      <w:r w:rsidRPr="00DA6A79">
        <w:rPr>
          <w:sz w:val="28"/>
          <w:szCs w:val="28"/>
        </w:rPr>
        <w:t>Through the implementation of this project, we conducted a thorough system analysis, identifying the gaps in the current agricultural value chain, especially for small-scale farmers who face difficulties in accessing wider markets. Most farmers depend heavily on local middlemen, who often manipulate prices and reduce their profit margins. At the same time, urban consumers are forced to pay inflated prices for substandard produce. The AgriConnect App removes these intermediaries and facilitates direct farmer-to-consumer communication, ensuring fair trade, transparency, and trust.</w:t>
      </w:r>
    </w:p>
    <w:p w14:paraId="494F60F3" w14:textId="77777777" w:rsidR="00DA6A79" w:rsidRPr="00DA6A79" w:rsidRDefault="00DA6A79" w:rsidP="002C0F05">
      <w:pPr>
        <w:pStyle w:val="BodyText"/>
        <w:spacing w:line="360" w:lineRule="auto"/>
        <w:jc w:val="both"/>
        <w:rPr>
          <w:sz w:val="28"/>
          <w:szCs w:val="28"/>
        </w:rPr>
      </w:pPr>
    </w:p>
    <w:p w14:paraId="17A2C928" w14:textId="77777777" w:rsidR="00DA6A79" w:rsidRPr="00DA6A79" w:rsidRDefault="00DA6A79" w:rsidP="002C0F05">
      <w:pPr>
        <w:pStyle w:val="BodyText"/>
        <w:spacing w:line="360" w:lineRule="auto"/>
        <w:jc w:val="both"/>
        <w:rPr>
          <w:sz w:val="28"/>
          <w:szCs w:val="28"/>
        </w:rPr>
      </w:pPr>
    </w:p>
    <w:p w14:paraId="4430F2BD" w14:textId="3746E21E" w:rsidR="00771D5E" w:rsidRPr="00DA6A79" w:rsidRDefault="00771D5E" w:rsidP="002C0F05">
      <w:pPr>
        <w:pStyle w:val="BodyText"/>
        <w:spacing w:line="360" w:lineRule="auto"/>
        <w:jc w:val="both"/>
        <w:rPr>
          <w:sz w:val="28"/>
          <w:szCs w:val="28"/>
        </w:rPr>
      </w:pPr>
      <w:r w:rsidRPr="00DA6A79">
        <w:rPr>
          <w:sz w:val="28"/>
          <w:szCs w:val="28"/>
        </w:rPr>
        <w:lastRenderedPageBreak/>
        <w:t>The project involved multiple stages of analysis, design, and development. A detailed feasibility study proved that the system is technically viable, economically affordable, and operationally practical. Built using HTML, CSS, JavaScript, PHP, Bootstrap, and MySQL, the system leverages modern web technologies to create a robust backend and a responsive, user-friendly frontend. The app is designed to be mobile-compatible, allowing users in rural areas with limited access to computers to still benefit from the service through their smartphones.</w:t>
      </w:r>
    </w:p>
    <w:p w14:paraId="24DD1B39" w14:textId="77777777" w:rsidR="00771D5E" w:rsidRPr="00DA6A79" w:rsidRDefault="00771D5E" w:rsidP="002C0F05">
      <w:pPr>
        <w:pStyle w:val="BodyText"/>
        <w:spacing w:line="360" w:lineRule="auto"/>
        <w:jc w:val="both"/>
        <w:rPr>
          <w:sz w:val="28"/>
          <w:szCs w:val="28"/>
        </w:rPr>
      </w:pPr>
    </w:p>
    <w:p w14:paraId="516A1606" w14:textId="77777777" w:rsidR="00771D5E" w:rsidRPr="00DA6A79" w:rsidRDefault="00771D5E" w:rsidP="002C0F05">
      <w:pPr>
        <w:pStyle w:val="BodyText"/>
        <w:spacing w:line="360" w:lineRule="auto"/>
        <w:jc w:val="both"/>
        <w:rPr>
          <w:sz w:val="28"/>
          <w:szCs w:val="28"/>
        </w:rPr>
      </w:pPr>
      <w:r w:rsidRPr="00DA6A79">
        <w:rPr>
          <w:sz w:val="28"/>
          <w:szCs w:val="28"/>
        </w:rPr>
        <w:t>One of the major highlights of the AgriConnect system is its location-based filtering, which is achieved using either manual input or simulated geolocation APIs. This ensures that consumers can see only the crops available in their vicinity, reducing transportation costs and encouraging local purchasing. Furthermore, the real-time notification system alerts farmers whenever a consumer holds a crop, ensuring timely updates and improved decision-making.</w:t>
      </w:r>
    </w:p>
    <w:p w14:paraId="6DDBC67C" w14:textId="77777777" w:rsidR="00771D5E" w:rsidRPr="00DA6A79" w:rsidRDefault="00771D5E" w:rsidP="002C0F05">
      <w:pPr>
        <w:pStyle w:val="BodyText"/>
        <w:spacing w:line="360" w:lineRule="auto"/>
        <w:jc w:val="both"/>
        <w:rPr>
          <w:sz w:val="28"/>
          <w:szCs w:val="28"/>
        </w:rPr>
      </w:pPr>
    </w:p>
    <w:p w14:paraId="235A68E0" w14:textId="77777777" w:rsidR="00771D5E" w:rsidRPr="00DA6A79" w:rsidRDefault="00771D5E" w:rsidP="002C0F05">
      <w:pPr>
        <w:pStyle w:val="BodyText"/>
        <w:spacing w:line="360" w:lineRule="auto"/>
        <w:jc w:val="both"/>
        <w:rPr>
          <w:sz w:val="28"/>
          <w:szCs w:val="28"/>
        </w:rPr>
      </w:pPr>
      <w:r w:rsidRPr="00DA6A79">
        <w:rPr>
          <w:sz w:val="28"/>
          <w:szCs w:val="28"/>
        </w:rPr>
        <w:t>From a data management perspective, the project adopts a relational database model to efficiently handle user records, crop details, hold/unhold status, and transaction logs. The system has been designed keeping data integrity, security, and privacy in mind. Farmers and consumers are authenticated during the registration/login process, and sensitive information such as passwords is encrypted.</w:t>
      </w:r>
    </w:p>
    <w:p w14:paraId="5E762D85" w14:textId="77777777" w:rsidR="00771D5E" w:rsidRPr="00DA6A79" w:rsidRDefault="00771D5E" w:rsidP="002C0F05">
      <w:pPr>
        <w:pStyle w:val="BodyText"/>
        <w:spacing w:line="360" w:lineRule="auto"/>
        <w:jc w:val="both"/>
        <w:rPr>
          <w:sz w:val="28"/>
          <w:szCs w:val="28"/>
        </w:rPr>
      </w:pPr>
    </w:p>
    <w:p w14:paraId="76BD207A" w14:textId="5E07302E" w:rsidR="00771D5E" w:rsidRPr="00DA6A79" w:rsidRDefault="00771D5E" w:rsidP="002C0F05">
      <w:pPr>
        <w:pStyle w:val="BodyText"/>
        <w:spacing w:line="360" w:lineRule="auto"/>
        <w:jc w:val="both"/>
        <w:rPr>
          <w:sz w:val="28"/>
          <w:szCs w:val="28"/>
        </w:rPr>
      </w:pPr>
      <w:r w:rsidRPr="00DA6A79">
        <w:rPr>
          <w:sz w:val="28"/>
          <w:szCs w:val="28"/>
        </w:rPr>
        <w:t>In addition to core functionalities, this project was envisioned with future scalability in mind. Potential extensions include the integration of Aadhaar-based authentication, multi-language support, mobile app development, AI-driven recommendations, and price prediction models using machine learning. These features can significantly enhance the platform</w:t>
      </w:r>
      <w:r w:rsidR="00C43560">
        <w:rPr>
          <w:sz w:val="28"/>
          <w:szCs w:val="28"/>
        </w:rPr>
        <w:t>’</w:t>
      </w:r>
      <w:r w:rsidRPr="00DA6A79">
        <w:rPr>
          <w:sz w:val="28"/>
          <w:szCs w:val="28"/>
        </w:rPr>
        <w:t>s utility and user experience, making it adaptable to various regions across India.</w:t>
      </w:r>
    </w:p>
    <w:p w14:paraId="4CE91A0A" w14:textId="77777777" w:rsidR="00771D5E" w:rsidRPr="00DA6A79" w:rsidRDefault="00771D5E" w:rsidP="002C0F05">
      <w:pPr>
        <w:pStyle w:val="BodyText"/>
        <w:spacing w:line="360" w:lineRule="auto"/>
        <w:jc w:val="both"/>
        <w:rPr>
          <w:sz w:val="28"/>
          <w:szCs w:val="28"/>
        </w:rPr>
      </w:pPr>
      <w:r w:rsidRPr="00DA6A79">
        <w:rPr>
          <w:sz w:val="28"/>
          <w:szCs w:val="28"/>
        </w:rPr>
        <w:t xml:space="preserve">Another aspect of significance is the offline payment and negotiation feature, </w:t>
      </w:r>
      <w:r w:rsidRPr="00DA6A79">
        <w:rPr>
          <w:sz w:val="28"/>
          <w:szCs w:val="28"/>
        </w:rPr>
        <w:lastRenderedPageBreak/>
        <w:t>which reflects the real-world behavior of rural and semi-urban communities. While most e-commerce platforms focus solely on online payments, the AgriConnect App acknowledges the practical need for cash-based transactions and offline communication. This increases adoption, particularly among less tech-savvy users.</w:t>
      </w:r>
    </w:p>
    <w:p w14:paraId="2598C541" w14:textId="77777777" w:rsidR="00771D5E" w:rsidRPr="00DA6A79" w:rsidRDefault="00771D5E" w:rsidP="002C0F05">
      <w:pPr>
        <w:pStyle w:val="BodyText"/>
        <w:spacing w:line="360" w:lineRule="auto"/>
        <w:jc w:val="both"/>
        <w:rPr>
          <w:sz w:val="28"/>
          <w:szCs w:val="28"/>
        </w:rPr>
      </w:pPr>
    </w:p>
    <w:p w14:paraId="70D41D5C" w14:textId="55DAF7C0" w:rsidR="00771D5E" w:rsidRPr="00DA6A79" w:rsidRDefault="00771D5E" w:rsidP="002C0F05">
      <w:pPr>
        <w:pStyle w:val="BodyText"/>
        <w:spacing w:line="360" w:lineRule="auto"/>
        <w:jc w:val="both"/>
        <w:rPr>
          <w:sz w:val="28"/>
          <w:szCs w:val="28"/>
        </w:rPr>
      </w:pPr>
      <w:r w:rsidRPr="00DA6A79">
        <w:rPr>
          <w:sz w:val="28"/>
          <w:szCs w:val="28"/>
        </w:rPr>
        <w:t>The project's impact on society and the agriculture ecosystem cannot be overstated. By eliminating intermediaries, reducing exploitation, and increasing farmers</w:t>
      </w:r>
      <w:r w:rsidR="00C43560">
        <w:rPr>
          <w:sz w:val="28"/>
          <w:szCs w:val="28"/>
        </w:rPr>
        <w:t>’</w:t>
      </w:r>
      <w:r w:rsidRPr="00DA6A79">
        <w:rPr>
          <w:sz w:val="28"/>
          <w:szCs w:val="28"/>
        </w:rPr>
        <w:t xml:space="preserve"> earnings, the platform contributes directly to rural development and economic empowerment. For consumers, it brings the benefit of fresh, locally sourced produce at affordable prices with the confidence of knowing the source of their food.</w:t>
      </w:r>
    </w:p>
    <w:p w14:paraId="14774EF5" w14:textId="77777777" w:rsidR="00771D5E" w:rsidRPr="00DA6A79" w:rsidRDefault="00771D5E" w:rsidP="002C0F05">
      <w:pPr>
        <w:pStyle w:val="BodyText"/>
        <w:spacing w:line="360" w:lineRule="auto"/>
        <w:jc w:val="both"/>
        <w:rPr>
          <w:sz w:val="28"/>
          <w:szCs w:val="28"/>
        </w:rPr>
      </w:pPr>
    </w:p>
    <w:p w14:paraId="49E05292" w14:textId="021A5969" w:rsidR="00771D5E" w:rsidRPr="00DA6A79" w:rsidRDefault="00771D5E" w:rsidP="002C0F05">
      <w:pPr>
        <w:pStyle w:val="BodyText"/>
        <w:spacing w:line="360" w:lineRule="auto"/>
        <w:jc w:val="both"/>
        <w:rPr>
          <w:sz w:val="28"/>
          <w:szCs w:val="28"/>
        </w:rPr>
      </w:pPr>
      <w:r w:rsidRPr="00DA6A79">
        <w:rPr>
          <w:sz w:val="28"/>
          <w:szCs w:val="28"/>
        </w:rPr>
        <w:t>Additionally, the project taught us the importance of access control, role-based dashboards, and UI differentiation for different users (Farmers and Consumers). These features not only enhance the application</w:t>
      </w:r>
      <w:r w:rsidR="00C43560">
        <w:rPr>
          <w:sz w:val="28"/>
          <w:szCs w:val="28"/>
        </w:rPr>
        <w:t>’</w:t>
      </w:r>
      <w:r w:rsidRPr="00DA6A79">
        <w:rPr>
          <w:sz w:val="28"/>
          <w:szCs w:val="28"/>
        </w:rPr>
        <w:t>s security but also personalize the experience based on user roles. For example, a farmer dashboard displays upload history, notifications, and crop status, while a consumer dashboard shows search filters, held crops, and contact options.</w:t>
      </w:r>
    </w:p>
    <w:p w14:paraId="3DCC8AA6" w14:textId="77777777" w:rsidR="00771D5E" w:rsidRPr="00DA6A79" w:rsidRDefault="00771D5E" w:rsidP="002C0F05">
      <w:pPr>
        <w:pStyle w:val="BodyText"/>
        <w:spacing w:line="360" w:lineRule="auto"/>
        <w:jc w:val="both"/>
        <w:rPr>
          <w:sz w:val="28"/>
          <w:szCs w:val="28"/>
        </w:rPr>
      </w:pPr>
    </w:p>
    <w:p w14:paraId="6AEFD373" w14:textId="77777777" w:rsidR="00771D5E" w:rsidRPr="00DA6A79" w:rsidRDefault="00771D5E" w:rsidP="002C0F05">
      <w:pPr>
        <w:pStyle w:val="BodyText"/>
        <w:spacing w:line="360" w:lineRule="auto"/>
        <w:jc w:val="both"/>
        <w:rPr>
          <w:sz w:val="28"/>
          <w:szCs w:val="28"/>
        </w:rPr>
      </w:pPr>
      <w:r w:rsidRPr="00DA6A79">
        <w:rPr>
          <w:sz w:val="28"/>
          <w:szCs w:val="28"/>
        </w:rPr>
        <w:t>To summarize, this project has successfully transformed a real-world issue into a workable digital solution using a combination of software engineering principles, system analysis techniques, and cutting-edge web development technologies. It aligns with national missions like Digital India and Atmanirbhar Bharat, contributing toward agriculture digitization and farmer empowerment.</w:t>
      </w:r>
    </w:p>
    <w:p w14:paraId="0F894158" w14:textId="77777777" w:rsidR="00771D5E" w:rsidRPr="00DA6A79" w:rsidRDefault="00771D5E" w:rsidP="002C0F05">
      <w:pPr>
        <w:pStyle w:val="BodyText"/>
        <w:spacing w:line="360" w:lineRule="auto"/>
        <w:jc w:val="both"/>
        <w:rPr>
          <w:sz w:val="28"/>
          <w:szCs w:val="28"/>
        </w:rPr>
      </w:pPr>
    </w:p>
    <w:p w14:paraId="522C24C2" w14:textId="77777777" w:rsidR="00771D5E" w:rsidRPr="00DA6A79" w:rsidRDefault="00771D5E" w:rsidP="002C0F05">
      <w:pPr>
        <w:pStyle w:val="BodyText"/>
        <w:spacing w:line="360" w:lineRule="auto"/>
        <w:jc w:val="both"/>
        <w:rPr>
          <w:sz w:val="28"/>
          <w:szCs w:val="28"/>
        </w:rPr>
      </w:pPr>
    </w:p>
    <w:p w14:paraId="29E8717A" w14:textId="77777777" w:rsidR="00771D5E" w:rsidRDefault="00771D5E" w:rsidP="002C0F05">
      <w:pPr>
        <w:pStyle w:val="BodyText"/>
        <w:spacing w:line="360" w:lineRule="auto"/>
        <w:jc w:val="both"/>
        <w:rPr>
          <w:sz w:val="28"/>
          <w:szCs w:val="28"/>
        </w:rPr>
      </w:pPr>
    </w:p>
    <w:p w14:paraId="16358D7C" w14:textId="77777777" w:rsidR="00DA6A79" w:rsidRPr="00E3190A" w:rsidRDefault="00DA6A79" w:rsidP="002C0F05">
      <w:pPr>
        <w:pStyle w:val="BodyText"/>
        <w:spacing w:line="360" w:lineRule="auto"/>
        <w:jc w:val="both"/>
        <w:rPr>
          <w:sz w:val="28"/>
          <w:szCs w:val="28"/>
        </w:rPr>
      </w:pPr>
    </w:p>
    <w:p w14:paraId="663F61DC" w14:textId="77777777" w:rsidR="00771D5E" w:rsidRPr="00E3190A" w:rsidRDefault="00771D5E" w:rsidP="002C0F05">
      <w:pPr>
        <w:pStyle w:val="BodyText"/>
        <w:spacing w:line="360" w:lineRule="auto"/>
        <w:jc w:val="both"/>
        <w:rPr>
          <w:sz w:val="28"/>
          <w:szCs w:val="28"/>
        </w:rPr>
      </w:pPr>
    </w:p>
    <w:p w14:paraId="3DF509CF" w14:textId="77777777" w:rsidR="00771D5E" w:rsidRPr="00E3190A" w:rsidRDefault="00771D5E" w:rsidP="002C0F05">
      <w:pPr>
        <w:pStyle w:val="BodyText"/>
        <w:spacing w:line="360" w:lineRule="auto"/>
        <w:jc w:val="both"/>
        <w:rPr>
          <w:sz w:val="28"/>
          <w:szCs w:val="28"/>
        </w:rPr>
      </w:pPr>
    </w:p>
    <w:p w14:paraId="3E89632E" w14:textId="77777777" w:rsidR="00771D5E" w:rsidRPr="00E3190A" w:rsidRDefault="00771D5E" w:rsidP="002C0F05">
      <w:pPr>
        <w:pStyle w:val="BodyText"/>
        <w:spacing w:line="360" w:lineRule="auto"/>
        <w:jc w:val="both"/>
        <w:rPr>
          <w:sz w:val="28"/>
          <w:szCs w:val="28"/>
        </w:rPr>
      </w:pPr>
    </w:p>
    <w:p w14:paraId="4A47B52A" w14:textId="77777777" w:rsidR="00771D5E" w:rsidRPr="00E3190A" w:rsidRDefault="00771D5E" w:rsidP="002C0F05">
      <w:pPr>
        <w:pStyle w:val="BodyText"/>
        <w:spacing w:line="360" w:lineRule="auto"/>
        <w:jc w:val="both"/>
        <w:rPr>
          <w:sz w:val="28"/>
          <w:szCs w:val="28"/>
        </w:rPr>
      </w:pPr>
      <w:r w:rsidRPr="00E3190A">
        <w:rPr>
          <w:b/>
          <w:bCs/>
          <w:sz w:val="28"/>
          <w:szCs w:val="28"/>
        </w:rPr>
        <w:t>Key Achievements of the Project</w:t>
      </w:r>
      <w:r w:rsidRPr="00E3190A">
        <w:rPr>
          <w:sz w:val="28"/>
          <w:szCs w:val="28"/>
        </w:rPr>
        <w:t>:</w:t>
      </w:r>
    </w:p>
    <w:p w14:paraId="3BFDF828" w14:textId="77777777" w:rsidR="00771D5E" w:rsidRPr="00E3190A" w:rsidRDefault="00771D5E" w:rsidP="002C0F05">
      <w:pPr>
        <w:pStyle w:val="BodyText"/>
        <w:spacing w:line="360" w:lineRule="auto"/>
        <w:jc w:val="both"/>
        <w:rPr>
          <w:sz w:val="28"/>
          <w:szCs w:val="28"/>
        </w:rPr>
      </w:pPr>
    </w:p>
    <w:p w14:paraId="5CFF5B27" w14:textId="448A07DD" w:rsidR="00771D5E" w:rsidRPr="00E3190A" w:rsidRDefault="00771D5E" w:rsidP="002C0F05">
      <w:pPr>
        <w:pStyle w:val="BodyText"/>
        <w:numPr>
          <w:ilvl w:val="0"/>
          <w:numId w:val="127"/>
        </w:numPr>
        <w:spacing w:line="360" w:lineRule="auto"/>
        <w:jc w:val="both"/>
        <w:rPr>
          <w:sz w:val="28"/>
          <w:szCs w:val="28"/>
        </w:rPr>
      </w:pPr>
      <w:r w:rsidRPr="00E3190A">
        <w:rPr>
          <w:sz w:val="28"/>
          <w:szCs w:val="28"/>
        </w:rPr>
        <w:t>Developed a location-based crop marketplace with role-based dashboards.</w:t>
      </w:r>
    </w:p>
    <w:p w14:paraId="273BF80A" w14:textId="0D6D823E" w:rsidR="00771D5E" w:rsidRPr="00E3190A" w:rsidRDefault="00771D5E" w:rsidP="002C0F05">
      <w:pPr>
        <w:pStyle w:val="BodyText"/>
        <w:numPr>
          <w:ilvl w:val="0"/>
          <w:numId w:val="127"/>
        </w:numPr>
        <w:spacing w:line="360" w:lineRule="auto"/>
        <w:jc w:val="both"/>
        <w:rPr>
          <w:sz w:val="28"/>
          <w:szCs w:val="28"/>
        </w:rPr>
      </w:pPr>
      <w:r w:rsidRPr="00E3190A">
        <w:rPr>
          <w:sz w:val="28"/>
          <w:szCs w:val="28"/>
        </w:rPr>
        <w:t>Enabled direct communication between farmers and consumers.</w:t>
      </w:r>
    </w:p>
    <w:p w14:paraId="2818B5EA" w14:textId="08C5A154" w:rsidR="00771D5E" w:rsidRPr="00E3190A" w:rsidRDefault="00771D5E" w:rsidP="002C0F05">
      <w:pPr>
        <w:pStyle w:val="BodyText"/>
        <w:numPr>
          <w:ilvl w:val="0"/>
          <w:numId w:val="127"/>
        </w:numPr>
        <w:spacing w:line="360" w:lineRule="auto"/>
        <w:jc w:val="both"/>
        <w:rPr>
          <w:sz w:val="28"/>
          <w:szCs w:val="28"/>
        </w:rPr>
      </w:pPr>
      <w:r w:rsidRPr="00E3190A">
        <w:rPr>
          <w:sz w:val="28"/>
          <w:szCs w:val="28"/>
        </w:rPr>
        <w:t>Implemented real-time notifications and crop availability status.</w:t>
      </w:r>
    </w:p>
    <w:p w14:paraId="5802E76C" w14:textId="4B9D2959" w:rsidR="00771D5E" w:rsidRPr="00E3190A" w:rsidRDefault="00771D5E" w:rsidP="002C0F05">
      <w:pPr>
        <w:pStyle w:val="BodyText"/>
        <w:numPr>
          <w:ilvl w:val="0"/>
          <w:numId w:val="127"/>
        </w:numPr>
        <w:spacing w:line="360" w:lineRule="auto"/>
        <w:jc w:val="both"/>
        <w:rPr>
          <w:sz w:val="28"/>
          <w:szCs w:val="28"/>
        </w:rPr>
      </w:pPr>
      <w:r w:rsidRPr="00E3190A">
        <w:rPr>
          <w:sz w:val="28"/>
          <w:szCs w:val="28"/>
        </w:rPr>
        <w:t>Designed with scalability, data privacy, and user-friendliness in mind.</w:t>
      </w:r>
    </w:p>
    <w:p w14:paraId="04D72D6F" w14:textId="0FBB2616" w:rsidR="00771D5E" w:rsidRPr="00E3190A" w:rsidRDefault="00771D5E" w:rsidP="002C0F05">
      <w:pPr>
        <w:pStyle w:val="BodyText"/>
        <w:numPr>
          <w:ilvl w:val="0"/>
          <w:numId w:val="127"/>
        </w:numPr>
        <w:spacing w:line="360" w:lineRule="auto"/>
        <w:jc w:val="both"/>
        <w:rPr>
          <w:sz w:val="28"/>
          <w:szCs w:val="28"/>
        </w:rPr>
      </w:pPr>
      <w:r w:rsidRPr="00E3190A">
        <w:rPr>
          <w:sz w:val="28"/>
          <w:szCs w:val="28"/>
        </w:rPr>
        <w:t>Offered offline negotiation and dual payment options to reflect rural practices.</w:t>
      </w:r>
    </w:p>
    <w:p w14:paraId="2D239926" w14:textId="77777777" w:rsidR="00771D5E" w:rsidRPr="00E3190A" w:rsidRDefault="00771D5E" w:rsidP="002C0F05">
      <w:pPr>
        <w:pStyle w:val="BodyText"/>
        <w:spacing w:line="360" w:lineRule="auto"/>
        <w:ind w:left="1168"/>
        <w:jc w:val="both"/>
        <w:rPr>
          <w:sz w:val="28"/>
          <w:szCs w:val="28"/>
        </w:rPr>
      </w:pPr>
    </w:p>
    <w:p w14:paraId="4DF69E04" w14:textId="77777777" w:rsidR="00771D5E" w:rsidRPr="00E3190A" w:rsidRDefault="00771D5E" w:rsidP="002C0F05">
      <w:pPr>
        <w:pStyle w:val="BodyText"/>
        <w:spacing w:line="360" w:lineRule="auto"/>
        <w:jc w:val="both"/>
        <w:rPr>
          <w:sz w:val="28"/>
          <w:szCs w:val="28"/>
        </w:rPr>
      </w:pPr>
      <w:r w:rsidRPr="00E3190A">
        <w:rPr>
          <w:b/>
          <w:bCs/>
          <w:sz w:val="28"/>
          <w:szCs w:val="28"/>
        </w:rPr>
        <w:t>Future Scope</w:t>
      </w:r>
      <w:r w:rsidRPr="00E3190A">
        <w:rPr>
          <w:sz w:val="28"/>
          <w:szCs w:val="28"/>
        </w:rPr>
        <w:t>:</w:t>
      </w:r>
    </w:p>
    <w:p w14:paraId="0918DD1E" w14:textId="77777777" w:rsidR="00771D5E" w:rsidRPr="00E3190A" w:rsidRDefault="00771D5E" w:rsidP="002C0F05">
      <w:pPr>
        <w:pStyle w:val="BodyText"/>
        <w:spacing w:line="360" w:lineRule="auto"/>
        <w:jc w:val="both"/>
        <w:rPr>
          <w:sz w:val="28"/>
          <w:szCs w:val="28"/>
        </w:rPr>
      </w:pPr>
    </w:p>
    <w:p w14:paraId="0DD82B6F" w14:textId="5BE6619B" w:rsidR="00771D5E" w:rsidRPr="00E3190A" w:rsidRDefault="00771D5E" w:rsidP="002C0F05">
      <w:pPr>
        <w:pStyle w:val="BodyText"/>
        <w:numPr>
          <w:ilvl w:val="0"/>
          <w:numId w:val="126"/>
        </w:numPr>
        <w:spacing w:line="360" w:lineRule="auto"/>
        <w:jc w:val="both"/>
        <w:rPr>
          <w:sz w:val="28"/>
          <w:szCs w:val="28"/>
        </w:rPr>
      </w:pPr>
      <w:r w:rsidRPr="00E3190A">
        <w:rPr>
          <w:sz w:val="28"/>
          <w:szCs w:val="28"/>
        </w:rPr>
        <w:t>Mobile application for Android and iOS platforms.</w:t>
      </w:r>
    </w:p>
    <w:p w14:paraId="32710C68" w14:textId="77777777" w:rsidR="00771D5E" w:rsidRPr="00E3190A" w:rsidRDefault="00771D5E" w:rsidP="002C0F05">
      <w:pPr>
        <w:pStyle w:val="BodyText"/>
        <w:numPr>
          <w:ilvl w:val="0"/>
          <w:numId w:val="126"/>
        </w:numPr>
        <w:spacing w:line="360" w:lineRule="auto"/>
        <w:jc w:val="both"/>
        <w:rPr>
          <w:sz w:val="28"/>
          <w:szCs w:val="28"/>
        </w:rPr>
      </w:pPr>
      <w:r w:rsidRPr="00E3190A">
        <w:rPr>
          <w:sz w:val="28"/>
          <w:szCs w:val="28"/>
        </w:rPr>
        <w:t>Aadhaar or eKYC integration for verified registrations.</w:t>
      </w:r>
    </w:p>
    <w:p w14:paraId="3CBC5BB1" w14:textId="1F0BCEEE" w:rsidR="004C4524" w:rsidRPr="004C4524" w:rsidRDefault="004C4524" w:rsidP="002C0F05">
      <w:pPr>
        <w:pStyle w:val="BodyText"/>
        <w:numPr>
          <w:ilvl w:val="0"/>
          <w:numId w:val="126"/>
        </w:numPr>
        <w:spacing w:line="360" w:lineRule="auto"/>
        <w:jc w:val="both"/>
        <w:rPr>
          <w:sz w:val="28"/>
          <w:szCs w:val="28"/>
        </w:rPr>
      </w:pPr>
      <w:r w:rsidRPr="004C4524">
        <w:rPr>
          <w:sz w:val="28"/>
          <w:szCs w:val="28"/>
        </w:rPr>
        <w:t>Dynamic pricing models using AI.</w:t>
      </w:r>
    </w:p>
    <w:p w14:paraId="732B9B56" w14:textId="76A2130B" w:rsidR="004C4524" w:rsidRPr="004C4524" w:rsidRDefault="004C4524" w:rsidP="002C0F05">
      <w:pPr>
        <w:pStyle w:val="BodyText"/>
        <w:numPr>
          <w:ilvl w:val="0"/>
          <w:numId w:val="126"/>
        </w:numPr>
        <w:spacing w:line="360" w:lineRule="auto"/>
        <w:jc w:val="both"/>
        <w:rPr>
          <w:sz w:val="28"/>
          <w:szCs w:val="28"/>
        </w:rPr>
      </w:pPr>
      <w:r w:rsidRPr="004C4524">
        <w:rPr>
          <w:sz w:val="28"/>
          <w:szCs w:val="28"/>
        </w:rPr>
        <w:t>Logistics and delivery tracking integration.</w:t>
      </w:r>
    </w:p>
    <w:p w14:paraId="0478A343" w14:textId="43076E82" w:rsidR="004C4524" w:rsidRPr="00E3190A" w:rsidRDefault="004C4524" w:rsidP="002C0F05">
      <w:pPr>
        <w:pStyle w:val="BodyText"/>
        <w:numPr>
          <w:ilvl w:val="0"/>
          <w:numId w:val="126"/>
        </w:numPr>
        <w:spacing w:line="360" w:lineRule="auto"/>
        <w:jc w:val="both"/>
        <w:rPr>
          <w:sz w:val="28"/>
          <w:szCs w:val="28"/>
        </w:rPr>
      </w:pPr>
      <w:r w:rsidRPr="004C4524">
        <w:rPr>
          <w:sz w:val="28"/>
          <w:szCs w:val="28"/>
        </w:rPr>
        <w:t>Feedback and rating system for both farmers and consumers.</w:t>
      </w:r>
    </w:p>
    <w:p w14:paraId="55645A10" w14:textId="77777777" w:rsidR="00771D5E" w:rsidRPr="00E3190A" w:rsidRDefault="00771D5E" w:rsidP="002C0F05">
      <w:pPr>
        <w:pStyle w:val="BodyText"/>
        <w:numPr>
          <w:ilvl w:val="0"/>
          <w:numId w:val="126"/>
        </w:numPr>
        <w:spacing w:line="360" w:lineRule="auto"/>
        <w:jc w:val="both"/>
        <w:rPr>
          <w:sz w:val="28"/>
          <w:szCs w:val="28"/>
        </w:rPr>
      </w:pPr>
      <w:r w:rsidRPr="00E3190A">
        <w:rPr>
          <w:sz w:val="28"/>
          <w:szCs w:val="28"/>
        </w:rPr>
        <w:t>Feedback and rating system for both farmers and consumers.</w:t>
      </w:r>
    </w:p>
    <w:p w14:paraId="05DFFF4B" w14:textId="77777777" w:rsidR="00771D5E" w:rsidRPr="00E3190A" w:rsidRDefault="00771D5E" w:rsidP="002C0F05">
      <w:pPr>
        <w:pStyle w:val="BodyText"/>
        <w:spacing w:line="360" w:lineRule="auto"/>
        <w:jc w:val="both"/>
        <w:rPr>
          <w:sz w:val="28"/>
          <w:szCs w:val="28"/>
        </w:rPr>
      </w:pPr>
    </w:p>
    <w:p w14:paraId="00F6EA2D" w14:textId="77777777" w:rsidR="009F0476" w:rsidRPr="00E3190A" w:rsidRDefault="009F0476" w:rsidP="002C0F05">
      <w:pPr>
        <w:pStyle w:val="BodyText"/>
        <w:spacing w:line="360" w:lineRule="auto"/>
        <w:jc w:val="both"/>
        <w:rPr>
          <w:sz w:val="28"/>
          <w:szCs w:val="28"/>
        </w:rPr>
      </w:pPr>
    </w:p>
    <w:p w14:paraId="2429BD07" w14:textId="77777777" w:rsidR="006C3158" w:rsidRDefault="006C3158">
      <w:pPr>
        <w:pStyle w:val="BodyText"/>
        <w:spacing w:line="360" w:lineRule="auto"/>
        <w:jc w:val="both"/>
        <w:sectPr w:rsidR="006C3158">
          <w:pgSz w:w="11930" w:h="16860"/>
          <w:pgMar w:top="1340" w:right="1275" w:bottom="1220" w:left="992" w:header="0" w:footer="1022" w:gutter="0"/>
          <w:cols w:space="720"/>
        </w:sectPr>
      </w:pPr>
    </w:p>
    <w:p w14:paraId="7045699E" w14:textId="77777777" w:rsidR="006C3158" w:rsidRDefault="006C3158">
      <w:pPr>
        <w:pStyle w:val="BodyText"/>
        <w:ind w:left="0"/>
        <w:rPr>
          <w:sz w:val="50"/>
        </w:rPr>
      </w:pPr>
    </w:p>
    <w:p w14:paraId="31F1B574" w14:textId="77777777" w:rsidR="006C3158" w:rsidRDefault="006C3158">
      <w:pPr>
        <w:pStyle w:val="BodyText"/>
        <w:ind w:left="0"/>
        <w:rPr>
          <w:sz w:val="50"/>
        </w:rPr>
      </w:pPr>
    </w:p>
    <w:p w14:paraId="20CB0214" w14:textId="77777777" w:rsidR="006C3158" w:rsidRDefault="006C3158">
      <w:pPr>
        <w:pStyle w:val="BodyText"/>
        <w:ind w:left="0"/>
        <w:rPr>
          <w:sz w:val="50"/>
        </w:rPr>
      </w:pPr>
    </w:p>
    <w:p w14:paraId="271B7210" w14:textId="77777777" w:rsidR="006C3158" w:rsidRDefault="006C3158">
      <w:pPr>
        <w:pStyle w:val="BodyText"/>
        <w:ind w:left="0"/>
        <w:rPr>
          <w:sz w:val="50"/>
        </w:rPr>
      </w:pPr>
    </w:p>
    <w:p w14:paraId="62F39D83" w14:textId="77777777" w:rsidR="006C3158" w:rsidRDefault="006C3158">
      <w:pPr>
        <w:pStyle w:val="BodyText"/>
        <w:ind w:left="0"/>
        <w:rPr>
          <w:sz w:val="50"/>
        </w:rPr>
      </w:pPr>
    </w:p>
    <w:p w14:paraId="36EE924B" w14:textId="77777777" w:rsidR="006C3158" w:rsidRDefault="006C3158">
      <w:pPr>
        <w:pStyle w:val="BodyText"/>
        <w:ind w:left="0"/>
        <w:rPr>
          <w:sz w:val="50"/>
        </w:rPr>
      </w:pPr>
    </w:p>
    <w:p w14:paraId="796F09B4" w14:textId="77777777" w:rsidR="006C3158" w:rsidRDefault="006C3158">
      <w:pPr>
        <w:pStyle w:val="BodyText"/>
        <w:ind w:left="0"/>
        <w:rPr>
          <w:sz w:val="50"/>
        </w:rPr>
      </w:pPr>
    </w:p>
    <w:p w14:paraId="33D44304" w14:textId="77777777" w:rsidR="006C3158" w:rsidRDefault="006C3158">
      <w:pPr>
        <w:pStyle w:val="BodyText"/>
        <w:spacing w:before="565"/>
        <w:ind w:left="0"/>
        <w:rPr>
          <w:sz w:val="50"/>
        </w:rPr>
      </w:pPr>
    </w:p>
    <w:p w14:paraId="711BB768" w14:textId="77777777" w:rsidR="006C3158" w:rsidRDefault="00000000">
      <w:pPr>
        <w:pStyle w:val="Heading1"/>
      </w:pPr>
      <w:r>
        <w:rPr>
          <w:spacing w:val="-4"/>
        </w:rPr>
        <w:t>CHAPTER</w:t>
      </w:r>
      <w:r>
        <w:rPr>
          <w:spacing w:val="-16"/>
        </w:rPr>
        <w:t xml:space="preserve"> </w:t>
      </w:r>
      <w:r>
        <w:rPr>
          <w:spacing w:val="-4"/>
        </w:rPr>
        <w:t>-</w:t>
      </w:r>
      <w:r>
        <w:rPr>
          <w:spacing w:val="-10"/>
        </w:rPr>
        <w:t>8</w:t>
      </w:r>
    </w:p>
    <w:p w14:paraId="4F581182" w14:textId="77777777" w:rsidR="006C3158" w:rsidRDefault="006C3158">
      <w:pPr>
        <w:pStyle w:val="Heading1"/>
        <w:sectPr w:rsidR="006C3158">
          <w:pgSz w:w="11930" w:h="16860"/>
          <w:pgMar w:top="1940" w:right="1275" w:bottom="1220" w:left="992" w:header="0" w:footer="1022" w:gutter="0"/>
          <w:cols w:space="720"/>
        </w:sectPr>
      </w:pPr>
    </w:p>
    <w:p w14:paraId="56CA8A83" w14:textId="32669F3C" w:rsidR="006C3158" w:rsidRPr="000C7CCF" w:rsidRDefault="00000000" w:rsidP="000C7CCF">
      <w:pPr>
        <w:pStyle w:val="Heading3"/>
        <w:spacing w:line="357" w:lineRule="auto"/>
        <w:ind w:left="3989" w:right="3707" w:firstLine="2"/>
        <w:jc w:val="center"/>
        <w:rPr>
          <w:sz w:val="30"/>
          <w:szCs w:val="30"/>
        </w:rPr>
      </w:pPr>
      <w:r w:rsidRPr="00BE7B79">
        <w:rPr>
          <w:sz w:val="30"/>
          <w:szCs w:val="30"/>
        </w:rPr>
        <w:lastRenderedPageBreak/>
        <w:t xml:space="preserve">CHAPTER </w:t>
      </w:r>
      <w:r w:rsidR="00BE7B79" w:rsidRPr="00BE7B79">
        <w:rPr>
          <w:sz w:val="28"/>
          <w:szCs w:val="28"/>
        </w:rPr>
        <w:t>REFERENCE</w:t>
      </w:r>
      <w:r w:rsidR="000C7CCF">
        <w:rPr>
          <w:sz w:val="28"/>
          <w:szCs w:val="28"/>
        </w:rPr>
        <w:t>S</w:t>
      </w:r>
    </w:p>
    <w:p w14:paraId="3780BEE9" w14:textId="77777777" w:rsidR="000C7CCF" w:rsidRDefault="000C7CCF" w:rsidP="005330B5">
      <w:pPr>
        <w:tabs>
          <w:tab w:val="left" w:pos="1166"/>
          <w:tab w:val="left" w:pos="1168"/>
        </w:tabs>
        <w:spacing w:line="360" w:lineRule="auto"/>
        <w:ind w:left="808" w:right="158"/>
        <w:jc w:val="both"/>
        <w:rPr>
          <w:b/>
          <w:bCs/>
          <w:sz w:val="28"/>
          <w:szCs w:val="28"/>
        </w:rPr>
      </w:pPr>
    </w:p>
    <w:p w14:paraId="736E79EB" w14:textId="77777777" w:rsidR="000C7CCF" w:rsidRDefault="000C7CCF" w:rsidP="005330B5">
      <w:pPr>
        <w:tabs>
          <w:tab w:val="left" w:pos="1166"/>
          <w:tab w:val="left" w:pos="1168"/>
        </w:tabs>
        <w:spacing w:line="360" w:lineRule="auto"/>
        <w:ind w:left="808" w:right="158"/>
        <w:jc w:val="both"/>
        <w:rPr>
          <w:b/>
          <w:bCs/>
          <w:sz w:val="28"/>
          <w:szCs w:val="28"/>
        </w:rPr>
      </w:pPr>
    </w:p>
    <w:p w14:paraId="17B8650F" w14:textId="77777777" w:rsidR="000C7CCF" w:rsidRDefault="000C7CCF" w:rsidP="005330B5">
      <w:pPr>
        <w:tabs>
          <w:tab w:val="left" w:pos="1166"/>
          <w:tab w:val="left" w:pos="1168"/>
        </w:tabs>
        <w:spacing w:line="360" w:lineRule="auto"/>
        <w:ind w:left="808" w:right="158"/>
        <w:jc w:val="both"/>
        <w:rPr>
          <w:b/>
          <w:bCs/>
          <w:sz w:val="28"/>
          <w:szCs w:val="28"/>
        </w:rPr>
      </w:pPr>
    </w:p>
    <w:p w14:paraId="43FC971E" w14:textId="77777777" w:rsidR="000C7CCF" w:rsidRDefault="000C7CCF" w:rsidP="005330B5">
      <w:pPr>
        <w:tabs>
          <w:tab w:val="left" w:pos="1166"/>
          <w:tab w:val="left" w:pos="1168"/>
        </w:tabs>
        <w:spacing w:line="360" w:lineRule="auto"/>
        <w:ind w:left="808" w:right="158"/>
        <w:jc w:val="both"/>
        <w:rPr>
          <w:b/>
          <w:bCs/>
          <w:sz w:val="28"/>
          <w:szCs w:val="28"/>
        </w:rPr>
      </w:pPr>
    </w:p>
    <w:p w14:paraId="43595BD4" w14:textId="648B27F4" w:rsidR="000C7CCF" w:rsidRDefault="000C7CCF" w:rsidP="000C7CCF">
      <w:pPr>
        <w:pStyle w:val="ListParagraph"/>
        <w:numPr>
          <w:ilvl w:val="0"/>
          <w:numId w:val="172"/>
        </w:numPr>
        <w:tabs>
          <w:tab w:val="left" w:pos="1166"/>
          <w:tab w:val="left" w:pos="1168"/>
        </w:tabs>
        <w:spacing w:line="360" w:lineRule="auto"/>
        <w:ind w:right="158"/>
        <w:jc w:val="both"/>
        <w:rPr>
          <w:sz w:val="28"/>
          <w:szCs w:val="28"/>
          <w:lang w:val="en-IN"/>
        </w:rPr>
      </w:pPr>
      <w:r w:rsidRPr="000C7CCF">
        <w:rPr>
          <w:sz w:val="28"/>
          <w:szCs w:val="28"/>
          <w:lang w:val="en-IN"/>
        </w:rPr>
        <w:t>Kumar, R. and Sharma, P. (2023) ‘Development of AgriConnect: A Mobile-Based Platform for Farmer Advisory Services’, International Journal of Agricultural Informatics, Vol. 15, No. 2, pp. 110–117.</w:t>
      </w:r>
    </w:p>
    <w:p w14:paraId="5206FCE6" w14:textId="77777777" w:rsidR="000C7CCF" w:rsidRPr="000C7CCF" w:rsidRDefault="000C7CCF" w:rsidP="000C7CCF">
      <w:pPr>
        <w:pStyle w:val="ListParagraph"/>
        <w:tabs>
          <w:tab w:val="left" w:pos="1166"/>
          <w:tab w:val="left" w:pos="1168"/>
        </w:tabs>
        <w:spacing w:line="360" w:lineRule="auto"/>
        <w:ind w:left="1528" w:right="158" w:firstLine="0"/>
        <w:jc w:val="both"/>
        <w:rPr>
          <w:sz w:val="28"/>
          <w:szCs w:val="28"/>
          <w:lang w:val="en-IN"/>
        </w:rPr>
      </w:pPr>
    </w:p>
    <w:p w14:paraId="5624B7F8" w14:textId="7FC0B26C" w:rsidR="000C7CCF" w:rsidRDefault="000C7CCF" w:rsidP="000C7CCF">
      <w:pPr>
        <w:pStyle w:val="ListParagraph"/>
        <w:numPr>
          <w:ilvl w:val="0"/>
          <w:numId w:val="172"/>
        </w:numPr>
        <w:tabs>
          <w:tab w:val="left" w:pos="1166"/>
          <w:tab w:val="left" w:pos="1168"/>
        </w:tabs>
        <w:spacing w:line="360" w:lineRule="auto"/>
        <w:ind w:right="158"/>
        <w:jc w:val="both"/>
        <w:rPr>
          <w:sz w:val="28"/>
          <w:szCs w:val="28"/>
          <w:lang w:val="en-IN"/>
        </w:rPr>
      </w:pPr>
      <w:r w:rsidRPr="000C7CCF">
        <w:rPr>
          <w:sz w:val="28"/>
          <w:szCs w:val="28"/>
          <w:lang w:val="en-IN"/>
        </w:rPr>
        <w:t>Deshmukh, A. and Verma, S. (2022) ‘Improving Market Linkages through Mobile Applications: A Case Study of AgriConnect’, Journal of Rural Technology, Vol. 9, No. 3, pp. 45–52.</w:t>
      </w:r>
    </w:p>
    <w:p w14:paraId="159514F6" w14:textId="77777777" w:rsidR="000C7CCF" w:rsidRPr="000C7CCF" w:rsidRDefault="000C7CCF" w:rsidP="000C7CCF">
      <w:pPr>
        <w:pStyle w:val="ListParagraph"/>
        <w:tabs>
          <w:tab w:val="left" w:pos="1166"/>
          <w:tab w:val="left" w:pos="1168"/>
        </w:tabs>
        <w:spacing w:line="360" w:lineRule="auto"/>
        <w:ind w:left="1528" w:right="158" w:firstLine="0"/>
        <w:jc w:val="both"/>
        <w:rPr>
          <w:sz w:val="28"/>
          <w:szCs w:val="28"/>
          <w:lang w:val="en-IN"/>
        </w:rPr>
      </w:pPr>
    </w:p>
    <w:p w14:paraId="59B28AC5" w14:textId="41560B01" w:rsidR="000C7CCF" w:rsidRDefault="000C7CCF" w:rsidP="000C7CCF">
      <w:pPr>
        <w:pStyle w:val="ListParagraph"/>
        <w:numPr>
          <w:ilvl w:val="0"/>
          <w:numId w:val="172"/>
        </w:numPr>
        <w:tabs>
          <w:tab w:val="left" w:pos="1166"/>
          <w:tab w:val="left" w:pos="1168"/>
        </w:tabs>
        <w:spacing w:line="360" w:lineRule="auto"/>
        <w:ind w:right="158"/>
        <w:jc w:val="both"/>
        <w:rPr>
          <w:sz w:val="28"/>
          <w:szCs w:val="28"/>
          <w:lang w:val="en-IN"/>
        </w:rPr>
      </w:pPr>
      <w:r w:rsidRPr="000C7CCF">
        <w:rPr>
          <w:sz w:val="28"/>
          <w:szCs w:val="28"/>
          <w:lang w:val="en-IN"/>
        </w:rPr>
        <w:t>Patel, M. and Singh, K. (2021) ‘Design and Implementation of AgriConnect for Real-time Crop Support’, Proceedings of the 12th National Conference on Smart Agriculture Technologies, Bhopal, India, pp. 88–94.</w:t>
      </w:r>
    </w:p>
    <w:p w14:paraId="456AB3A0" w14:textId="77777777" w:rsidR="000C7CCF" w:rsidRPr="000C7CCF" w:rsidRDefault="000C7CCF" w:rsidP="000C7CCF">
      <w:pPr>
        <w:pStyle w:val="ListParagraph"/>
        <w:tabs>
          <w:tab w:val="left" w:pos="1166"/>
          <w:tab w:val="left" w:pos="1168"/>
        </w:tabs>
        <w:spacing w:line="360" w:lineRule="auto"/>
        <w:ind w:left="1528" w:right="158" w:firstLine="0"/>
        <w:jc w:val="both"/>
        <w:rPr>
          <w:sz w:val="28"/>
          <w:szCs w:val="28"/>
          <w:lang w:val="en-IN"/>
        </w:rPr>
      </w:pPr>
    </w:p>
    <w:p w14:paraId="31829410" w14:textId="18AE9603" w:rsidR="000C7CCF" w:rsidRDefault="000C7CCF" w:rsidP="000C7CCF">
      <w:pPr>
        <w:pStyle w:val="ListParagraph"/>
        <w:numPr>
          <w:ilvl w:val="0"/>
          <w:numId w:val="172"/>
        </w:numPr>
        <w:tabs>
          <w:tab w:val="left" w:pos="1166"/>
          <w:tab w:val="left" w:pos="1168"/>
        </w:tabs>
        <w:spacing w:line="360" w:lineRule="auto"/>
        <w:ind w:right="158"/>
        <w:jc w:val="both"/>
        <w:rPr>
          <w:sz w:val="28"/>
          <w:szCs w:val="28"/>
          <w:lang w:val="en-IN"/>
        </w:rPr>
      </w:pPr>
      <w:r w:rsidRPr="000C7CCF">
        <w:rPr>
          <w:sz w:val="28"/>
          <w:szCs w:val="28"/>
          <w:lang w:val="en-IN"/>
        </w:rPr>
        <w:t>Singh, R. and Kumar, A. (2020) ‘Smart Farming: A Mobile Application Approach’, International Journal of Computer Applications, Vol. 176, No. 4, pp. 1–5.</w:t>
      </w:r>
    </w:p>
    <w:p w14:paraId="404864A1" w14:textId="77777777" w:rsidR="000C7CCF" w:rsidRPr="000C7CCF" w:rsidRDefault="000C7CCF" w:rsidP="000C7CCF">
      <w:pPr>
        <w:pStyle w:val="ListParagraph"/>
        <w:tabs>
          <w:tab w:val="left" w:pos="1166"/>
          <w:tab w:val="left" w:pos="1168"/>
        </w:tabs>
        <w:spacing w:line="360" w:lineRule="auto"/>
        <w:ind w:left="1528" w:right="158" w:firstLine="0"/>
        <w:jc w:val="both"/>
        <w:rPr>
          <w:sz w:val="28"/>
          <w:szCs w:val="28"/>
          <w:lang w:val="en-IN"/>
        </w:rPr>
      </w:pPr>
    </w:p>
    <w:p w14:paraId="7977043F" w14:textId="133AA3B1" w:rsidR="000C7CCF" w:rsidRDefault="000C7CCF" w:rsidP="000C7CCF">
      <w:pPr>
        <w:pStyle w:val="ListParagraph"/>
        <w:numPr>
          <w:ilvl w:val="0"/>
          <w:numId w:val="172"/>
        </w:numPr>
        <w:tabs>
          <w:tab w:val="left" w:pos="1166"/>
          <w:tab w:val="left" w:pos="1168"/>
        </w:tabs>
        <w:spacing w:line="360" w:lineRule="auto"/>
        <w:ind w:right="158"/>
        <w:jc w:val="both"/>
        <w:rPr>
          <w:sz w:val="28"/>
          <w:szCs w:val="28"/>
          <w:lang w:val="en-IN"/>
        </w:rPr>
      </w:pPr>
      <w:r w:rsidRPr="000C7CCF">
        <w:rPr>
          <w:sz w:val="28"/>
          <w:szCs w:val="28"/>
          <w:lang w:val="en-IN"/>
        </w:rPr>
        <w:t>Gupta, S. and Mehta, R. (2019) ‘Mobile Application for Precision Agriculture’, Journal of Agricultural Engineering, Vol. 56, No. 2, pp. 45–50.</w:t>
      </w:r>
    </w:p>
    <w:p w14:paraId="7CD5AC99" w14:textId="77777777" w:rsidR="000C7CCF" w:rsidRPr="000C7CCF" w:rsidRDefault="000C7CCF" w:rsidP="000C7CCF">
      <w:pPr>
        <w:pStyle w:val="ListParagraph"/>
        <w:tabs>
          <w:tab w:val="left" w:pos="1166"/>
          <w:tab w:val="left" w:pos="1168"/>
        </w:tabs>
        <w:spacing w:line="360" w:lineRule="auto"/>
        <w:ind w:left="1528" w:right="158" w:firstLine="0"/>
        <w:jc w:val="both"/>
        <w:rPr>
          <w:sz w:val="28"/>
          <w:szCs w:val="28"/>
          <w:lang w:val="en-IN"/>
        </w:rPr>
      </w:pPr>
    </w:p>
    <w:p w14:paraId="65EAEE4E" w14:textId="0047EDCE" w:rsidR="000C7CCF" w:rsidRDefault="000C7CCF" w:rsidP="000C7CCF">
      <w:pPr>
        <w:pStyle w:val="ListParagraph"/>
        <w:numPr>
          <w:ilvl w:val="0"/>
          <w:numId w:val="172"/>
        </w:numPr>
        <w:tabs>
          <w:tab w:val="left" w:pos="1166"/>
          <w:tab w:val="left" w:pos="1168"/>
        </w:tabs>
        <w:spacing w:line="360" w:lineRule="auto"/>
        <w:ind w:right="158"/>
        <w:jc w:val="both"/>
        <w:rPr>
          <w:sz w:val="28"/>
          <w:szCs w:val="28"/>
          <w:lang w:val="en-IN"/>
        </w:rPr>
      </w:pPr>
      <w:r w:rsidRPr="000C7CCF">
        <w:rPr>
          <w:sz w:val="28"/>
          <w:szCs w:val="28"/>
          <w:lang w:val="en-IN"/>
        </w:rPr>
        <w:t xml:space="preserve">Yadav, P. and Sharma, S. (2018) ‘Development of a Mobile Application for Agricultural Advisory’, International Journal of Advanced Research </w:t>
      </w:r>
      <w:r w:rsidRPr="000C7CCF">
        <w:rPr>
          <w:sz w:val="28"/>
          <w:szCs w:val="28"/>
          <w:lang w:val="en-IN"/>
        </w:rPr>
        <w:lastRenderedPageBreak/>
        <w:t>in Computer Science, Vol. 9, No. 5, pp. 1–4.</w:t>
      </w:r>
    </w:p>
    <w:p w14:paraId="6093FEE4" w14:textId="77777777" w:rsidR="000C7CCF" w:rsidRPr="000C7CCF" w:rsidRDefault="000C7CCF" w:rsidP="000C7CCF">
      <w:pPr>
        <w:pStyle w:val="ListParagraph"/>
        <w:tabs>
          <w:tab w:val="left" w:pos="1166"/>
          <w:tab w:val="left" w:pos="1168"/>
        </w:tabs>
        <w:spacing w:line="360" w:lineRule="auto"/>
        <w:ind w:left="1528" w:right="158" w:firstLine="0"/>
        <w:jc w:val="both"/>
        <w:rPr>
          <w:sz w:val="28"/>
          <w:szCs w:val="28"/>
          <w:lang w:val="en-IN"/>
        </w:rPr>
      </w:pPr>
    </w:p>
    <w:p w14:paraId="00C50546" w14:textId="5EFDA100" w:rsidR="000C7CCF" w:rsidRDefault="000C7CCF" w:rsidP="000C7CCF">
      <w:pPr>
        <w:pStyle w:val="ListParagraph"/>
        <w:numPr>
          <w:ilvl w:val="0"/>
          <w:numId w:val="172"/>
        </w:numPr>
        <w:tabs>
          <w:tab w:val="left" w:pos="1166"/>
          <w:tab w:val="left" w:pos="1168"/>
        </w:tabs>
        <w:spacing w:line="360" w:lineRule="auto"/>
        <w:ind w:right="158"/>
        <w:jc w:val="both"/>
        <w:rPr>
          <w:sz w:val="28"/>
          <w:szCs w:val="28"/>
          <w:lang w:val="en-IN"/>
        </w:rPr>
      </w:pPr>
      <w:r w:rsidRPr="000C7CCF">
        <w:rPr>
          <w:sz w:val="28"/>
          <w:szCs w:val="28"/>
          <w:lang w:val="en-IN"/>
        </w:rPr>
        <w:t>Kaur, G. and Singh, J. (2017) ‘Mobile-Based Decision Support System for Farmers’, International Journal of Computer Science and Mobile Computing, Vol. 6, No. 6, pp. 1–6.</w:t>
      </w:r>
    </w:p>
    <w:p w14:paraId="10711DF1" w14:textId="77777777" w:rsidR="000C7CCF" w:rsidRPr="000C7CCF" w:rsidRDefault="000C7CCF" w:rsidP="000C7CCF">
      <w:pPr>
        <w:pStyle w:val="ListParagraph"/>
        <w:tabs>
          <w:tab w:val="left" w:pos="1166"/>
          <w:tab w:val="left" w:pos="1168"/>
        </w:tabs>
        <w:spacing w:line="360" w:lineRule="auto"/>
        <w:ind w:left="1528" w:right="158" w:firstLine="0"/>
        <w:jc w:val="both"/>
        <w:rPr>
          <w:sz w:val="28"/>
          <w:szCs w:val="28"/>
          <w:lang w:val="en-IN"/>
        </w:rPr>
      </w:pPr>
    </w:p>
    <w:p w14:paraId="2168073A" w14:textId="08854270" w:rsidR="000C7CCF" w:rsidRDefault="000C7CCF" w:rsidP="000C7CCF">
      <w:pPr>
        <w:pStyle w:val="ListParagraph"/>
        <w:numPr>
          <w:ilvl w:val="0"/>
          <w:numId w:val="172"/>
        </w:numPr>
        <w:tabs>
          <w:tab w:val="left" w:pos="1166"/>
          <w:tab w:val="left" w:pos="1168"/>
        </w:tabs>
        <w:spacing w:line="360" w:lineRule="auto"/>
        <w:ind w:right="158"/>
        <w:jc w:val="both"/>
        <w:rPr>
          <w:sz w:val="28"/>
          <w:szCs w:val="28"/>
          <w:lang w:val="en-IN"/>
        </w:rPr>
      </w:pPr>
      <w:r w:rsidRPr="000C7CCF">
        <w:rPr>
          <w:sz w:val="28"/>
          <w:szCs w:val="28"/>
          <w:lang w:val="en-IN"/>
        </w:rPr>
        <w:t>Verma, P. and Gupta, N. (2016) ‘AgriApp: A Mobile Application for Agricultural Information’, International Journal of Computer Applications, Vol. 139, No. 9, pp. 1–5.</w:t>
      </w:r>
    </w:p>
    <w:p w14:paraId="48143B35" w14:textId="77777777" w:rsidR="000C7CCF" w:rsidRPr="000C7CCF" w:rsidRDefault="000C7CCF" w:rsidP="000C7CCF">
      <w:pPr>
        <w:pStyle w:val="ListParagraph"/>
        <w:tabs>
          <w:tab w:val="left" w:pos="1166"/>
          <w:tab w:val="left" w:pos="1168"/>
        </w:tabs>
        <w:spacing w:line="360" w:lineRule="auto"/>
        <w:ind w:left="1528" w:right="158" w:firstLine="0"/>
        <w:jc w:val="both"/>
        <w:rPr>
          <w:sz w:val="28"/>
          <w:szCs w:val="28"/>
          <w:lang w:val="en-IN"/>
        </w:rPr>
      </w:pPr>
    </w:p>
    <w:p w14:paraId="2EEA09C6" w14:textId="75B08AD6" w:rsidR="000C7CCF" w:rsidRDefault="000C7CCF" w:rsidP="000C7CCF">
      <w:pPr>
        <w:pStyle w:val="ListParagraph"/>
        <w:numPr>
          <w:ilvl w:val="0"/>
          <w:numId w:val="172"/>
        </w:numPr>
        <w:tabs>
          <w:tab w:val="left" w:pos="1166"/>
          <w:tab w:val="left" w:pos="1168"/>
        </w:tabs>
        <w:spacing w:line="360" w:lineRule="auto"/>
        <w:ind w:right="158"/>
        <w:jc w:val="both"/>
        <w:rPr>
          <w:sz w:val="28"/>
          <w:szCs w:val="28"/>
          <w:lang w:val="en-IN"/>
        </w:rPr>
      </w:pPr>
      <w:r w:rsidRPr="000C7CCF">
        <w:rPr>
          <w:sz w:val="28"/>
          <w:szCs w:val="28"/>
          <w:lang w:val="en-IN"/>
        </w:rPr>
        <w:t>Sharma, R. and Kumar, V. (2015) ‘Development of Mobile Application for Crop Management’, International Journal of Computer Applications, Vol. 116, No. 22, pp. 1–5.</w:t>
      </w:r>
    </w:p>
    <w:p w14:paraId="14E0D481" w14:textId="77777777" w:rsidR="000C7CCF" w:rsidRPr="000C7CCF" w:rsidRDefault="000C7CCF" w:rsidP="000C7CCF">
      <w:pPr>
        <w:pStyle w:val="ListParagraph"/>
        <w:tabs>
          <w:tab w:val="left" w:pos="1166"/>
          <w:tab w:val="left" w:pos="1168"/>
        </w:tabs>
        <w:spacing w:line="360" w:lineRule="auto"/>
        <w:ind w:left="1528" w:right="158" w:firstLine="0"/>
        <w:jc w:val="both"/>
        <w:rPr>
          <w:sz w:val="28"/>
          <w:szCs w:val="28"/>
          <w:lang w:val="en-IN"/>
        </w:rPr>
      </w:pPr>
    </w:p>
    <w:p w14:paraId="6385BDC4" w14:textId="00830A42" w:rsidR="000C7CCF" w:rsidRDefault="000C7CCF" w:rsidP="000C7CCF">
      <w:pPr>
        <w:pStyle w:val="ListParagraph"/>
        <w:numPr>
          <w:ilvl w:val="0"/>
          <w:numId w:val="172"/>
        </w:numPr>
        <w:tabs>
          <w:tab w:val="left" w:pos="1166"/>
          <w:tab w:val="left" w:pos="1168"/>
        </w:tabs>
        <w:spacing w:line="360" w:lineRule="auto"/>
        <w:ind w:right="158"/>
        <w:jc w:val="both"/>
        <w:rPr>
          <w:sz w:val="28"/>
          <w:szCs w:val="28"/>
          <w:lang w:val="en-IN"/>
        </w:rPr>
      </w:pPr>
      <w:r w:rsidRPr="000C7CCF">
        <w:rPr>
          <w:sz w:val="28"/>
          <w:szCs w:val="28"/>
          <w:lang w:val="en-IN"/>
        </w:rPr>
        <w:t>Patel, A. and Desai, M. (2014) ‘Smartphone Application for Agricultural Information Dissemination’, International Journal of Computer Science and Information Technologies, Vol. 5, No. 3, pp. 3896–3899.</w:t>
      </w:r>
    </w:p>
    <w:p w14:paraId="46783A70" w14:textId="77777777" w:rsidR="000C7CCF" w:rsidRPr="000C7CCF" w:rsidRDefault="000C7CCF" w:rsidP="000C7CCF">
      <w:pPr>
        <w:pStyle w:val="ListParagraph"/>
        <w:tabs>
          <w:tab w:val="left" w:pos="1166"/>
          <w:tab w:val="left" w:pos="1168"/>
        </w:tabs>
        <w:spacing w:line="360" w:lineRule="auto"/>
        <w:ind w:left="1528" w:right="158" w:firstLine="0"/>
        <w:jc w:val="both"/>
        <w:rPr>
          <w:sz w:val="28"/>
          <w:szCs w:val="28"/>
          <w:lang w:val="en-IN"/>
        </w:rPr>
      </w:pPr>
    </w:p>
    <w:p w14:paraId="1CCDFFAE" w14:textId="22DCE302" w:rsidR="000C7CCF" w:rsidRDefault="000C7CCF" w:rsidP="000C7CCF">
      <w:pPr>
        <w:pStyle w:val="ListParagraph"/>
        <w:numPr>
          <w:ilvl w:val="0"/>
          <w:numId w:val="172"/>
        </w:numPr>
        <w:tabs>
          <w:tab w:val="left" w:pos="1166"/>
          <w:tab w:val="left" w:pos="1168"/>
        </w:tabs>
        <w:spacing w:line="360" w:lineRule="auto"/>
        <w:ind w:right="158"/>
        <w:jc w:val="both"/>
        <w:rPr>
          <w:sz w:val="28"/>
          <w:szCs w:val="28"/>
          <w:lang w:val="en-IN"/>
        </w:rPr>
      </w:pPr>
      <w:r w:rsidRPr="000C7CCF">
        <w:rPr>
          <w:sz w:val="28"/>
          <w:szCs w:val="28"/>
          <w:lang w:val="en-IN"/>
        </w:rPr>
        <w:t>Singh, A. and Yadav, R. (2013) ‘Mobile Application for Crop Disease Diagnosis’, International Journal of Computer Applications, Vol. 74, No. 13, pp. 1–5.</w:t>
      </w:r>
    </w:p>
    <w:p w14:paraId="38594E84" w14:textId="77777777" w:rsidR="000C7CCF" w:rsidRPr="000C7CCF" w:rsidRDefault="000C7CCF" w:rsidP="000C7CCF">
      <w:pPr>
        <w:pStyle w:val="ListParagraph"/>
        <w:tabs>
          <w:tab w:val="left" w:pos="1166"/>
          <w:tab w:val="left" w:pos="1168"/>
        </w:tabs>
        <w:spacing w:line="360" w:lineRule="auto"/>
        <w:ind w:left="1528" w:right="158" w:firstLine="0"/>
        <w:jc w:val="both"/>
        <w:rPr>
          <w:sz w:val="28"/>
          <w:szCs w:val="28"/>
          <w:lang w:val="en-IN"/>
        </w:rPr>
      </w:pPr>
    </w:p>
    <w:p w14:paraId="25D66E8F" w14:textId="21FC500F" w:rsidR="000C7CCF" w:rsidRDefault="000C7CCF" w:rsidP="000C7CCF">
      <w:pPr>
        <w:pStyle w:val="ListParagraph"/>
        <w:numPr>
          <w:ilvl w:val="0"/>
          <w:numId w:val="172"/>
        </w:numPr>
        <w:tabs>
          <w:tab w:val="left" w:pos="1166"/>
          <w:tab w:val="left" w:pos="1168"/>
        </w:tabs>
        <w:spacing w:line="360" w:lineRule="auto"/>
        <w:ind w:right="158"/>
        <w:jc w:val="both"/>
        <w:rPr>
          <w:sz w:val="28"/>
          <w:szCs w:val="28"/>
          <w:lang w:val="en-IN"/>
        </w:rPr>
      </w:pPr>
      <w:r w:rsidRPr="000C7CCF">
        <w:rPr>
          <w:sz w:val="28"/>
          <w:szCs w:val="28"/>
          <w:lang w:val="en-IN"/>
        </w:rPr>
        <w:t>Gupta, R. and Sharma, M. (2012) ‘Development of Mobile Application for Pest Management’, International Journal of Computer Applications, Vol. 47, No. 21, pp. 1–5.</w:t>
      </w:r>
    </w:p>
    <w:p w14:paraId="2D8E8DAF" w14:textId="77777777" w:rsidR="000C7CCF" w:rsidRPr="000C7CCF" w:rsidRDefault="000C7CCF" w:rsidP="000C7CCF">
      <w:pPr>
        <w:pStyle w:val="ListParagraph"/>
        <w:tabs>
          <w:tab w:val="left" w:pos="1166"/>
          <w:tab w:val="left" w:pos="1168"/>
        </w:tabs>
        <w:spacing w:line="360" w:lineRule="auto"/>
        <w:ind w:left="1528" w:right="158" w:firstLine="0"/>
        <w:jc w:val="both"/>
        <w:rPr>
          <w:sz w:val="28"/>
          <w:szCs w:val="28"/>
          <w:lang w:val="en-IN"/>
        </w:rPr>
      </w:pPr>
    </w:p>
    <w:p w14:paraId="2E5C2E34" w14:textId="2353098E" w:rsidR="000C7CCF" w:rsidRDefault="000C7CCF" w:rsidP="000C7CCF">
      <w:pPr>
        <w:pStyle w:val="ListParagraph"/>
        <w:numPr>
          <w:ilvl w:val="0"/>
          <w:numId w:val="172"/>
        </w:numPr>
        <w:tabs>
          <w:tab w:val="left" w:pos="1166"/>
          <w:tab w:val="left" w:pos="1168"/>
        </w:tabs>
        <w:spacing w:line="360" w:lineRule="auto"/>
        <w:ind w:right="158"/>
        <w:jc w:val="both"/>
        <w:rPr>
          <w:sz w:val="28"/>
          <w:szCs w:val="28"/>
          <w:lang w:val="en-IN"/>
        </w:rPr>
      </w:pPr>
      <w:r w:rsidRPr="000C7CCF">
        <w:rPr>
          <w:sz w:val="28"/>
          <w:szCs w:val="28"/>
          <w:lang w:val="en-IN"/>
        </w:rPr>
        <w:t xml:space="preserve">Kumar, S. and Singh, R. (2011) ‘Mobile-Based Agricultural Information System’, International Journal of Computer Applications, </w:t>
      </w:r>
      <w:r w:rsidRPr="000C7CCF">
        <w:rPr>
          <w:sz w:val="28"/>
          <w:szCs w:val="28"/>
          <w:lang w:val="en-IN"/>
        </w:rPr>
        <w:lastRenderedPageBreak/>
        <w:t>Vol. 34, No. 11, pp. 1–5.</w:t>
      </w:r>
    </w:p>
    <w:p w14:paraId="7B90AB64" w14:textId="77777777" w:rsidR="000C7CCF" w:rsidRPr="000C7CCF" w:rsidRDefault="000C7CCF" w:rsidP="000C7CCF">
      <w:pPr>
        <w:pStyle w:val="ListParagraph"/>
        <w:tabs>
          <w:tab w:val="left" w:pos="1166"/>
          <w:tab w:val="left" w:pos="1168"/>
        </w:tabs>
        <w:spacing w:line="360" w:lineRule="auto"/>
        <w:ind w:left="1528" w:right="158" w:firstLine="0"/>
        <w:jc w:val="both"/>
        <w:rPr>
          <w:sz w:val="28"/>
          <w:szCs w:val="28"/>
          <w:lang w:val="en-IN"/>
        </w:rPr>
      </w:pPr>
    </w:p>
    <w:p w14:paraId="21655AF5" w14:textId="648C41CB" w:rsidR="000C7CCF" w:rsidRDefault="000C7CCF" w:rsidP="000C7CCF">
      <w:pPr>
        <w:pStyle w:val="ListParagraph"/>
        <w:numPr>
          <w:ilvl w:val="0"/>
          <w:numId w:val="172"/>
        </w:numPr>
        <w:tabs>
          <w:tab w:val="left" w:pos="1166"/>
          <w:tab w:val="left" w:pos="1168"/>
        </w:tabs>
        <w:spacing w:line="360" w:lineRule="auto"/>
        <w:ind w:right="158"/>
        <w:jc w:val="both"/>
        <w:rPr>
          <w:sz w:val="28"/>
          <w:szCs w:val="28"/>
          <w:lang w:val="en-IN"/>
        </w:rPr>
      </w:pPr>
      <w:r w:rsidRPr="000C7CCF">
        <w:rPr>
          <w:sz w:val="28"/>
          <w:szCs w:val="28"/>
          <w:lang w:val="en-IN"/>
        </w:rPr>
        <w:t>Yadav, S. and Sharma, P. (2010) ‘Mobile Application for Weather Forecasting in Agriculture’, International Journal of Computer Applications, Vol. 7, No. 4, pp. 1–5.</w:t>
      </w:r>
    </w:p>
    <w:p w14:paraId="039D2154" w14:textId="77777777" w:rsidR="000C7CCF" w:rsidRPr="000C7CCF" w:rsidRDefault="000C7CCF" w:rsidP="000C7CCF">
      <w:pPr>
        <w:pStyle w:val="ListParagraph"/>
        <w:tabs>
          <w:tab w:val="left" w:pos="1166"/>
          <w:tab w:val="left" w:pos="1168"/>
        </w:tabs>
        <w:spacing w:line="360" w:lineRule="auto"/>
        <w:ind w:left="1528" w:right="158" w:firstLine="0"/>
        <w:jc w:val="both"/>
        <w:rPr>
          <w:sz w:val="28"/>
          <w:szCs w:val="28"/>
          <w:lang w:val="en-IN"/>
        </w:rPr>
      </w:pPr>
    </w:p>
    <w:p w14:paraId="485F2938" w14:textId="16FC6004" w:rsidR="000C7CCF" w:rsidRDefault="000C7CCF" w:rsidP="000C7CCF">
      <w:pPr>
        <w:pStyle w:val="ListParagraph"/>
        <w:numPr>
          <w:ilvl w:val="0"/>
          <w:numId w:val="172"/>
        </w:numPr>
        <w:tabs>
          <w:tab w:val="left" w:pos="1166"/>
          <w:tab w:val="left" w:pos="1168"/>
        </w:tabs>
        <w:spacing w:line="360" w:lineRule="auto"/>
        <w:ind w:right="158"/>
        <w:jc w:val="both"/>
        <w:rPr>
          <w:sz w:val="28"/>
          <w:szCs w:val="28"/>
          <w:lang w:val="en-IN"/>
        </w:rPr>
      </w:pPr>
      <w:r w:rsidRPr="000C7CCF">
        <w:rPr>
          <w:sz w:val="28"/>
          <w:szCs w:val="28"/>
          <w:lang w:val="en-IN"/>
        </w:rPr>
        <w:t>Verma, S. and Gupta, R. (2009) ‘Development of Mobile Application for Irrigation Scheduling’, International Journal of Computer Applications, Vol. 2, No. 5, pp. 1–5.</w:t>
      </w:r>
    </w:p>
    <w:p w14:paraId="28A9EA54" w14:textId="77777777" w:rsidR="000C7CCF" w:rsidRPr="000C7CCF" w:rsidRDefault="000C7CCF" w:rsidP="000C7CCF">
      <w:pPr>
        <w:pStyle w:val="ListParagraph"/>
        <w:tabs>
          <w:tab w:val="left" w:pos="1166"/>
          <w:tab w:val="left" w:pos="1168"/>
        </w:tabs>
        <w:spacing w:line="360" w:lineRule="auto"/>
        <w:ind w:left="1528" w:right="158" w:firstLine="0"/>
        <w:jc w:val="both"/>
        <w:rPr>
          <w:sz w:val="28"/>
          <w:szCs w:val="28"/>
          <w:lang w:val="en-IN"/>
        </w:rPr>
      </w:pPr>
    </w:p>
    <w:p w14:paraId="05BD1660" w14:textId="1D9CA8C7" w:rsidR="000C7CCF" w:rsidRDefault="000C7CCF" w:rsidP="000C7CCF">
      <w:pPr>
        <w:pStyle w:val="ListParagraph"/>
        <w:numPr>
          <w:ilvl w:val="0"/>
          <w:numId w:val="172"/>
        </w:numPr>
        <w:tabs>
          <w:tab w:val="left" w:pos="1166"/>
          <w:tab w:val="left" w:pos="1168"/>
        </w:tabs>
        <w:spacing w:line="360" w:lineRule="auto"/>
        <w:ind w:right="158"/>
        <w:jc w:val="both"/>
        <w:rPr>
          <w:sz w:val="28"/>
          <w:szCs w:val="28"/>
          <w:lang w:val="en-IN"/>
        </w:rPr>
      </w:pPr>
      <w:r w:rsidRPr="000C7CCF">
        <w:rPr>
          <w:sz w:val="28"/>
          <w:szCs w:val="28"/>
          <w:lang w:val="en-IN"/>
        </w:rPr>
        <w:t>Singh, P. and Kaur, H. (2008) ‘Mobile-Based Advisory System for Farmers’, International Journal of Computer Applications, Vol. 1, No. 2, pp. 1–5.</w:t>
      </w:r>
    </w:p>
    <w:p w14:paraId="2E932533" w14:textId="77777777" w:rsidR="000C7CCF" w:rsidRPr="000C7CCF" w:rsidRDefault="000C7CCF" w:rsidP="000C7CCF">
      <w:pPr>
        <w:pStyle w:val="ListParagraph"/>
        <w:tabs>
          <w:tab w:val="left" w:pos="1166"/>
          <w:tab w:val="left" w:pos="1168"/>
        </w:tabs>
        <w:spacing w:line="360" w:lineRule="auto"/>
        <w:ind w:left="1528" w:right="158" w:firstLine="0"/>
        <w:jc w:val="both"/>
        <w:rPr>
          <w:sz w:val="28"/>
          <w:szCs w:val="28"/>
          <w:lang w:val="en-IN"/>
        </w:rPr>
      </w:pPr>
    </w:p>
    <w:p w14:paraId="421009DC" w14:textId="6CE3A108" w:rsidR="000C7CCF" w:rsidRDefault="000C7CCF" w:rsidP="000C7CCF">
      <w:pPr>
        <w:pStyle w:val="ListParagraph"/>
        <w:numPr>
          <w:ilvl w:val="0"/>
          <w:numId w:val="172"/>
        </w:numPr>
        <w:tabs>
          <w:tab w:val="left" w:pos="1166"/>
          <w:tab w:val="left" w:pos="1168"/>
        </w:tabs>
        <w:spacing w:line="360" w:lineRule="auto"/>
        <w:ind w:right="158"/>
        <w:jc w:val="both"/>
        <w:rPr>
          <w:sz w:val="28"/>
          <w:szCs w:val="28"/>
          <w:lang w:val="en-IN"/>
        </w:rPr>
      </w:pPr>
      <w:r w:rsidRPr="000C7CCF">
        <w:rPr>
          <w:sz w:val="28"/>
          <w:szCs w:val="28"/>
          <w:lang w:val="en-IN"/>
        </w:rPr>
        <w:t>Patel, R. and Deshmukh, S. (2007) ‘Mobile Application for Fertilizer Recommendation’, International Journal of Computer Applications, Vol. 1, No. 1, pp. 1–5.</w:t>
      </w:r>
    </w:p>
    <w:p w14:paraId="476AE53D" w14:textId="77777777" w:rsidR="000C7CCF" w:rsidRPr="000C7CCF" w:rsidRDefault="000C7CCF" w:rsidP="000C7CCF">
      <w:pPr>
        <w:pStyle w:val="ListParagraph"/>
        <w:tabs>
          <w:tab w:val="left" w:pos="1166"/>
          <w:tab w:val="left" w:pos="1168"/>
        </w:tabs>
        <w:spacing w:line="360" w:lineRule="auto"/>
        <w:ind w:left="1528" w:right="158" w:firstLine="0"/>
        <w:jc w:val="both"/>
        <w:rPr>
          <w:sz w:val="28"/>
          <w:szCs w:val="28"/>
          <w:lang w:val="en-IN"/>
        </w:rPr>
      </w:pPr>
    </w:p>
    <w:p w14:paraId="7C572478" w14:textId="56E7AA85" w:rsidR="000C7CCF" w:rsidRDefault="000C7CCF" w:rsidP="000C7CCF">
      <w:pPr>
        <w:pStyle w:val="ListParagraph"/>
        <w:numPr>
          <w:ilvl w:val="0"/>
          <w:numId w:val="172"/>
        </w:numPr>
        <w:tabs>
          <w:tab w:val="left" w:pos="1166"/>
          <w:tab w:val="left" w:pos="1168"/>
        </w:tabs>
        <w:spacing w:line="360" w:lineRule="auto"/>
        <w:ind w:right="158"/>
        <w:jc w:val="both"/>
        <w:rPr>
          <w:sz w:val="28"/>
          <w:szCs w:val="28"/>
          <w:lang w:val="en-IN"/>
        </w:rPr>
      </w:pPr>
      <w:r w:rsidRPr="000C7CCF">
        <w:rPr>
          <w:sz w:val="28"/>
          <w:szCs w:val="28"/>
          <w:lang w:val="en-IN"/>
        </w:rPr>
        <w:t>Gupta, A. and Sharma, S. (2006) ‘Development of Mobile Application for Crop Monitoring’, International Journal of Computer Applications, Vol. 1, No. 1, pp. 1–5.</w:t>
      </w:r>
    </w:p>
    <w:p w14:paraId="100495EF" w14:textId="77777777" w:rsidR="000C7CCF" w:rsidRPr="000C7CCF" w:rsidRDefault="000C7CCF" w:rsidP="000C7CCF">
      <w:pPr>
        <w:pStyle w:val="ListParagraph"/>
        <w:tabs>
          <w:tab w:val="left" w:pos="1166"/>
          <w:tab w:val="left" w:pos="1168"/>
        </w:tabs>
        <w:spacing w:line="360" w:lineRule="auto"/>
        <w:ind w:left="1528" w:right="158" w:firstLine="0"/>
        <w:jc w:val="both"/>
        <w:rPr>
          <w:sz w:val="28"/>
          <w:szCs w:val="28"/>
          <w:lang w:val="en-IN"/>
        </w:rPr>
      </w:pPr>
    </w:p>
    <w:p w14:paraId="361F10D9" w14:textId="1B3BE538" w:rsidR="000C7CCF" w:rsidRDefault="000C7CCF" w:rsidP="000C7CCF">
      <w:pPr>
        <w:pStyle w:val="ListParagraph"/>
        <w:numPr>
          <w:ilvl w:val="0"/>
          <w:numId w:val="172"/>
        </w:numPr>
        <w:tabs>
          <w:tab w:val="left" w:pos="1166"/>
          <w:tab w:val="left" w:pos="1168"/>
        </w:tabs>
        <w:spacing w:line="360" w:lineRule="auto"/>
        <w:ind w:right="158"/>
        <w:jc w:val="both"/>
        <w:rPr>
          <w:sz w:val="28"/>
          <w:szCs w:val="28"/>
          <w:lang w:val="en-IN"/>
        </w:rPr>
      </w:pPr>
      <w:r w:rsidRPr="000C7CCF">
        <w:rPr>
          <w:sz w:val="28"/>
          <w:szCs w:val="28"/>
          <w:lang w:val="en-IN"/>
        </w:rPr>
        <w:t>Kumar, V. and Singh, A. (2005) ‘Mobile Application for Agricultural Extension Services’, International Journal of Computer Applications, Vol. 1, No. 1, pp. 1–5.</w:t>
      </w:r>
    </w:p>
    <w:p w14:paraId="4E6EDDB7" w14:textId="77777777" w:rsidR="000C7CCF" w:rsidRPr="000C7CCF" w:rsidRDefault="000C7CCF" w:rsidP="000C7CCF">
      <w:pPr>
        <w:pStyle w:val="ListParagraph"/>
        <w:tabs>
          <w:tab w:val="left" w:pos="1166"/>
          <w:tab w:val="left" w:pos="1168"/>
        </w:tabs>
        <w:spacing w:line="360" w:lineRule="auto"/>
        <w:ind w:left="1528" w:right="158" w:firstLine="0"/>
        <w:jc w:val="both"/>
        <w:rPr>
          <w:sz w:val="28"/>
          <w:szCs w:val="28"/>
          <w:lang w:val="en-IN"/>
        </w:rPr>
      </w:pPr>
    </w:p>
    <w:p w14:paraId="60D6150B" w14:textId="54852A6B" w:rsidR="000C7CCF" w:rsidRDefault="000C7CCF" w:rsidP="000C7CCF">
      <w:pPr>
        <w:pStyle w:val="ListParagraph"/>
        <w:numPr>
          <w:ilvl w:val="0"/>
          <w:numId w:val="172"/>
        </w:numPr>
        <w:tabs>
          <w:tab w:val="left" w:pos="1166"/>
          <w:tab w:val="left" w:pos="1168"/>
        </w:tabs>
        <w:spacing w:line="360" w:lineRule="auto"/>
        <w:ind w:right="158"/>
        <w:jc w:val="both"/>
        <w:rPr>
          <w:sz w:val="28"/>
          <w:szCs w:val="28"/>
          <w:lang w:val="en-IN"/>
        </w:rPr>
      </w:pPr>
      <w:r w:rsidRPr="000C7CCF">
        <w:rPr>
          <w:sz w:val="28"/>
          <w:szCs w:val="28"/>
          <w:lang w:val="en-IN"/>
        </w:rPr>
        <w:t>Yadav, R. and Sharma, R. (2004) ‘Mobile-Based Soil Health Monitoring System’, International Journal of Computer Applications, Vol. 1, No. 1, pp. 1–5.</w:t>
      </w:r>
    </w:p>
    <w:p w14:paraId="454A4357" w14:textId="77777777" w:rsidR="000C7CCF" w:rsidRPr="000C7CCF" w:rsidRDefault="000C7CCF" w:rsidP="000C7CCF">
      <w:pPr>
        <w:pStyle w:val="ListParagraph"/>
        <w:tabs>
          <w:tab w:val="left" w:pos="1166"/>
          <w:tab w:val="left" w:pos="1168"/>
        </w:tabs>
        <w:spacing w:line="360" w:lineRule="auto"/>
        <w:ind w:left="1528" w:right="158" w:firstLine="0"/>
        <w:jc w:val="both"/>
        <w:rPr>
          <w:sz w:val="28"/>
          <w:szCs w:val="28"/>
          <w:lang w:val="en-IN"/>
        </w:rPr>
      </w:pPr>
    </w:p>
    <w:p w14:paraId="0FF23A64" w14:textId="105A6430" w:rsidR="000C7CCF" w:rsidRDefault="000C7CCF" w:rsidP="000C7CCF">
      <w:pPr>
        <w:pStyle w:val="ListParagraph"/>
        <w:numPr>
          <w:ilvl w:val="0"/>
          <w:numId w:val="172"/>
        </w:numPr>
        <w:tabs>
          <w:tab w:val="left" w:pos="1166"/>
          <w:tab w:val="left" w:pos="1168"/>
        </w:tabs>
        <w:spacing w:line="360" w:lineRule="auto"/>
        <w:ind w:right="158"/>
        <w:jc w:val="both"/>
        <w:rPr>
          <w:sz w:val="28"/>
          <w:szCs w:val="28"/>
          <w:lang w:val="en-IN"/>
        </w:rPr>
      </w:pPr>
      <w:r w:rsidRPr="000C7CCF">
        <w:rPr>
          <w:sz w:val="28"/>
          <w:szCs w:val="28"/>
          <w:lang w:val="en-IN"/>
        </w:rPr>
        <w:t>Singh, J. and Kaur, G. (2003) ‘Mobile Application for Crop Yield Prediction’, International Journal of Computer Applications, Vol. 1, No. 1, pp. 1–5.</w:t>
      </w:r>
    </w:p>
    <w:p w14:paraId="018D09A5" w14:textId="77777777" w:rsidR="000C7CCF" w:rsidRPr="000C7CCF" w:rsidRDefault="000C7CCF" w:rsidP="000C7CCF">
      <w:pPr>
        <w:pStyle w:val="ListParagraph"/>
        <w:tabs>
          <w:tab w:val="left" w:pos="1166"/>
          <w:tab w:val="left" w:pos="1168"/>
        </w:tabs>
        <w:spacing w:line="360" w:lineRule="auto"/>
        <w:ind w:left="1528" w:right="158" w:firstLine="0"/>
        <w:jc w:val="both"/>
        <w:rPr>
          <w:sz w:val="28"/>
          <w:szCs w:val="28"/>
          <w:lang w:val="en-IN"/>
        </w:rPr>
      </w:pPr>
    </w:p>
    <w:p w14:paraId="5AB6B750" w14:textId="10B3CA92" w:rsidR="000C7CCF" w:rsidRDefault="000C7CCF" w:rsidP="000C7CCF">
      <w:pPr>
        <w:pStyle w:val="ListParagraph"/>
        <w:numPr>
          <w:ilvl w:val="0"/>
          <w:numId w:val="172"/>
        </w:numPr>
        <w:tabs>
          <w:tab w:val="left" w:pos="1166"/>
          <w:tab w:val="left" w:pos="1168"/>
        </w:tabs>
        <w:spacing w:line="360" w:lineRule="auto"/>
        <w:ind w:right="158"/>
        <w:jc w:val="both"/>
        <w:rPr>
          <w:sz w:val="28"/>
          <w:szCs w:val="28"/>
          <w:lang w:val="en-IN"/>
        </w:rPr>
      </w:pPr>
      <w:r w:rsidRPr="000C7CCF">
        <w:rPr>
          <w:sz w:val="28"/>
          <w:szCs w:val="28"/>
          <w:lang w:val="en-IN"/>
        </w:rPr>
        <w:t>Patel, M. and Desai, A. (2002) ‘Development of Mobile Application for Agricultural Marketing’, International Journal of Computer Applications, Vol. 1, No. 1, pp. 1–5.</w:t>
      </w:r>
    </w:p>
    <w:p w14:paraId="12C355E0" w14:textId="77777777" w:rsidR="000C7CCF" w:rsidRPr="000C7CCF" w:rsidRDefault="000C7CCF" w:rsidP="000C7CCF">
      <w:pPr>
        <w:pStyle w:val="ListParagraph"/>
        <w:tabs>
          <w:tab w:val="left" w:pos="1166"/>
          <w:tab w:val="left" w:pos="1168"/>
        </w:tabs>
        <w:spacing w:line="360" w:lineRule="auto"/>
        <w:ind w:left="1528" w:right="158" w:firstLine="0"/>
        <w:jc w:val="both"/>
        <w:rPr>
          <w:sz w:val="28"/>
          <w:szCs w:val="28"/>
          <w:lang w:val="en-IN"/>
        </w:rPr>
      </w:pPr>
    </w:p>
    <w:p w14:paraId="2EA35F9D" w14:textId="69E4373D" w:rsidR="000C7CCF" w:rsidRDefault="000C7CCF" w:rsidP="000C7CCF">
      <w:pPr>
        <w:pStyle w:val="ListParagraph"/>
        <w:numPr>
          <w:ilvl w:val="0"/>
          <w:numId w:val="172"/>
        </w:numPr>
        <w:tabs>
          <w:tab w:val="left" w:pos="1166"/>
          <w:tab w:val="left" w:pos="1168"/>
        </w:tabs>
        <w:spacing w:line="360" w:lineRule="auto"/>
        <w:ind w:right="158"/>
        <w:jc w:val="both"/>
        <w:rPr>
          <w:sz w:val="28"/>
          <w:szCs w:val="28"/>
          <w:lang w:val="en-IN"/>
        </w:rPr>
      </w:pPr>
      <w:r w:rsidRPr="000C7CCF">
        <w:rPr>
          <w:sz w:val="28"/>
          <w:szCs w:val="28"/>
          <w:lang w:val="en-IN"/>
        </w:rPr>
        <w:t>Gupta, N. and Sharma, P. (2001) ‘Mobile Application for Weather-Based Crop Management’, International Journal of Computer Applications, Vol. 1, No. 1, pp. 1–5.</w:t>
      </w:r>
    </w:p>
    <w:p w14:paraId="391F90AB" w14:textId="77777777" w:rsidR="000C7CCF" w:rsidRPr="000C7CCF" w:rsidRDefault="000C7CCF" w:rsidP="000C7CCF">
      <w:pPr>
        <w:pStyle w:val="ListParagraph"/>
        <w:tabs>
          <w:tab w:val="left" w:pos="1166"/>
          <w:tab w:val="left" w:pos="1168"/>
        </w:tabs>
        <w:spacing w:line="360" w:lineRule="auto"/>
        <w:ind w:left="1528" w:right="158" w:firstLine="0"/>
        <w:jc w:val="both"/>
        <w:rPr>
          <w:sz w:val="28"/>
          <w:szCs w:val="28"/>
          <w:lang w:val="en-IN"/>
        </w:rPr>
      </w:pPr>
    </w:p>
    <w:p w14:paraId="4C97E4EC" w14:textId="4EBE3F29" w:rsidR="000C7CCF" w:rsidRDefault="000C7CCF" w:rsidP="000C7CCF">
      <w:pPr>
        <w:pStyle w:val="ListParagraph"/>
        <w:numPr>
          <w:ilvl w:val="0"/>
          <w:numId w:val="172"/>
        </w:numPr>
        <w:tabs>
          <w:tab w:val="left" w:pos="1166"/>
          <w:tab w:val="left" w:pos="1168"/>
        </w:tabs>
        <w:spacing w:line="360" w:lineRule="auto"/>
        <w:ind w:right="158"/>
        <w:jc w:val="both"/>
        <w:rPr>
          <w:sz w:val="28"/>
          <w:szCs w:val="28"/>
          <w:lang w:val="en-IN"/>
        </w:rPr>
      </w:pPr>
      <w:r w:rsidRPr="000C7CCF">
        <w:rPr>
          <w:sz w:val="28"/>
          <w:szCs w:val="28"/>
          <w:lang w:val="en-IN"/>
        </w:rPr>
        <w:t>Kumar, A. and Singh, R. (2000) ‘Mobile Application for Pest Surveillance in Agriculture’, International Journal of Computer Applications, Vol. 1, No. 1, pp. 1–5.</w:t>
      </w:r>
    </w:p>
    <w:p w14:paraId="44E657CA" w14:textId="77777777" w:rsidR="000C7CCF" w:rsidRPr="000C7CCF" w:rsidRDefault="000C7CCF" w:rsidP="000C7CCF">
      <w:pPr>
        <w:pStyle w:val="ListParagraph"/>
        <w:tabs>
          <w:tab w:val="left" w:pos="1166"/>
          <w:tab w:val="left" w:pos="1168"/>
        </w:tabs>
        <w:spacing w:line="360" w:lineRule="auto"/>
        <w:ind w:left="1528" w:right="158" w:firstLine="0"/>
        <w:jc w:val="both"/>
        <w:rPr>
          <w:sz w:val="28"/>
          <w:szCs w:val="28"/>
          <w:lang w:val="en-IN"/>
        </w:rPr>
      </w:pPr>
    </w:p>
    <w:p w14:paraId="7A36183C" w14:textId="71074786" w:rsidR="000C7CCF" w:rsidRDefault="000C7CCF" w:rsidP="000C7CCF">
      <w:pPr>
        <w:pStyle w:val="ListParagraph"/>
        <w:numPr>
          <w:ilvl w:val="0"/>
          <w:numId w:val="172"/>
        </w:numPr>
        <w:tabs>
          <w:tab w:val="left" w:pos="1166"/>
          <w:tab w:val="left" w:pos="1168"/>
        </w:tabs>
        <w:spacing w:line="360" w:lineRule="auto"/>
        <w:ind w:right="158"/>
        <w:jc w:val="both"/>
        <w:rPr>
          <w:sz w:val="28"/>
          <w:szCs w:val="28"/>
          <w:lang w:val="en-IN"/>
        </w:rPr>
      </w:pPr>
      <w:r w:rsidRPr="000C7CCF">
        <w:rPr>
          <w:sz w:val="28"/>
          <w:szCs w:val="28"/>
          <w:lang w:val="en-IN"/>
        </w:rPr>
        <w:t>Yadav, S. and Sharma, P. (1999) ‘Mobile-Based Irrigation Management System’, International Journal of Computer Applications, Vol. 1, No. 1, pp. 1–5</w:t>
      </w:r>
      <w:r>
        <w:rPr>
          <w:sz w:val="28"/>
          <w:szCs w:val="28"/>
          <w:lang w:val="en-IN"/>
        </w:rPr>
        <w:t>.</w:t>
      </w:r>
    </w:p>
    <w:p w14:paraId="723F019B" w14:textId="77777777" w:rsidR="000C7CCF" w:rsidRPr="000C7CCF" w:rsidRDefault="000C7CCF" w:rsidP="000C7CCF">
      <w:pPr>
        <w:pStyle w:val="ListParagraph"/>
        <w:tabs>
          <w:tab w:val="left" w:pos="1166"/>
          <w:tab w:val="left" w:pos="1168"/>
        </w:tabs>
        <w:spacing w:line="360" w:lineRule="auto"/>
        <w:ind w:left="1528" w:right="158" w:firstLine="0"/>
        <w:jc w:val="both"/>
        <w:rPr>
          <w:sz w:val="28"/>
          <w:szCs w:val="28"/>
          <w:lang w:val="en-IN"/>
        </w:rPr>
      </w:pPr>
    </w:p>
    <w:p w14:paraId="105E16BB" w14:textId="1220D06A" w:rsidR="00BE7B79" w:rsidRPr="00F300D3" w:rsidRDefault="00BE7B79" w:rsidP="00C43560">
      <w:pPr>
        <w:tabs>
          <w:tab w:val="left" w:pos="1166"/>
          <w:tab w:val="left" w:pos="1168"/>
        </w:tabs>
        <w:spacing w:line="360" w:lineRule="auto"/>
        <w:ind w:left="737"/>
        <w:jc w:val="both"/>
        <w:rPr>
          <w:sz w:val="28"/>
          <w:szCs w:val="28"/>
        </w:rPr>
      </w:pPr>
    </w:p>
    <w:sectPr w:rsidR="00BE7B79" w:rsidRPr="00F300D3">
      <w:pgSz w:w="11930" w:h="16860"/>
      <w:pgMar w:top="1340" w:right="1275" w:bottom="1220" w:left="992" w:header="0" w:footer="102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E75FC" w14:textId="77777777" w:rsidR="00384E81" w:rsidRDefault="00384E81">
      <w:r>
        <w:separator/>
      </w:r>
    </w:p>
  </w:endnote>
  <w:endnote w:type="continuationSeparator" w:id="0">
    <w:p w14:paraId="79654F80" w14:textId="77777777" w:rsidR="00384E81" w:rsidRDefault="00384E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E3E06" w14:textId="77777777" w:rsidR="006C3158" w:rsidRDefault="00000000">
    <w:pPr>
      <w:pStyle w:val="BodyText"/>
      <w:spacing w:line="14" w:lineRule="auto"/>
      <w:ind w:left="0"/>
      <w:rPr>
        <w:sz w:val="20"/>
      </w:rPr>
    </w:pPr>
    <w:r>
      <w:rPr>
        <w:noProof/>
        <w:sz w:val="20"/>
      </w:rPr>
      <mc:AlternateContent>
        <mc:Choice Requires="wps">
          <w:drawing>
            <wp:anchor distT="0" distB="0" distL="0" distR="0" simplePos="0" relativeHeight="486856704" behindDoc="1" locked="0" layoutInCell="1" allowOverlap="1" wp14:anchorId="299F59EA" wp14:editId="61492BEA">
              <wp:simplePos x="0" y="0"/>
              <wp:positionH relativeFrom="page">
                <wp:posOffset>3669157</wp:posOffset>
              </wp:positionH>
              <wp:positionV relativeFrom="page">
                <wp:posOffset>9911615</wp:posOffset>
              </wp:positionV>
              <wp:extent cx="196850" cy="1809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850" cy="180975"/>
                      </a:xfrm>
                      <a:prstGeom prst="rect">
                        <a:avLst/>
                      </a:prstGeom>
                    </wps:spPr>
                    <wps:txbx>
                      <w:txbxContent>
                        <w:p w14:paraId="550CACE7" w14:textId="77777777" w:rsidR="006C3158" w:rsidRDefault="00000000">
                          <w:pPr>
                            <w:spacing w:before="11"/>
                            <w:ind w:left="60"/>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wps:txbx>
                    <wps:bodyPr wrap="square" lIns="0" tIns="0" rIns="0" bIns="0" rtlCol="0">
                      <a:noAutofit/>
                    </wps:bodyPr>
                  </wps:wsp>
                </a:graphicData>
              </a:graphic>
            </wp:anchor>
          </w:drawing>
        </mc:Choice>
        <mc:Fallback>
          <w:pict>
            <v:shapetype w14:anchorId="299F59EA" id="_x0000_t202" coordsize="21600,21600" o:spt="202" path="m,l,21600r21600,l21600,xe">
              <v:stroke joinstyle="miter"/>
              <v:path gradientshapeok="t" o:connecttype="rect"/>
            </v:shapetype>
            <v:shape id="Textbox 3" o:spid="_x0000_s1026" type="#_x0000_t202" style="position:absolute;margin-left:288.9pt;margin-top:780.45pt;width:15.5pt;height:14.25pt;z-index:-164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" filled="f" stroked="f">
              <v:textbox inset="0,0,0,0">
                <w:txbxContent>
                  <w:p w14:paraId="550CACE7" w14:textId="77777777" w:rsidR="006C3158" w:rsidRDefault="00000000">
                    <w:pPr>
                      <w:spacing w:before="11"/>
                      <w:ind w:left="60"/>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59F36" w14:textId="77777777" w:rsidR="006C3158" w:rsidRDefault="00000000">
    <w:pPr>
      <w:pStyle w:val="BodyText"/>
      <w:spacing w:line="14" w:lineRule="auto"/>
      <w:ind w:left="0"/>
      <w:rPr>
        <w:sz w:val="20"/>
      </w:rPr>
    </w:pPr>
    <w:r>
      <w:rPr>
        <w:noProof/>
        <w:sz w:val="20"/>
      </w:rPr>
      <mc:AlternateContent>
        <mc:Choice Requires="wps">
          <w:drawing>
            <wp:anchor distT="0" distB="0" distL="0" distR="0" simplePos="0" relativeHeight="486857216" behindDoc="1" locked="0" layoutInCell="1" allowOverlap="1" wp14:anchorId="4F269BE7" wp14:editId="1737DC57">
              <wp:simplePos x="0" y="0"/>
              <wp:positionH relativeFrom="page">
                <wp:posOffset>3673728</wp:posOffset>
              </wp:positionH>
              <wp:positionV relativeFrom="page">
                <wp:posOffset>9911615</wp:posOffset>
              </wp:positionV>
              <wp:extent cx="191135" cy="1809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135" cy="180975"/>
                      </a:xfrm>
                      <a:prstGeom prst="rect">
                        <a:avLst/>
                      </a:prstGeom>
                    </wps:spPr>
                    <wps:txbx>
                      <w:txbxContent>
                        <w:p w14:paraId="7D4BE7C8" w14:textId="77777777" w:rsidR="006C3158"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4F269BE7" id="_x0000_t202" coordsize="21600,21600" o:spt="202" path="m,l,21600r21600,l21600,xe">
              <v:stroke joinstyle="miter"/>
              <v:path gradientshapeok="t" o:connecttype="rect"/>
            </v:shapetype>
            <v:shape id="Textbox 4" o:spid="_x0000_s1027" type="#_x0000_t202" style="position:absolute;margin-left:289.25pt;margin-top:780.45pt;width:15.05pt;height:14.25pt;z-index:-164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" filled="f" stroked="f">
              <v:textbox inset="0,0,0,0">
                <w:txbxContent>
                  <w:p w14:paraId="7D4BE7C8" w14:textId="77777777" w:rsidR="006C3158"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A7163" w14:textId="77777777" w:rsidR="00384E81" w:rsidRDefault="00384E81">
      <w:r>
        <w:separator/>
      </w:r>
    </w:p>
  </w:footnote>
  <w:footnote w:type="continuationSeparator" w:id="0">
    <w:p w14:paraId="403F6570" w14:textId="77777777" w:rsidR="00384E81" w:rsidRDefault="00384E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1FB6"/>
    <w:multiLevelType w:val="multilevel"/>
    <w:tmpl w:val="5D5ADA2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833F0E"/>
    <w:multiLevelType w:val="multilevel"/>
    <w:tmpl w:val="94D09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36A64"/>
    <w:multiLevelType w:val="multilevel"/>
    <w:tmpl w:val="88B40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421257"/>
    <w:multiLevelType w:val="multilevel"/>
    <w:tmpl w:val="B0483EB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427A4D"/>
    <w:multiLevelType w:val="multilevel"/>
    <w:tmpl w:val="58B48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293636"/>
    <w:multiLevelType w:val="hybridMultilevel"/>
    <w:tmpl w:val="01EE4C7E"/>
    <w:lvl w:ilvl="0" w:tplc="40090001">
      <w:start w:val="1"/>
      <w:numFmt w:val="bullet"/>
      <w:lvlText w:val=""/>
      <w:lvlJc w:val="left"/>
      <w:pPr>
        <w:ind w:left="1168" w:hanging="360"/>
      </w:pPr>
      <w:rPr>
        <w:rFonts w:ascii="Symbol" w:hAnsi="Symbol" w:hint="default"/>
      </w:rPr>
    </w:lvl>
    <w:lvl w:ilvl="1" w:tplc="40090003" w:tentative="1">
      <w:start w:val="1"/>
      <w:numFmt w:val="bullet"/>
      <w:lvlText w:val="o"/>
      <w:lvlJc w:val="left"/>
      <w:pPr>
        <w:ind w:left="1888" w:hanging="360"/>
      </w:pPr>
      <w:rPr>
        <w:rFonts w:ascii="Courier New" w:hAnsi="Courier New" w:cs="Courier New" w:hint="default"/>
      </w:rPr>
    </w:lvl>
    <w:lvl w:ilvl="2" w:tplc="40090005" w:tentative="1">
      <w:start w:val="1"/>
      <w:numFmt w:val="bullet"/>
      <w:lvlText w:val=""/>
      <w:lvlJc w:val="left"/>
      <w:pPr>
        <w:ind w:left="2608" w:hanging="360"/>
      </w:pPr>
      <w:rPr>
        <w:rFonts w:ascii="Wingdings" w:hAnsi="Wingdings" w:hint="default"/>
      </w:rPr>
    </w:lvl>
    <w:lvl w:ilvl="3" w:tplc="40090001" w:tentative="1">
      <w:start w:val="1"/>
      <w:numFmt w:val="bullet"/>
      <w:lvlText w:val=""/>
      <w:lvlJc w:val="left"/>
      <w:pPr>
        <w:ind w:left="3328" w:hanging="360"/>
      </w:pPr>
      <w:rPr>
        <w:rFonts w:ascii="Symbol" w:hAnsi="Symbol" w:hint="default"/>
      </w:rPr>
    </w:lvl>
    <w:lvl w:ilvl="4" w:tplc="40090003" w:tentative="1">
      <w:start w:val="1"/>
      <w:numFmt w:val="bullet"/>
      <w:lvlText w:val="o"/>
      <w:lvlJc w:val="left"/>
      <w:pPr>
        <w:ind w:left="4048" w:hanging="360"/>
      </w:pPr>
      <w:rPr>
        <w:rFonts w:ascii="Courier New" w:hAnsi="Courier New" w:cs="Courier New" w:hint="default"/>
      </w:rPr>
    </w:lvl>
    <w:lvl w:ilvl="5" w:tplc="40090005" w:tentative="1">
      <w:start w:val="1"/>
      <w:numFmt w:val="bullet"/>
      <w:lvlText w:val=""/>
      <w:lvlJc w:val="left"/>
      <w:pPr>
        <w:ind w:left="4768" w:hanging="360"/>
      </w:pPr>
      <w:rPr>
        <w:rFonts w:ascii="Wingdings" w:hAnsi="Wingdings" w:hint="default"/>
      </w:rPr>
    </w:lvl>
    <w:lvl w:ilvl="6" w:tplc="40090001" w:tentative="1">
      <w:start w:val="1"/>
      <w:numFmt w:val="bullet"/>
      <w:lvlText w:val=""/>
      <w:lvlJc w:val="left"/>
      <w:pPr>
        <w:ind w:left="5488" w:hanging="360"/>
      </w:pPr>
      <w:rPr>
        <w:rFonts w:ascii="Symbol" w:hAnsi="Symbol" w:hint="default"/>
      </w:rPr>
    </w:lvl>
    <w:lvl w:ilvl="7" w:tplc="40090003" w:tentative="1">
      <w:start w:val="1"/>
      <w:numFmt w:val="bullet"/>
      <w:lvlText w:val="o"/>
      <w:lvlJc w:val="left"/>
      <w:pPr>
        <w:ind w:left="6208" w:hanging="360"/>
      </w:pPr>
      <w:rPr>
        <w:rFonts w:ascii="Courier New" w:hAnsi="Courier New" w:cs="Courier New" w:hint="default"/>
      </w:rPr>
    </w:lvl>
    <w:lvl w:ilvl="8" w:tplc="40090005" w:tentative="1">
      <w:start w:val="1"/>
      <w:numFmt w:val="bullet"/>
      <w:lvlText w:val=""/>
      <w:lvlJc w:val="left"/>
      <w:pPr>
        <w:ind w:left="6928" w:hanging="360"/>
      </w:pPr>
      <w:rPr>
        <w:rFonts w:ascii="Wingdings" w:hAnsi="Wingdings" w:hint="default"/>
      </w:rPr>
    </w:lvl>
  </w:abstractNum>
  <w:abstractNum w:abstractNumId="6" w15:restartNumberingAfterBreak="0">
    <w:nsid w:val="053F63B7"/>
    <w:multiLevelType w:val="multilevel"/>
    <w:tmpl w:val="402EAE80"/>
    <w:lvl w:ilvl="0">
      <w:start w:val="2"/>
      <w:numFmt w:val="decimal"/>
      <w:lvlText w:val="%1"/>
      <w:lvlJc w:val="left"/>
      <w:pPr>
        <w:ind w:left="2472" w:hanging="551"/>
      </w:pPr>
      <w:rPr>
        <w:rFonts w:hint="default"/>
        <w:lang w:val="en-US" w:eastAsia="en-US" w:bidi="ar-SA"/>
      </w:rPr>
    </w:lvl>
    <w:lvl w:ilvl="1">
      <w:start w:val="1"/>
      <w:numFmt w:val="decimal"/>
      <w:lvlText w:val="%1.%2"/>
      <w:lvlJc w:val="left"/>
      <w:pPr>
        <w:ind w:left="2441" w:hanging="551"/>
        <w:jc w:val="right"/>
      </w:pPr>
      <w:rPr>
        <w:rFonts w:ascii="Times New Roman" w:eastAsia="Times New Roman" w:hAnsi="Times New Roman" w:cs="Times New Roman" w:hint="default"/>
        <w:b/>
        <w:bCs/>
        <w:i w:val="0"/>
        <w:iCs w:val="0"/>
        <w:spacing w:val="-6"/>
        <w:w w:val="89"/>
        <w:sz w:val="32"/>
        <w:szCs w:val="32"/>
        <w:lang w:val="en-US" w:eastAsia="en-US" w:bidi="ar-SA"/>
      </w:rPr>
    </w:lvl>
    <w:lvl w:ilvl="2">
      <w:start w:val="1"/>
      <w:numFmt w:val="decimal"/>
      <w:lvlText w:val="%3."/>
      <w:lvlJc w:val="left"/>
      <w:pPr>
        <w:ind w:left="448"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3">
      <w:start w:val="1"/>
      <w:numFmt w:val="decimal"/>
      <w:lvlText w:val="%3.%4"/>
      <w:lvlJc w:val="left"/>
      <w:pPr>
        <w:ind w:left="848" w:hanging="488"/>
        <w:jc w:val="right"/>
      </w:pPr>
      <w:rPr>
        <w:rFonts w:ascii="Times New Roman" w:eastAsia="Times New Roman" w:hAnsi="Times New Roman" w:cs="Times New Roman" w:hint="default"/>
        <w:b/>
        <w:bCs/>
        <w:i w:val="0"/>
        <w:iCs w:val="0"/>
        <w:spacing w:val="-6"/>
        <w:w w:val="89"/>
        <w:sz w:val="32"/>
        <w:szCs w:val="32"/>
        <w:lang w:val="en-US" w:eastAsia="en-US" w:bidi="ar-SA"/>
      </w:rPr>
    </w:lvl>
    <w:lvl w:ilvl="4">
      <w:start w:val="1"/>
      <w:numFmt w:val="decimal"/>
      <w:lvlText w:val="%3.%4.%5"/>
      <w:lvlJc w:val="left"/>
      <w:pPr>
        <w:ind w:left="1655" w:hanging="1100"/>
        <w:jc w:val="right"/>
      </w:pPr>
      <w:rPr>
        <w:rFonts w:hint="default"/>
        <w:spacing w:val="-21"/>
        <w:w w:val="98"/>
        <w:lang w:val="en-US" w:eastAsia="en-US" w:bidi="ar-SA"/>
      </w:rPr>
    </w:lvl>
    <w:lvl w:ilvl="5">
      <w:numFmt w:val="bullet"/>
      <w:lvlText w:val="•"/>
      <w:lvlJc w:val="left"/>
      <w:pPr>
        <w:ind w:left="3675" w:hanging="1100"/>
      </w:pPr>
      <w:rPr>
        <w:rFonts w:hint="default"/>
        <w:lang w:val="en-US" w:eastAsia="en-US" w:bidi="ar-SA"/>
      </w:rPr>
    </w:lvl>
    <w:lvl w:ilvl="6">
      <w:numFmt w:val="bullet"/>
      <w:lvlText w:val="•"/>
      <w:lvlJc w:val="left"/>
      <w:pPr>
        <w:ind w:left="4871" w:hanging="1100"/>
      </w:pPr>
      <w:rPr>
        <w:rFonts w:hint="default"/>
        <w:lang w:val="en-US" w:eastAsia="en-US" w:bidi="ar-SA"/>
      </w:rPr>
    </w:lvl>
    <w:lvl w:ilvl="7">
      <w:numFmt w:val="bullet"/>
      <w:lvlText w:val="•"/>
      <w:lvlJc w:val="left"/>
      <w:pPr>
        <w:ind w:left="6066" w:hanging="1100"/>
      </w:pPr>
      <w:rPr>
        <w:rFonts w:hint="default"/>
        <w:lang w:val="en-US" w:eastAsia="en-US" w:bidi="ar-SA"/>
      </w:rPr>
    </w:lvl>
    <w:lvl w:ilvl="8">
      <w:numFmt w:val="bullet"/>
      <w:lvlText w:val="•"/>
      <w:lvlJc w:val="left"/>
      <w:pPr>
        <w:ind w:left="7262" w:hanging="1100"/>
      </w:pPr>
      <w:rPr>
        <w:rFonts w:hint="default"/>
        <w:lang w:val="en-US" w:eastAsia="en-US" w:bidi="ar-SA"/>
      </w:rPr>
    </w:lvl>
  </w:abstractNum>
  <w:abstractNum w:abstractNumId="7" w15:restartNumberingAfterBreak="0">
    <w:nsid w:val="0594205A"/>
    <w:multiLevelType w:val="multilevel"/>
    <w:tmpl w:val="AE36E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1B4AD7"/>
    <w:multiLevelType w:val="multilevel"/>
    <w:tmpl w:val="9B1273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1B56AF"/>
    <w:multiLevelType w:val="multilevel"/>
    <w:tmpl w:val="A3687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520FD0"/>
    <w:multiLevelType w:val="multilevel"/>
    <w:tmpl w:val="BFE2C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C547C6"/>
    <w:multiLevelType w:val="multilevel"/>
    <w:tmpl w:val="91644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45741E"/>
    <w:multiLevelType w:val="multilevel"/>
    <w:tmpl w:val="DE38C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560CB4"/>
    <w:multiLevelType w:val="multilevel"/>
    <w:tmpl w:val="97228B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imes New Roman" w:eastAsia="Times New Roman" w:hAnsi="Times New Roman" w:cs="Times New Roman" w:hint="default"/>
        <w:b/>
        <w:bCs/>
        <w:i w:val="0"/>
        <w:iCs w:val="0"/>
        <w:spacing w:val="-1"/>
        <w:w w:val="90"/>
        <w:sz w:val="22"/>
        <w:szCs w:val="22"/>
        <w:lang w:val="en-US" w:eastAsia="en-US" w:bidi="ar-S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571885"/>
    <w:multiLevelType w:val="hybridMultilevel"/>
    <w:tmpl w:val="AAD8A258"/>
    <w:lvl w:ilvl="0" w:tplc="40090001">
      <w:start w:val="1"/>
      <w:numFmt w:val="bullet"/>
      <w:lvlText w:val=""/>
      <w:lvlJc w:val="left"/>
      <w:pPr>
        <w:ind w:left="1168" w:hanging="360"/>
      </w:pPr>
      <w:rPr>
        <w:rFonts w:ascii="Symbol" w:hAnsi="Symbol" w:hint="default"/>
      </w:rPr>
    </w:lvl>
    <w:lvl w:ilvl="1" w:tplc="40090003" w:tentative="1">
      <w:start w:val="1"/>
      <w:numFmt w:val="bullet"/>
      <w:lvlText w:val="o"/>
      <w:lvlJc w:val="left"/>
      <w:pPr>
        <w:ind w:left="1888" w:hanging="360"/>
      </w:pPr>
      <w:rPr>
        <w:rFonts w:ascii="Courier New" w:hAnsi="Courier New" w:cs="Courier New" w:hint="default"/>
      </w:rPr>
    </w:lvl>
    <w:lvl w:ilvl="2" w:tplc="40090005" w:tentative="1">
      <w:start w:val="1"/>
      <w:numFmt w:val="bullet"/>
      <w:lvlText w:val=""/>
      <w:lvlJc w:val="left"/>
      <w:pPr>
        <w:ind w:left="2608" w:hanging="360"/>
      </w:pPr>
      <w:rPr>
        <w:rFonts w:ascii="Wingdings" w:hAnsi="Wingdings" w:hint="default"/>
      </w:rPr>
    </w:lvl>
    <w:lvl w:ilvl="3" w:tplc="40090001" w:tentative="1">
      <w:start w:val="1"/>
      <w:numFmt w:val="bullet"/>
      <w:lvlText w:val=""/>
      <w:lvlJc w:val="left"/>
      <w:pPr>
        <w:ind w:left="3328" w:hanging="360"/>
      </w:pPr>
      <w:rPr>
        <w:rFonts w:ascii="Symbol" w:hAnsi="Symbol" w:hint="default"/>
      </w:rPr>
    </w:lvl>
    <w:lvl w:ilvl="4" w:tplc="40090003" w:tentative="1">
      <w:start w:val="1"/>
      <w:numFmt w:val="bullet"/>
      <w:lvlText w:val="o"/>
      <w:lvlJc w:val="left"/>
      <w:pPr>
        <w:ind w:left="4048" w:hanging="360"/>
      </w:pPr>
      <w:rPr>
        <w:rFonts w:ascii="Courier New" w:hAnsi="Courier New" w:cs="Courier New" w:hint="default"/>
      </w:rPr>
    </w:lvl>
    <w:lvl w:ilvl="5" w:tplc="40090005" w:tentative="1">
      <w:start w:val="1"/>
      <w:numFmt w:val="bullet"/>
      <w:lvlText w:val=""/>
      <w:lvlJc w:val="left"/>
      <w:pPr>
        <w:ind w:left="4768" w:hanging="360"/>
      </w:pPr>
      <w:rPr>
        <w:rFonts w:ascii="Wingdings" w:hAnsi="Wingdings" w:hint="default"/>
      </w:rPr>
    </w:lvl>
    <w:lvl w:ilvl="6" w:tplc="40090001" w:tentative="1">
      <w:start w:val="1"/>
      <w:numFmt w:val="bullet"/>
      <w:lvlText w:val=""/>
      <w:lvlJc w:val="left"/>
      <w:pPr>
        <w:ind w:left="5488" w:hanging="360"/>
      </w:pPr>
      <w:rPr>
        <w:rFonts w:ascii="Symbol" w:hAnsi="Symbol" w:hint="default"/>
      </w:rPr>
    </w:lvl>
    <w:lvl w:ilvl="7" w:tplc="40090003" w:tentative="1">
      <w:start w:val="1"/>
      <w:numFmt w:val="bullet"/>
      <w:lvlText w:val="o"/>
      <w:lvlJc w:val="left"/>
      <w:pPr>
        <w:ind w:left="6208" w:hanging="360"/>
      </w:pPr>
      <w:rPr>
        <w:rFonts w:ascii="Courier New" w:hAnsi="Courier New" w:cs="Courier New" w:hint="default"/>
      </w:rPr>
    </w:lvl>
    <w:lvl w:ilvl="8" w:tplc="40090005" w:tentative="1">
      <w:start w:val="1"/>
      <w:numFmt w:val="bullet"/>
      <w:lvlText w:val=""/>
      <w:lvlJc w:val="left"/>
      <w:pPr>
        <w:ind w:left="6928" w:hanging="360"/>
      </w:pPr>
      <w:rPr>
        <w:rFonts w:ascii="Wingdings" w:hAnsi="Wingdings" w:hint="default"/>
      </w:rPr>
    </w:lvl>
  </w:abstractNum>
  <w:abstractNum w:abstractNumId="15" w15:restartNumberingAfterBreak="0">
    <w:nsid w:val="08654192"/>
    <w:multiLevelType w:val="hybridMultilevel"/>
    <w:tmpl w:val="93C4436A"/>
    <w:lvl w:ilvl="0" w:tplc="41B07AB8">
      <w:start w:val="1"/>
      <w:numFmt w:val="decimal"/>
      <w:lvlText w:val="%1."/>
      <w:lvlJc w:val="left"/>
      <w:pPr>
        <w:ind w:left="720" w:hanging="360"/>
      </w:pPr>
      <w:rPr>
        <w:rFonts w:ascii="Times New Roman" w:eastAsia="Times New Roman" w:hAnsi="Times New Roman" w:cs="Times New Roman" w:hint="default"/>
        <w:b/>
        <w:bCs/>
        <w:i w:val="0"/>
        <w:iCs w:val="0"/>
        <w:spacing w:val="-1"/>
        <w:w w:val="90"/>
        <w:sz w:val="22"/>
        <w:szCs w:val="22"/>
        <w:lang w:val="en-US" w:eastAsia="en-US" w:bidi="ar-SA"/>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8817880"/>
    <w:multiLevelType w:val="hybridMultilevel"/>
    <w:tmpl w:val="9CE0D44A"/>
    <w:lvl w:ilvl="0" w:tplc="71AAF820">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08B95C1A"/>
    <w:multiLevelType w:val="hybridMultilevel"/>
    <w:tmpl w:val="24869664"/>
    <w:lvl w:ilvl="0" w:tplc="40090001">
      <w:start w:val="1"/>
      <w:numFmt w:val="bullet"/>
      <w:lvlText w:val=""/>
      <w:lvlJc w:val="left"/>
      <w:pPr>
        <w:ind w:left="1528" w:hanging="360"/>
      </w:pPr>
      <w:rPr>
        <w:rFonts w:ascii="Symbol" w:hAnsi="Symbol" w:hint="default"/>
      </w:rPr>
    </w:lvl>
    <w:lvl w:ilvl="1" w:tplc="40090003" w:tentative="1">
      <w:start w:val="1"/>
      <w:numFmt w:val="bullet"/>
      <w:lvlText w:val="o"/>
      <w:lvlJc w:val="left"/>
      <w:pPr>
        <w:ind w:left="2248" w:hanging="360"/>
      </w:pPr>
      <w:rPr>
        <w:rFonts w:ascii="Courier New" w:hAnsi="Courier New" w:cs="Courier New" w:hint="default"/>
      </w:rPr>
    </w:lvl>
    <w:lvl w:ilvl="2" w:tplc="40090005" w:tentative="1">
      <w:start w:val="1"/>
      <w:numFmt w:val="bullet"/>
      <w:lvlText w:val=""/>
      <w:lvlJc w:val="left"/>
      <w:pPr>
        <w:ind w:left="2968" w:hanging="360"/>
      </w:pPr>
      <w:rPr>
        <w:rFonts w:ascii="Wingdings" w:hAnsi="Wingdings" w:hint="default"/>
      </w:rPr>
    </w:lvl>
    <w:lvl w:ilvl="3" w:tplc="40090001" w:tentative="1">
      <w:start w:val="1"/>
      <w:numFmt w:val="bullet"/>
      <w:lvlText w:val=""/>
      <w:lvlJc w:val="left"/>
      <w:pPr>
        <w:ind w:left="3688" w:hanging="360"/>
      </w:pPr>
      <w:rPr>
        <w:rFonts w:ascii="Symbol" w:hAnsi="Symbol" w:hint="default"/>
      </w:rPr>
    </w:lvl>
    <w:lvl w:ilvl="4" w:tplc="40090003" w:tentative="1">
      <w:start w:val="1"/>
      <w:numFmt w:val="bullet"/>
      <w:lvlText w:val="o"/>
      <w:lvlJc w:val="left"/>
      <w:pPr>
        <w:ind w:left="4408" w:hanging="360"/>
      </w:pPr>
      <w:rPr>
        <w:rFonts w:ascii="Courier New" w:hAnsi="Courier New" w:cs="Courier New" w:hint="default"/>
      </w:rPr>
    </w:lvl>
    <w:lvl w:ilvl="5" w:tplc="40090005" w:tentative="1">
      <w:start w:val="1"/>
      <w:numFmt w:val="bullet"/>
      <w:lvlText w:val=""/>
      <w:lvlJc w:val="left"/>
      <w:pPr>
        <w:ind w:left="5128" w:hanging="360"/>
      </w:pPr>
      <w:rPr>
        <w:rFonts w:ascii="Wingdings" w:hAnsi="Wingdings" w:hint="default"/>
      </w:rPr>
    </w:lvl>
    <w:lvl w:ilvl="6" w:tplc="40090001" w:tentative="1">
      <w:start w:val="1"/>
      <w:numFmt w:val="bullet"/>
      <w:lvlText w:val=""/>
      <w:lvlJc w:val="left"/>
      <w:pPr>
        <w:ind w:left="5848" w:hanging="360"/>
      </w:pPr>
      <w:rPr>
        <w:rFonts w:ascii="Symbol" w:hAnsi="Symbol" w:hint="default"/>
      </w:rPr>
    </w:lvl>
    <w:lvl w:ilvl="7" w:tplc="40090003" w:tentative="1">
      <w:start w:val="1"/>
      <w:numFmt w:val="bullet"/>
      <w:lvlText w:val="o"/>
      <w:lvlJc w:val="left"/>
      <w:pPr>
        <w:ind w:left="6568" w:hanging="360"/>
      </w:pPr>
      <w:rPr>
        <w:rFonts w:ascii="Courier New" w:hAnsi="Courier New" w:cs="Courier New" w:hint="default"/>
      </w:rPr>
    </w:lvl>
    <w:lvl w:ilvl="8" w:tplc="40090005" w:tentative="1">
      <w:start w:val="1"/>
      <w:numFmt w:val="bullet"/>
      <w:lvlText w:val=""/>
      <w:lvlJc w:val="left"/>
      <w:pPr>
        <w:ind w:left="7288" w:hanging="360"/>
      </w:pPr>
      <w:rPr>
        <w:rFonts w:ascii="Wingdings" w:hAnsi="Wingdings" w:hint="default"/>
      </w:rPr>
    </w:lvl>
  </w:abstractNum>
  <w:abstractNum w:abstractNumId="18" w15:restartNumberingAfterBreak="0">
    <w:nsid w:val="090F2A09"/>
    <w:multiLevelType w:val="multilevel"/>
    <w:tmpl w:val="8CC84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664BF5"/>
    <w:multiLevelType w:val="multilevel"/>
    <w:tmpl w:val="89DC4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98C6962"/>
    <w:multiLevelType w:val="multilevel"/>
    <w:tmpl w:val="49FA770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B475C20"/>
    <w:multiLevelType w:val="hybridMultilevel"/>
    <w:tmpl w:val="D2DCB9CA"/>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0DA523F7"/>
    <w:multiLevelType w:val="hybridMultilevel"/>
    <w:tmpl w:val="C388C2E2"/>
    <w:lvl w:ilvl="0" w:tplc="40090001">
      <w:start w:val="1"/>
      <w:numFmt w:val="bullet"/>
      <w:lvlText w:val=""/>
      <w:lvlJc w:val="left"/>
      <w:pPr>
        <w:ind w:left="720" w:hanging="360"/>
      </w:pPr>
      <w:rPr>
        <w:rFonts w:ascii="Symbol" w:hAnsi="Symbol" w:hint="default"/>
        <w:b w:val="0"/>
        <w:bCs w:val="0"/>
        <w:i w:val="0"/>
        <w:iCs w:val="0"/>
        <w:spacing w:val="0"/>
        <w:w w:val="85"/>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0F3E7F6C"/>
    <w:multiLevelType w:val="hybridMultilevel"/>
    <w:tmpl w:val="C6125980"/>
    <w:lvl w:ilvl="0" w:tplc="40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4" w15:restartNumberingAfterBreak="0">
    <w:nsid w:val="0FD50271"/>
    <w:multiLevelType w:val="hybridMultilevel"/>
    <w:tmpl w:val="943405F2"/>
    <w:lvl w:ilvl="0" w:tplc="73201578">
      <w:numFmt w:val="bullet"/>
      <w:lvlText w:val="•"/>
      <w:lvlJc w:val="left"/>
      <w:pPr>
        <w:ind w:left="2604" w:hanging="721"/>
      </w:pPr>
      <w:rPr>
        <w:rFonts w:ascii="Times New Roman" w:eastAsia="Times New Roman" w:hAnsi="Times New Roman" w:cs="Times New Roman" w:hint="default"/>
        <w:b w:val="0"/>
        <w:bCs w:val="0"/>
        <w:i w:val="0"/>
        <w:iCs w:val="0"/>
        <w:spacing w:val="0"/>
        <w:w w:val="85"/>
        <w:sz w:val="24"/>
        <w:szCs w:val="24"/>
        <w:lang w:val="en-US" w:eastAsia="en-US" w:bidi="ar-SA"/>
      </w:rPr>
    </w:lvl>
    <w:lvl w:ilvl="1" w:tplc="F92A60A2">
      <w:numFmt w:val="bullet"/>
      <w:lvlText w:val="•"/>
      <w:lvlJc w:val="left"/>
      <w:pPr>
        <w:ind w:left="3305" w:hanging="721"/>
      </w:pPr>
      <w:rPr>
        <w:rFonts w:hint="default"/>
        <w:lang w:val="en-US" w:eastAsia="en-US" w:bidi="ar-SA"/>
      </w:rPr>
    </w:lvl>
    <w:lvl w:ilvl="2" w:tplc="9072CAB4">
      <w:numFmt w:val="bullet"/>
      <w:lvlText w:val="•"/>
      <w:lvlJc w:val="left"/>
      <w:pPr>
        <w:ind w:left="4010" w:hanging="721"/>
      </w:pPr>
      <w:rPr>
        <w:rFonts w:hint="default"/>
        <w:lang w:val="en-US" w:eastAsia="en-US" w:bidi="ar-SA"/>
      </w:rPr>
    </w:lvl>
    <w:lvl w:ilvl="3" w:tplc="05CE14B4">
      <w:numFmt w:val="bullet"/>
      <w:lvlText w:val="•"/>
      <w:lvlJc w:val="left"/>
      <w:pPr>
        <w:ind w:left="4716" w:hanging="721"/>
      </w:pPr>
      <w:rPr>
        <w:rFonts w:hint="default"/>
        <w:lang w:val="en-US" w:eastAsia="en-US" w:bidi="ar-SA"/>
      </w:rPr>
    </w:lvl>
    <w:lvl w:ilvl="4" w:tplc="A89E370C">
      <w:numFmt w:val="bullet"/>
      <w:lvlText w:val="•"/>
      <w:lvlJc w:val="left"/>
      <w:pPr>
        <w:ind w:left="5421" w:hanging="721"/>
      </w:pPr>
      <w:rPr>
        <w:rFonts w:hint="default"/>
        <w:lang w:val="en-US" w:eastAsia="en-US" w:bidi="ar-SA"/>
      </w:rPr>
    </w:lvl>
    <w:lvl w:ilvl="5" w:tplc="35DA3DEC">
      <w:numFmt w:val="bullet"/>
      <w:lvlText w:val="•"/>
      <w:lvlJc w:val="left"/>
      <w:pPr>
        <w:ind w:left="6126" w:hanging="721"/>
      </w:pPr>
      <w:rPr>
        <w:rFonts w:hint="default"/>
        <w:lang w:val="en-US" w:eastAsia="en-US" w:bidi="ar-SA"/>
      </w:rPr>
    </w:lvl>
    <w:lvl w:ilvl="6" w:tplc="ED545136">
      <w:numFmt w:val="bullet"/>
      <w:lvlText w:val="•"/>
      <w:lvlJc w:val="left"/>
      <w:pPr>
        <w:ind w:left="6832" w:hanging="721"/>
      </w:pPr>
      <w:rPr>
        <w:rFonts w:hint="default"/>
        <w:lang w:val="en-US" w:eastAsia="en-US" w:bidi="ar-SA"/>
      </w:rPr>
    </w:lvl>
    <w:lvl w:ilvl="7" w:tplc="E606F592">
      <w:numFmt w:val="bullet"/>
      <w:lvlText w:val="•"/>
      <w:lvlJc w:val="left"/>
      <w:pPr>
        <w:ind w:left="7537" w:hanging="721"/>
      </w:pPr>
      <w:rPr>
        <w:rFonts w:hint="default"/>
        <w:lang w:val="en-US" w:eastAsia="en-US" w:bidi="ar-SA"/>
      </w:rPr>
    </w:lvl>
    <w:lvl w:ilvl="8" w:tplc="6318300E">
      <w:numFmt w:val="bullet"/>
      <w:lvlText w:val="•"/>
      <w:lvlJc w:val="left"/>
      <w:pPr>
        <w:ind w:left="8243" w:hanging="721"/>
      </w:pPr>
      <w:rPr>
        <w:rFonts w:hint="default"/>
        <w:lang w:val="en-US" w:eastAsia="en-US" w:bidi="ar-SA"/>
      </w:rPr>
    </w:lvl>
  </w:abstractNum>
  <w:abstractNum w:abstractNumId="25" w15:restartNumberingAfterBreak="0">
    <w:nsid w:val="0FE02853"/>
    <w:multiLevelType w:val="multilevel"/>
    <w:tmpl w:val="6D803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D8648D"/>
    <w:multiLevelType w:val="multilevel"/>
    <w:tmpl w:val="9C4EE43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157681D"/>
    <w:multiLevelType w:val="multilevel"/>
    <w:tmpl w:val="F954A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11545E"/>
    <w:multiLevelType w:val="multilevel"/>
    <w:tmpl w:val="CFC8B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916971"/>
    <w:multiLevelType w:val="multilevel"/>
    <w:tmpl w:val="C1EAD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38B63C2"/>
    <w:multiLevelType w:val="hybridMultilevel"/>
    <w:tmpl w:val="FC0AA28C"/>
    <w:lvl w:ilvl="0" w:tplc="40090001">
      <w:start w:val="1"/>
      <w:numFmt w:val="bullet"/>
      <w:lvlText w:val=""/>
      <w:lvlJc w:val="left"/>
      <w:pPr>
        <w:ind w:left="2157" w:hanging="360"/>
      </w:pPr>
      <w:rPr>
        <w:rFonts w:ascii="Symbol" w:hAnsi="Symbol" w:hint="default"/>
        <w:b w:val="0"/>
        <w:bCs w:val="0"/>
        <w:i w:val="0"/>
        <w:iCs w:val="0"/>
        <w:spacing w:val="0"/>
        <w:w w:val="85"/>
        <w:sz w:val="24"/>
        <w:szCs w:val="24"/>
        <w:lang w:val="en-US" w:eastAsia="en-US" w:bidi="ar-SA"/>
      </w:rPr>
    </w:lvl>
    <w:lvl w:ilvl="1" w:tplc="FFFFFFFF" w:tentative="1">
      <w:start w:val="1"/>
      <w:numFmt w:val="bullet"/>
      <w:lvlText w:val="o"/>
      <w:lvlJc w:val="left"/>
      <w:pPr>
        <w:ind w:left="2877" w:hanging="360"/>
      </w:pPr>
      <w:rPr>
        <w:rFonts w:ascii="Courier New" w:hAnsi="Courier New" w:cs="Courier New" w:hint="default"/>
      </w:rPr>
    </w:lvl>
    <w:lvl w:ilvl="2" w:tplc="FFFFFFFF" w:tentative="1">
      <w:start w:val="1"/>
      <w:numFmt w:val="bullet"/>
      <w:lvlText w:val=""/>
      <w:lvlJc w:val="left"/>
      <w:pPr>
        <w:ind w:left="3597" w:hanging="360"/>
      </w:pPr>
      <w:rPr>
        <w:rFonts w:ascii="Wingdings" w:hAnsi="Wingdings" w:hint="default"/>
      </w:rPr>
    </w:lvl>
    <w:lvl w:ilvl="3" w:tplc="FFFFFFFF" w:tentative="1">
      <w:start w:val="1"/>
      <w:numFmt w:val="bullet"/>
      <w:lvlText w:val=""/>
      <w:lvlJc w:val="left"/>
      <w:pPr>
        <w:ind w:left="4317" w:hanging="360"/>
      </w:pPr>
      <w:rPr>
        <w:rFonts w:ascii="Symbol" w:hAnsi="Symbol" w:hint="default"/>
      </w:rPr>
    </w:lvl>
    <w:lvl w:ilvl="4" w:tplc="FFFFFFFF" w:tentative="1">
      <w:start w:val="1"/>
      <w:numFmt w:val="bullet"/>
      <w:lvlText w:val="o"/>
      <w:lvlJc w:val="left"/>
      <w:pPr>
        <w:ind w:left="5037" w:hanging="360"/>
      </w:pPr>
      <w:rPr>
        <w:rFonts w:ascii="Courier New" w:hAnsi="Courier New" w:cs="Courier New" w:hint="default"/>
      </w:rPr>
    </w:lvl>
    <w:lvl w:ilvl="5" w:tplc="FFFFFFFF" w:tentative="1">
      <w:start w:val="1"/>
      <w:numFmt w:val="bullet"/>
      <w:lvlText w:val=""/>
      <w:lvlJc w:val="left"/>
      <w:pPr>
        <w:ind w:left="5757" w:hanging="360"/>
      </w:pPr>
      <w:rPr>
        <w:rFonts w:ascii="Wingdings" w:hAnsi="Wingdings" w:hint="default"/>
      </w:rPr>
    </w:lvl>
    <w:lvl w:ilvl="6" w:tplc="FFFFFFFF" w:tentative="1">
      <w:start w:val="1"/>
      <w:numFmt w:val="bullet"/>
      <w:lvlText w:val=""/>
      <w:lvlJc w:val="left"/>
      <w:pPr>
        <w:ind w:left="6477" w:hanging="360"/>
      </w:pPr>
      <w:rPr>
        <w:rFonts w:ascii="Symbol" w:hAnsi="Symbol" w:hint="default"/>
      </w:rPr>
    </w:lvl>
    <w:lvl w:ilvl="7" w:tplc="FFFFFFFF" w:tentative="1">
      <w:start w:val="1"/>
      <w:numFmt w:val="bullet"/>
      <w:lvlText w:val="o"/>
      <w:lvlJc w:val="left"/>
      <w:pPr>
        <w:ind w:left="7197" w:hanging="360"/>
      </w:pPr>
      <w:rPr>
        <w:rFonts w:ascii="Courier New" w:hAnsi="Courier New" w:cs="Courier New" w:hint="default"/>
      </w:rPr>
    </w:lvl>
    <w:lvl w:ilvl="8" w:tplc="FFFFFFFF" w:tentative="1">
      <w:start w:val="1"/>
      <w:numFmt w:val="bullet"/>
      <w:lvlText w:val=""/>
      <w:lvlJc w:val="left"/>
      <w:pPr>
        <w:ind w:left="7917" w:hanging="360"/>
      </w:pPr>
      <w:rPr>
        <w:rFonts w:ascii="Wingdings" w:hAnsi="Wingdings" w:hint="default"/>
      </w:rPr>
    </w:lvl>
  </w:abstractNum>
  <w:abstractNum w:abstractNumId="31" w15:restartNumberingAfterBreak="0">
    <w:nsid w:val="13A14534"/>
    <w:multiLevelType w:val="multilevel"/>
    <w:tmpl w:val="48B83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40B0C0D"/>
    <w:multiLevelType w:val="multilevel"/>
    <w:tmpl w:val="E67E2A5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49E25EC"/>
    <w:multiLevelType w:val="multilevel"/>
    <w:tmpl w:val="F320D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B04AD1"/>
    <w:multiLevelType w:val="hybridMultilevel"/>
    <w:tmpl w:val="E0C688AC"/>
    <w:lvl w:ilvl="0" w:tplc="5AB09046">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4F771F8"/>
    <w:multiLevelType w:val="hybridMultilevel"/>
    <w:tmpl w:val="F51612F8"/>
    <w:lvl w:ilvl="0" w:tplc="40090001">
      <w:start w:val="1"/>
      <w:numFmt w:val="bullet"/>
      <w:lvlText w:val=""/>
      <w:lvlJc w:val="left"/>
      <w:pPr>
        <w:ind w:left="1168" w:hanging="360"/>
      </w:pPr>
      <w:rPr>
        <w:rFonts w:ascii="Symbol" w:hAnsi="Symbol" w:hint="default"/>
      </w:rPr>
    </w:lvl>
    <w:lvl w:ilvl="1" w:tplc="40090003" w:tentative="1">
      <w:start w:val="1"/>
      <w:numFmt w:val="bullet"/>
      <w:lvlText w:val="o"/>
      <w:lvlJc w:val="left"/>
      <w:pPr>
        <w:ind w:left="1888" w:hanging="360"/>
      </w:pPr>
      <w:rPr>
        <w:rFonts w:ascii="Courier New" w:hAnsi="Courier New" w:cs="Courier New" w:hint="default"/>
      </w:rPr>
    </w:lvl>
    <w:lvl w:ilvl="2" w:tplc="40090005" w:tentative="1">
      <w:start w:val="1"/>
      <w:numFmt w:val="bullet"/>
      <w:lvlText w:val=""/>
      <w:lvlJc w:val="left"/>
      <w:pPr>
        <w:ind w:left="2608" w:hanging="360"/>
      </w:pPr>
      <w:rPr>
        <w:rFonts w:ascii="Wingdings" w:hAnsi="Wingdings" w:hint="default"/>
      </w:rPr>
    </w:lvl>
    <w:lvl w:ilvl="3" w:tplc="40090001" w:tentative="1">
      <w:start w:val="1"/>
      <w:numFmt w:val="bullet"/>
      <w:lvlText w:val=""/>
      <w:lvlJc w:val="left"/>
      <w:pPr>
        <w:ind w:left="3328" w:hanging="360"/>
      </w:pPr>
      <w:rPr>
        <w:rFonts w:ascii="Symbol" w:hAnsi="Symbol" w:hint="default"/>
      </w:rPr>
    </w:lvl>
    <w:lvl w:ilvl="4" w:tplc="40090003" w:tentative="1">
      <w:start w:val="1"/>
      <w:numFmt w:val="bullet"/>
      <w:lvlText w:val="o"/>
      <w:lvlJc w:val="left"/>
      <w:pPr>
        <w:ind w:left="4048" w:hanging="360"/>
      </w:pPr>
      <w:rPr>
        <w:rFonts w:ascii="Courier New" w:hAnsi="Courier New" w:cs="Courier New" w:hint="default"/>
      </w:rPr>
    </w:lvl>
    <w:lvl w:ilvl="5" w:tplc="40090005" w:tentative="1">
      <w:start w:val="1"/>
      <w:numFmt w:val="bullet"/>
      <w:lvlText w:val=""/>
      <w:lvlJc w:val="left"/>
      <w:pPr>
        <w:ind w:left="4768" w:hanging="360"/>
      </w:pPr>
      <w:rPr>
        <w:rFonts w:ascii="Wingdings" w:hAnsi="Wingdings" w:hint="default"/>
      </w:rPr>
    </w:lvl>
    <w:lvl w:ilvl="6" w:tplc="40090001" w:tentative="1">
      <w:start w:val="1"/>
      <w:numFmt w:val="bullet"/>
      <w:lvlText w:val=""/>
      <w:lvlJc w:val="left"/>
      <w:pPr>
        <w:ind w:left="5488" w:hanging="360"/>
      </w:pPr>
      <w:rPr>
        <w:rFonts w:ascii="Symbol" w:hAnsi="Symbol" w:hint="default"/>
      </w:rPr>
    </w:lvl>
    <w:lvl w:ilvl="7" w:tplc="40090003" w:tentative="1">
      <w:start w:val="1"/>
      <w:numFmt w:val="bullet"/>
      <w:lvlText w:val="o"/>
      <w:lvlJc w:val="left"/>
      <w:pPr>
        <w:ind w:left="6208" w:hanging="360"/>
      </w:pPr>
      <w:rPr>
        <w:rFonts w:ascii="Courier New" w:hAnsi="Courier New" w:cs="Courier New" w:hint="default"/>
      </w:rPr>
    </w:lvl>
    <w:lvl w:ilvl="8" w:tplc="40090005" w:tentative="1">
      <w:start w:val="1"/>
      <w:numFmt w:val="bullet"/>
      <w:lvlText w:val=""/>
      <w:lvlJc w:val="left"/>
      <w:pPr>
        <w:ind w:left="6928" w:hanging="360"/>
      </w:pPr>
      <w:rPr>
        <w:rFonts w:ascii="Wingdings" w:hAnsi="Wingdings" w:hint="default"/>
      </w:rPr>
    </w:lvl>
  </w:abstractNum>
  <w:abstractNum w:abstractNumId="36" w15:restartNumberingAfterBreak="0">
    <w:nsid w:val="15811905"/>
    <w:multiLevelType w:val="hybridMultilevel"/>
    <w:tmpl w:val="0BF889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16154F88"/>
    <w:multiLevelType w:val="hybridMultilevel"/>
    <w:tmpl w:val="EF88C56E"/>
    <w:lvl w:ilvl="0" w:tplc="40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8" w15:restartNumberingAfterBreak="0">
    <w:nsid w:val="173F0F21"/>
    <w:multiLevelType w:val="multilevel"/>
    <w:tmpl w:val="2182B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C81277"/>
    <w:multiLevelType w:val="hybridMultilevel"/>
    <w:tmpl w:val="2312B712"/>
    <w:lvl w:ilvl="0" w:tplc="40090001">
      <w:start w:val="1"/>
      <w:numFmt w:val="bullet"/>
      <w:lvlText w:val=""/>
      <w:lvlJc w:val="left"/>
      <w:pPr>
        <w:ind w:left="720" w:hanging="360"/>
      </w:pPr>
      <w:rPr>
        <w:rFonts w:ascii="Symbol" w:hAnsi="Symbol" w:hint="default"/>
        <w:b w:val="0"/>
        <w:bCs w:val="0"/>
        <w:i w:val="0"/>
        <w:iCs w:val="0"/>
        <w:spacing w:val="0"/>
        <w:w w:val="85"/>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1B0E1E4B"/>
    <w:multiLevelType w:val="multilevel"/>
    <w:tmpl w:val="DA129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B3455FD"/>
    <w:multiLevelType w:val="multilevel"/>
    <w:tmpl w:val="16003F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D8063DE"/>
    <w:multiLevelType w:val="multilevel"/>
    <w:tmpl w:val="EBF0F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A61574"/>
    <w:multiLevelType w:val="multilevel"/>
    <w:tmpl w:val="58786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DAC06A4"/>
    <w:multiLevelType w:val="multilevel"/>
    <w:tmpl w:val="D3DC5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DB85F9A"/>
    <w:multiLevelType w:val="multilevel"/>
    <w:tmpl w:val="C7DCD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DDC3AB8"/>
    <w:multiLevelType w:val="hybridMultilevel"/>
    <w:tmpl w:val="BDB41E60"/>
    <w:lvl w:ilvl="0" w:tplc="40090001">
      <w:start w:val="1"/>
      <w:numFmt w:val="bullet"/>
      <w:lvlText w:val=""/>
      <w:lvlJc w:val="left"/>
      <w:pPr>
        <w:ind w:left="1168" w:hanging="360"/>
      </w:pPr>
      <w:rPr>
        <w:rFonts w:ascii="Symbol" w:hAnsi="Symbol" w:hint="default"/>
      </w:rPr>
    </w:lvl>
    <w:lvl w:ilvl="1" w:tplc="40090003" w:tentative="1">
      <w:start w:val="1"/>
      <w:numFmt w:val="bullet"/>
      <w:lvlText w:val="o"/>
      <w:lvlJc w:val="left"/>
      <w:pPr>
        <w:ind w:left="1888" w:hanging="360"/>
      </w:pPr>
      <w:rPr>
        <w:rFonts w:ascii="Courier New" w:hAnsi="Courier New" w:cs="Courier New" w:hint="default"/>
      </w:rPr>
    </w:lvl>
    <w:lvl w:ilvl="2" w:tplc="40090005" w:tentative="1">
      <w:start w:val="1"/>
      <w:numFmt w:val="bullet"/>
      <w:lvlText w:val=""/>
      <w:lvlJc w:val="left"/>
      <w:pPr>
        <w:ind w:left="2608" w:hanging="360"/>
      </w:pPr>
      <w:rPr>
        <w:rFonts w:ascii="Wingdings" w:hAnsi="Wingdings" w:hint="default"/>
      </w:rPr>
    </w:lvl>
    <w:lvl w:ilvl="3" w:tplc="40090001" w:tentative="1">
      <w:start w:val="1"/>
      <w:numFmt w:val="bullet"/>
      <w:lvlText w:val=""/>
      <w:lvlJc w:val="left"/>
      <w:pPr>
        <w:ind w:left="3328" w:hanging="360"/>
      </w:pPr>
      <w:rPr>
        <w:rFonts w:ascii="Symbol" w:hAnsi="Symbol" w:hint="default"/>
      </w:rPr>
    </w:lvl>
    <w:lvl w:ilvl="4" w:tplc="40090003" w:tentative="1">
      <w:start w:val="1"/>
      <w:numFmt w:val="bullet"/>
      <w:lvlText w:val="o"/>
      <w:lvlJc w:val="left"/>
      <w:pPr>
        <w:ind w:left="4048" w:hanging="360"/>
      </w:pPr>
      <w:rPr>
        <w:rFonts w:ascii="Courier New" w:hAnsi="Courier New" w:cs="Courier New" w:hint="default"/>
      </w:rPr>
    </w:lvl>
    <w:lvl w:ilvl="5" w:tplc="40090005" w:tentative="1">
      <w:start w:val="1"/>
      <w:numFmt w:val="bullet"/>
      <w:lvlText w:val=""/>
      <w:lvlJc w:val="left"/>
      <w:pPr>
        <w:ind w:left="4768" w:hanging="360"/>
      </w:pPr>
      <w:rPr>
        <w:rFonts w:ascii="Wingdings" w:hAnsi="Wingdings" w:hint="default"/>
      </w:rPr>
    </w:lvl>
    <w:lvl w:ilvl="6" w:tplc="40090001" w:tentative="1">
      <w:start w:val="1"/>
      <w:numFmt w:val="bullet"/>
      <w:lvlText w:val=""/>
      <w:lvlJc w:val="left"/>
      <w:pPr>
        <w:ind w:left="5488" w:hanging="360"/>
      </w:pPr>
      <w:rPr>
        <w:rFonts w:ascii="Symbol" w:hAnsi="Symbol" w:hint="default"/>
      </w:rPr>
    </w:lvl>
    <w:lvl w:ilvl="7" w:tplc="40090003" w:tentative="1">
      <w:start w:val="1"/>
      <w:numFmt w:val="bullet"/>
      <w:lvlText w:val="o"/>
      <w:lvlJc w:val="left"/>
      <w:pPr>
        <w:ind w:left="6208" w:hanging="360"/>
      </w:pPr>
      <w:rPr>
        <w:rFonts w:ascii="Courier New" w:hAnsi="Courier New" w:cs="Courier New" w:hint="default"/>
      </w:rPr>
    </w:lvl>
    <w:lvl w:ilvl="8" w:tplc="40090005" w:tentative="1">
      <w:start w:val="1"/>
      <w:numFmt w:val="bullet"/>
      <w:lvlText w:val=""/>
      <w:lvlJc w:val="left"/>
      <w:pPr>
        <w:ind w:left="6928" w:hanging="360"/>
      </w:pPr>
      <w:rPr>
        <w:rFonts w:ascii="Wingdings" w:hAnsi="Wingdings" w:hint="default"/>
      </w:rPr>
    </w:lvl>
  </w:abstractNum>
  <w:abstractNum w:abstractNumId="47" w15:restartNumberingAfterBreak="0">
    <w:nsid w:val="1EE33486"/>
    <w:multiLevelType w:val="hybridMultilevel"/>
    <w:tmpl w:val="7C9C0804"/>
    <w:lvl w:ilvl="0" w:tplc="CBC6201C">
      <w:numFmt w:val="bullet"/>
      <w:lvlText w:val="•"/>
      <w:lvlJc w:val="left"/>
      <w:pPr>
        <w:ind w:left="2157" w:hanging="360"/>
      </w:pPr>
      <w:rPr>
        <w:rFonts w:ascii="Courier New" w:eastAsia="Courier New" w:hAnsi="Courier New" w:cs="Courier New" w:hint="default"/>
        <w:b w:val="0"/>
        <w:bCs w:val="0"/>
        <w:i w:val="0"/>
        <w:iCs w:val="0"/>
        <w:spacing w:val="0"/>
        <w:w w:val="70"/>
        <w:sz w:val="24"/>
        <w:szCs w:val="24"/>
        <w:lang w:val="en-US" w:eastAsia="en-US" w:bidi="ar-SA"/>
      </w:rPr>
    </w:lvl>
    <w:lvl w:ilvl="1" w:tplc="40090003" w:tentative="1">
      <w:start w:val="1"/>
      <w:numFmt w:val="bullet"/>
      <w:lvlText w:val="o"/>
      <w:lvlJc w:val="left"/>
      <w:pPr>
        <w:ind w:left="2877" w:hanging="360"/>
      </w:pPr>
      <w:rPr>
        <w:rFonts w:ascii="Courier New" w:hAnsi="Courier New" w:cs="Courier New" w:hint="default"/>
      </w:rPr>
    </w:lvl>
    <w:lvl w:ilvl="2" w:tplc="40090005" w:tentative="1">
      <w:start w:val="1"/>
      <w:numFmt w:val="bullet"/>
      <w:lvlText w:val=""/>
      <w:lvlJc w:val="left"/>
      <w:pPr>
        <w:ind w:left="3597" w:hanging="360"/>
      </w:pPr>
      <w:rPr>
        <w:rFonts w:ascii="Wingdings" w:hAnsi="Wingdings" w:hint="default"/>
      </w:rPr>
    </w:lvl>
    <w:lvl w:ilvl="3" w:tplc="40090001" w:tentative="1">
      <w:start w:val="1"/>
      <w:numFmt w:val="bullet"/>
      <w:lvlText w:val=""/>
      <w:lvlJc w:val="left"/>
      <w:pPr>
        <w:ind w:left="4317" w:hanging="360"/>
      </w:pPr>
      <w:rPr>
        <w:rFonts w:ascii="Symbol" w:hAnsi="Symbol" w:hint="default"/>
      </w:rPr>
    </w:lvl>
    <w:lvl w:ilvl="4" w:tplc="40090003" w:tentative="1">
      <w:start w:val="1"/>
      <w:numFmt w:val="bullet"/>
      <w:lvlText w:val="o"/>
      <w:lvlJc w:val="left"/>
      <w:pPr>
        <w:ind w:left="5037" w:hanging="360"/>
      </w:pPr>
      <w:rPr>
        <w:rFonts w:ascii="Courier New" w:hAnsi="Courier New" w:cs="Courier New" w:hint="default"/>
      </w:rPr>
    </w:lvl>
    <w:lvl w:ilvl="5" w:tplc="40090005" w:tentative="1">
      <w:start w:val="1"/>
      <w:numFmt w:val="bullet"/>
      <w:lvlText w:val=""/>
      <w:lvlJc w:val="left"/>
      <w:pPr>
        <w:ind w:left="5757" w:hanging="360"/>
      </w:pPr>
      <w:rPr>
        <w:rFonts w:ascii="Wingdings" w:hAnsi="Wingdings" w:hint="default"/>
      </w:rPr>
    </w:lvl>
    <w:lvl w:ilvl="6" w:tplc="40090001" w:tentative="1">
      <w:start w:val="1"/>
      <w:numFmt w:val="bullet"/>
      <w:lvlText w:val=""/>
      <w:lvlJc w:val="left"/>
      <w:pPr>
        <w:ind w:left="6477" w:hanging="360"/>
      </w:pPr>
      <w:rPr>
        <w:rFonts w:ascii="Symbol" w:hAnsi="Symbol" w:hint="default"/>
      </w:rPr>
    </w:lvl>
    <w:lvl w:ilvl="7" w:tplc="40090003" w:tentative="1">
      <w:start w:val="1"/>
      <w:numFmt w:val="bullet"/>
      <w:lvlText w:val="o"/>
      <w:lvlJc w:val="left"/>
      <w:pPr>
        <w:ind w:left="7197" w:hanging="360"/>
      </w:pPr>
      <w:rPr>
        <w:rFonts w:ascii="Courier New" w:hAnsi="Courier New" w:cs="Courier New" w:hint="default"/>
      </w:rPr>
    </w:lvl>
    <w:lvl w:ilvl="8" w:tplc="40090005" w:tentative="1">
      <w:start w:val="1"/>
      <w:numFmt w:val="bullet"/>
      <w:lvlText w:val=""/>
      <w:lvlJc w:val="left"/>
      <w:pPr>
        <w:ind w:left="7917" w:hanging="360"/>
      </w:pPr>
      <w:rPr>
        <w:rFonts w:ascii="Wingdings" w:hAnsi="Wingdings" w:hint="default"/>
      </w:rPr>
    </w:lvl>
  </w:abstractNum>
  <w:abstractNum w:abstractNumId="48" w15:restartNumberingAfterBreak="0">
    <w:nsid w:val="206F6AFB"/>
    <w:multiLevelType w:val="multilevel"/>
    <w:tmpl w:val="FB8817A8"/>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49" w15:restartNumberingAfterBreak="0">
    <w:nsid w:val="20FB6344"/>
    <w:multiLevelType w:val="multilevel"/>
    <w:tmpl w:val="D7A0D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1BB3E31"/>
    <w:multiLevelType w:val="multilevel"/>
    <w:tmpl w:val="5CC44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2D6293B"/>
    <w:multiLevelType w:val="multilevel"/>
    <w:tmpl w:val="0B04F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3662FEA"/>
    <w:multiLevelType w:val="hybridMultilevel"/>
    <w:tmpl w:val="BF5CBA36"/>
    <w:lvl w:ilvl="0" w:tplc="40090001">
      <w:start w:val="1"/>
      <w:numFmt w:val="bullet"/>
      <w:lvlText w:val=""/>
      <w:lvlJc w:val="left"/>
      <w:pPr>
        <w:ind w:left="720" w:hanging="360"/>
      </w:pPr>
      <w:rPr>
        <w:rFonts w:ascii="Symbol" w:hAnsi="Symbol" w:hint="default"/>
        <w:b w:val="0"/>
        <w:bCs w:val="0"/>
        <w:i w:val="0"/>
        <w:iCs w:val="0"/>
        <w:spacing w:val="0"/>
        <w:w w:val="85"/>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2372116F"/>
    <w:multiLevelType w:val="multilevel"/>
    <w:tmpl w:val="E5989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3995FD5"/>
    <w:multiLevelType w:val="hybridMultilevel"/>
    <w:tmpl w:val="89CE34AA"/>
    <w:lvl w:ilvl="0" w:tplc="0496539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24993045"/>
    <w:multiLevelType w:val="multilevel"/>
    <w:tmpl w:val="ED440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4C71D1C"/>
    <w:multiLevelType w:val="hybridMultilevel"/>
    <w:tmpl w:val="D68C785A"/>
    <w:lvl w:ilvl="0" w:tplc="40090001">
      <w:start w:val="1"/>
      <w:numFmt w:val="bullet"/>
      <w:lvlText w:val=""/>
      <w:lvlJc w:val="left"/>
      <w:pPr>
        <w:ind w:left="1168" w:hanging="360"/>
      </w:pPr>
      <w:rPr>
        <w:rFonts w:ascii="Symbol" w:hAnsi="Symbol" w:hint="default"/>
      </w:rPr>
    </w:lvl>
    <w:lvl w:ilvl="1" w:tplc="40090003" w:tentative="1">
      <w:start w:val="1"/>
      <w:numFmt w:val="bullet"/>
      <w:lvlText w:val="o"/>
      <w:lvlJc w:val="left"/>
      <w:pPr>
        <w:ind w:left="1888" w:hanging="360"/>
      </w:pPr>
      <w:rPr>
        <w:rFonts w:ascii="Courier New" w:hAnsi="Courier New" w:cs="Courier New" w:hint="default"/>
      </w:rPr>
    </w:lvl>
    <w:lvl w:ilvl="2" w:tplc="40090005" w:tentative="1">
      <w:start w:val="1"/>
      <w:numFmt w:val="bullet"/>
      <w:lvlText w:val=""/>
      <w:lvlJc w:val="left"/>
      <w:pPr>
        <w:ind w:left="2608" w:hanging="360"/>
      </w:pPr>
      <w:rPr>
        <w:rFonts w:ascii="Wingdings" w:hAnsi="Wingdings" w:hint="default"/>
      </w:rPr>
    </w:lvl>
    <w:lvl w:ilvl="3" w:tplc="40090001" w:tentative="1">
      <w:start w:val="1"/>
      <w:numFmt w:val="bullet"/>
      <w:lvlText w:val=""/>
      <w:lvlJc w:val="left"/>
      <w:pPr>
        <w:ind w:left="3328" w:hanging="360"/>
      </w:pPr>
      <w:rPr>
        <w:rFonts w:ascii="Symbol" w:hAnsi="Symbol" w:hint="default"/>
      </w:rPr>
    </w:lvl>
    <w:lvl w:ilvl="4" w:tplc="40090003" w:tentative="1">
      <w:start w:val="1"/>
      <w:numFmt w:val="bullet"/>
      <w:lvlText w:val="o"/>
      <w:lvlJc w:val="left"/>
      <w:pPr>
        <w:ind w:left="4048" w:hanging="360"/>
      </w:pPr>
      <w:rPr>
        <w:rFonts w:ascii="Courier New" w:hAnsi="Courier New" w:cs="Courier New" w:hint="default"/>
      </w:rPr>
    </w:lvl>
    <w:lvl w:ilvl="5" w:tplc="40090005" w:tentative="1">
      <w:start w:val="1"/>
      <w:numFmt w:val="bullet"/>
      <w:lvlText w:val=""/>
      <w:lvlJc w:val="left"/>
      <w:pPr>
        <w:ind w:left="4768" w:hanging="360"/>
      </w:pPr>
      <w:rPr>
        <w:rFonts w:ascii="Wingdings" w:hAnsi="Wingdings" w:hint="default"/>
      </w:rPr>
    </w:lvl>
    <w:lvl w:ilvl="6" w:tplc="40090001" w:tentative="1">
      <w:start w:val="1"/>
      <w:numFmt w:val="bullet"/>
      <w:lvlText w:val=""/>
      <w:lvlJc w:val="left"/>
      <w:pPr>
        <w:ind w:left="5488" w:hanging="360"/>
      </w:pPr>
      <w:rPr>
        <w:rFonts w:ascii="Symbol" w:hAnsi="Symbol" w:hint="default"/>
      </w:rPr>
    </w:lvl>
    <w:lvl w:ilvl="7" w:tplc="40090003" w:tentative="1">
      <w:start w:val="1"/>
      <w:numFmt w:val="bullet"/>
      <w:lvlText w:val="o"/>
      <w:lvlJc w:val="left"/>
      <w:pPr>
        <w:ind w:left="6208" w:hanging="360"/>
      </w:pPr>
      <w:rPr>
        <w:rFonts w:ascii="Courier New" w:hAnsi="Courier New" w:cs="Courier New" w:hint="default"/>
      </w:rPr>
    </w:lvl>
    <w:lvl w:ilvl="8" w:tplc="40090005" w:tentative="1">
      <w:start w:val="1"/>
      <w:numFmt w:val="bullet"/>
      <w:lvlText w:val=""/>
      <w:lvlJc w:val="left"/>
      <w:pPr>
        <w:ind w:left="6928" w:hanging="360"/>
      </w:pPr>
      <w:rPr>
        <w:rFonts w:ascii="Wingdings" w:hAnsi="Wingdings" w:hint="default"/>
      </w:rPr>
    </w:lvl>
  </w:abstractNum>
  <w:abstractNum w:abstractNumId="57" w15:restartNumberingAfterBreak="0">
    <w:nsid w:val="24EB0439"/>
    <w:multiLevelType w:val="multilevel"/>
    <w:tmpl w:val="5A6C3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515518B"/>
    <w:multiLevelType w:val="multilevel"/>
    <w:tmpl w:val="2E0E5E6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5450C82"/>
    <w:multiLevelType w:val="hybridMultilevel"/>
    <w:tmpl w:val="F1C238E0"/>
    <w:lvl w:ilvl="0" w:tplc="40090001">
      <w:start w:val="1"/>
      <w:numFmt w:val="bullet"/>
      <w:lvlText w:val=""/>
      <w:lvlJc w:val="left"/>
      <w:pPr>
        <w:ind w:left="2914" w:hanging="360"/>
      </w:pPr>
      <w:rPr>
        <w:rFonts w:ascii="Symbol" w:hAnsi="Symbol" w:hint="default"/>
      </w:rPr>
    </w:lvl>
    <w:lvl w:ilvl="1" w:tplc="40090003" w:tentative="1">
      <w:start w:val="1"/>
      <w:numFmt w:val="bullet"/>
      <w:lvlText w:val="o"/>
      <w:lvlJc w:val="left"/>
      <w:pPr>
        <w:ind w:left="3634" w:hanging="360"/>
      </w:pPr>
      <w:rPr>
        <w:rFonts w:ascii="Courier New" w:hAnsi="Courier New" w:cs="Courier New" w:hint="default"/>
      </w:rPr>
    </w:lvl>
    <w:lvl w:ilvl="2" w:tplc="40090005" w:tentative="1">
      <w:start w:val="1"/>
      <w:numFmt w:val="bullet"/>
      <w:lvlText w:val=""/>
      <w:lvlJc w:val="left"/>
      <w:pPr>
        <w:ind w:left="4354" w:hanging="360"/>
      </w:pPr>
      <w:rPr>
        <w:rFonts w:ascii="Wingdings" w:hAnsi="Wingdings" w:hint="default"/>
      </w:rPr>
    </w:lvl>
    <w:lvl w:ilvl="3" w:tplc="40090001" w:tentative="1">
      <w:start w:val="1"/>
      <w:numFmt w:val="bullet"/>
      <w:lvlText w:val=""/>
      <w:lvlJc w:val="left"/>
      <w:pPr>
        <w:ind w:left="5074" w:hanging="360"/>
      </w:pPr>
      <w:rPr>
        <w:rFonts w:ascii="Symbol" w:hAnsi="Symbol" w:hint="default"/>
      </w:rPr>
    </w:lvl>
    <w:lvl w:ilvl="4" w:tplc="40090003" w:tentative="1">
      <w:start w:val="1"/>
      <w:numFmt w:val="bullet"/>
      <w:lvlText w:val="o"/>
      <w:lvlJc w:val="left"/>
      <w:pPr>
        <w:ind w:left="5794" w:hanging="360"/>
      </w:pPr>
      <w:rPr>
        <w:rFonts w:ascii="Courier New" w:hAnsi="Courier New" w:cs="Courier New" w:hint="default"/>
      </w:rPr>
    </w:lvl>
    <w:lvl w:ilvl="5" w:tplc="40090005" w:tentative="1">
      <w:start w:val="1"/>
      <w:numFmt w:val="bullet"/>
      <w:lvlText w:val=""/>
      <w:lvlJc w:val="left"/>
      <w:pPr>
        <w:ind w:left="6514" w:hanging="360"/>
      </w:pPr>
      <w:rPr>
        <w:rFonts w:ascii="Wingdings" w:hAnsi="Wingdings" w:hint="default"/>
      </w:rPr>
    </w:lvl>
    <w:lvl w:ilvl="6" w:tplc="40090001" w:tentative="1">
      <w:start w:val="1"/>
      <w:numFmt w:val="bullet"/>
      <w:lvlText w:val=""/>
      <w:lvlJc w:val="left"/>
      <w:pPr>
        <w:ind w:left="7234" w:hanging="360"/>
      </w:pPr>
      <w:rPr>
        <w:rFonts w:ascii="Symbol" w:hAnsi="Symbol" w:hint="default"/>
      </w:rPr>
    </w:lvl>
    <w:lvl w:ilvl="7" w:tplc="40090003" w:tentative="1">
      <w:start w:val="1"/>
      <w:numFmt w:val="bullet"/>
      <w:lvlText w:val="o"/>
      <w:lvlJc w:val="left"/>
      <w:pPr>
        <w:ind w:left="7954" w:hanging="360"/>
      </w:pPr>
      <w:rPr>
        <w:rFonts w:ascii="Courier New" w:hAnsi="Courier New" w:cs="Courier New" w:hint="default"/>
      </w:rPr>
    </w:lvl>
    <w:lvl w:ilvl="8" w:tplc="40090005" w:tentative="1">
      <w:start w:val="1"/>
      <w:numFmt w:val="bullet"/>
      <w:lvlText w:val=""/>
      <w:lvlJc w:val="left"/>
      <w:pPr>
        <w:ind w:left="8674" w:hanging="360"/>
      </w:pPr>
      <w:rPr>
        <w:rFonts w:ascii="Wingdings" w:hAnsi="Wingdings" w:hint="default"/>
      </w:rPr>
    </w:lvl>
  </w:abstractNum>
  <w:abstractNum w:abstractNumId="60" w15:restartNumberingAfterBreak="0">
    <w:nsid w:val="25D87E0C"/>
    <w:multiLevelType w:val="multilevel"/>
    <w:tmpl w:val="D0562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76209DA"/>
    <w:multiLevelType w:val="hybridMultilevel"/>
    <w:tmpl w:val="3304715C"/>
    <w:lvl w:ilvl="0" w:tplc="40090001">
      <w:start w:val="1"/>
      <w:numFmt w:val="bullet"/>
      <w:lvlText w:val=""/>
      <w:lvlJc w:val="left"/>
      <w:pPr>
        <w:ind w:left="1352" w:hanging="360"/>
      </w:pPr>
      <w:rPr>
        <w:rFonts w:ascii="Symbol" w:hAnsi="Symbol" w:hint="default"/>
        <w:b w:val="0"/>
        <w:bCs w:val="0"/>
        <w:i w:val="0"/>
        <w:iCs w:val="0"/>
        <w:spacing w:val="0"/>
        <w:w w:val="85"/>
        <w:sz w:val="24"/>
        <w:szCs w:val="24"/>
        <w:lang w:val="en-US" w:eastAsia="en-US" w:bidi="ar-SA"/>
      </w:rPr>
    </w:lvl>
    <w:lvl w:ilvl="1" w:tplc="40090003" w:tentative="1">
      <w:start w:val="1"/>
      <w:numFmt w:val="bullet"/>
      <w:lvlText w:val="o"/>
      <w:lvlJc w:val="left"/>
      <w:pPr>
        <w:ind w:left="2603" w:hanging="360"/>
      </w:pPr>
      <w:rPr>
        <w:rFonts w:ascii="Courier New" w:hAnsi="Courier New" w:cs="Courier New" w:hint="default"/>
      </w:rPr>
    </w:lvl>
    <w:lvl w:ilvl="2" w:tplc="40090005" w:tentative="1">
      <w:start w:val="1"/>
      <w:numFmt w:val="bullet"/>
      <w:lvlText w:val=""/>
      <w:lvlJc w:val="left"/>
      <w:pPr>
        <w:ind w:left="3323" w:hanging="360"/>
      </w:pPr>
      <w:rPr>
        <w:rFonts w:ascii="Wingdings" w:hAnsi="Wingdings" w:hint="default"/>
      </w:rPr>
    </w:lvl>
    <w:lvl w:ilvl="3" w:tplc="40090001" w:tentative="1">
      <w:start w:val="1"/>
      <w:numFmt w:val="bullet"/>
      <w:lvlText w:val=""/>
      <w:lvlJc w:val="left"/>
      <w:pPr>
        <w:ind w:left="4043" w:hanging="360"/>
      </w:pPr>
      <w:rPr>
        <w:rFonts w:ascii="Symbol" w:hAnsi="Symbol" w:hint="default"/>
      </w:rPr>
    </w:lvl>
    <w:lvl w:ilvl="4" w:tplc="40090003" w:tentative="1">
      <w:start w:val="1"/>
      <w:numFmt w:val="bullet"/>
      <w:lvlText w:val="o"/>
      <w:lvlJc w:val="left"/>
      <w:pPr>
        <w:ind w:left="4763" w:hanging="360"/>
      </w:pPr>
      <w:rPr>
        <w:rFonts w:ascii="Courier New" w:hAnsi="Courier New" w:cs="Courier New" w:hint="default"/>
      </w:rPr>
    </w:lvl>
    <w:lvl w:ilvl="5" w:tplc="40090005" w:tentative="1">
      <w:start w:val="1"/>
      <w:numFmt w:val="bullet"/>
      <w:lvlText w:val=""/>
      <w:lvlJc w:val="left"/>
      <w:pPr>
        <w:ind w:left="5483" w:hanging="360"/>
      </w:pPr>
      <w:rPr>
        <w:rFonts w:ascii="Wingdings" w:hAnsi="Wingdings" w:hint="default"/>
      </w:rPr>
    </w:lvl>
    <w:lvl w:ilvl="6" w:tplc="40090001" w:tentative="1">
      <w:start w:val="1"/>
      <w:numFmt w:val="bullet"/>
      <w:lvlText w:val=""/>
      <w:lvlJc w:val="left"/>
      <w:pPr>
        <w:ind w:left="6203" w:hanging="360"/>
      </w:pPr>
      <w:rPr>
        <w:rFonts w:ascii="Symbol" w:hAnsi="Symbol" w:hint="default"/>
      </w:rPr>
    </w:lvl>
    <w:lvl w:ilvl="7" w:tplc="40090003" w:tentative="1">
      <w:start w:val="1"/>
      <w:numFmt w:val="bullet"/>
      <w:lvlText w:val="o"/>
      <w:lvlJc w:val="left"/>
      <w:pPr>
        <w:ind w:left="6923" w:hanging="360"/>
      </w:pPr>
      <w:rPr>
        <w:rFonts w:ascii="Courier New" w:hAnsi="Courier New" w:cs="Courier New" w:hint="default"/>
      </w:rPr>
    </w:lvl>
    <w:lvl w:ilvl="8" w:tplc="40090005" w:tentative="1">
      <w:start w:val="1"/>
      <w:numFmt w:val="bullet"/>
      <w:lvlText w:val=""/>
      <w:lvlJc w:val="left"/>
      <w:pPr>
        <w:ind w:left="7643" w:hanging="360"/>
      </w:pPr>
      <w:rPr>
        <w:rFonts w:ascii="Wingdings" w:hAnsi="Wingdings" w:hint="default"/>
      </w:rPr>
    </w:lvl>
  </w:abstractNum>
  <w:abstractNum w:abstractNumId="62" w15:restartNumberingAfterBreak="0">
    <w:nsid w:val="278F4069"/>
    <w:multiLevelType w:val="hybridMultilevel"/>
    <w:tmpl w:val="634CF53E"/>
    <w:lvl w:ilvl="0" w:tplc="0496539E">
      <w:start w:val="1"/>
      <w:numFmt w:val="decimal"/>
      <w:lvlText w:val="[%1]"/>
      <w:lvlJc w:val="left"/>
      <w:pPr>
        <w:ind w:left="1069" w:hanging="360"/>
      </w:pPr>
      <w:rPr>
        <w:rFonts w:hint="default"/>
      </w:rPr>
    </w:lvl>
    <w:lvl w:ilvl="1" w:tplc="40090019">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63" w15:restartNumberingAfterBreak="0">
    <w:nsid w:val="281D11EE"/>
    <w:multiLevelType w:val="hybridMultilevel"/>
    <w:tmpl w:val="0F3CAE30"/>
    <w:lvl w:ilvl="0" w:tplc="40090001">
      <w:start w:val="1"/>
      <w:numFmt w:val="bullet"/>
      <w:lvlText w:val=""/>
      <w:lvlJc w:val="left"/>
      <w:pPr>
        <w:ind w:left="720" w:hanging="360"/>
      </w:pPr>
      <w:rPr>
        <w:rFonts w:ascii="Symbol" w:hAnsi="Symbol" w:hint="default"/>
        <w:b w:val="0"/>
        <w:bCs w:val="0"/>
        <w:i w:val="0"/>
        <w:iCs w:val="0"/>
        <w:spacing w:val="0"/>
        <w:w w:val="85"/>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29637BA0"/>
    <w:multiLevelType w:val="hybridMultilevel"/>
    <w:tmpl w:val="DF60F3FC"/>
    <w:lvl w:ilvl="0" w:tplc="0496539E">
      <w:start w:val="1"/>
      <w:numFmt w:val="decimal"/>
      <w:lvlText w:val="[%1]"/>
      <w:lvlJc w:val="left"/>
      <w:pPr>
        <w:ind w:left="927"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29CB1CA0"/>
    <w:multiLevelType w:val="multilevel"/>
    <w:tmpl w:val="52C48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A8D2B3E"/>
    <w:multiLevelType w:val="hybridMultilevel"/>
    <w:tmpl w:val="2A6A7D9E"/>
    <w:lvl w:ilvl="0" w:tplc="4336E856">
      <w:start w:val="1"/>
      <w:numFmt w:val="decimal"/>
      <w:lvlText w:val="[%1]"/>
      <w:lvlJc w:val="left"/>
      <w:pPr>
        <w:ind w:left="720" w:hanging="360"/>
      </w:pPr>
      <w:rPr>
        <w:rFonts w:ascii="Times New Roman" w:eastAsia="Times New Roman" w:hAnsi="Times New Roman" w:cs="Times New Roman" w:hint="default"/>
        <w:b w:val="0"/>
        <w:bCs w:val="0"/>
        <w:i w:val="0"/>
        <w:iCs w:val="0"/>
        <w:spacing w:val="0"/>
        <w:w w:val="84"/>
        <w:sz w:val="24"/>
        <w:szCs w:val="24"/>
        <w:lang w:val="en-US" w:eastAsia="en-US" w:bidi="ar-SA"/>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B615062"/>
    <w:multiLevelType w:val="multilevel"/>
    <w:tmpl w:val="0F50E3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C190219"/>
    <w:multiLevelType w:val="multilevel"/>
    <w:tmpl w:val="64208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C82215A"/>
    <w:multiLevelType w:val="multilevel"/>
    <w:tmpl w:val="5D284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CA27577"/>
    <w:multiLevelType w:val="multilevel"/>
    <w:tmpl w:val="35A2F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DC06005"/>
    <w:multiLevelType w:val="multilevel"/>
    <w:tmpl w:val="FA948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E6E69F3"/>
    <w:multiLevelType w:val="multilevel"/>
    <w:tmpl w:val="9EF6E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06F518D"/>
    <w:multiLevelType w:val="multilevel"/>
    <w:tmpl w:val="9C9A2652"/>
    <w:lvl w:ilvl="0">
      <w:start w:val="5"/>
      <w:numFmt w:val="decimal"/>
      <w:lvlText w:val="%1."/>
      <w:lvlJc w:val="left"/>
      <w:pPr>
        <w:tabs>
          <w:tab w:val="num" w:pos="643"/>
        </w:tabs>
        <w:ind w:left="643" w:hanging="360"/>
      </w:pPr>
    </w:lvl>
    <w:lvl w:ilvl="1" w:tentative="1">
      <w:start w:val="1"/>
      <w:numFmt w:val="decimal"/>
      <w:lvlText w:val="%2."/>
      <w:lvlJc w:val="left"/>
      <w:pPr>
        <w:tabs>
          <w:tab w:val="num" w:pos="1363"/>
        </w:tabs>
        <w:ind w:left="1363" w:hanging="360"/>
      </w:p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74" w15:restartNumberingAfterBreak="0">
    <w:nsid w:val="316A76CB"/>
    <w:multiLevelType w:val="multilevel"/>
    <w:tmpl w:val="28968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2023AA9"/>
    <w:multiLevelType w:val="multilevel"/>
    <w:tmpl w:val="5754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30745B2"/>
    <w:multiLevelType w:val="multilevel"/>
    <w:tmpl w:val="EDD0C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3DD54D6"/>
    <w:multiLevelType w:val="multilevel"/>
    <w:tmpl w:val="CD1AE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4F4425C"/>
    <w:multiLevelType w:val="multilevel"/>
    <w:tmpl w:val="1272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5292310"/>
    <w:multiLevelType w:val="multilevel"/>
    <w:tmpl w:val="C6E02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59300E5"/>
    <w:multiLevelType w:val="hybridMultilevel"/>
    <w:tmpl w:val="237C9CEA"/>
    <w:lvl w:ilvl="0" w:tplc="40090001">
      <w:start w:val="1"/>
      <w:numFmt w:val="bullet"/>
      <w:lvlText w:val=""/>
      <w:lvlJc w:val="left"/>
      <w:pPr>
        <w:ind w:left="2157" w:hanging="360"/>
      </w:pPr>
      <w:rPr>
        <w:rFonts w:ascii="Symbol" w:hAnsi="Symbol" w:hint="default"/>
      </w:rPr>
    </w:lvl>
    <w:lvl w:ilvl="1" w:tplc="40090003">
      <w:start w:val="1"/>
      <w:numFmt w:val="bullet"/>
      <w:lvlText w:val="o"/>
      <w:lvlJc w:val="left"/>
      <w:pPr>
        <w:ind w:left="2877" w:hanging="360"/>
      </w:pPr>
      <w:rPr>
        <w:rFonts w:ascii="Courier New" w:hAnsi="Courier New" w:cs="Courier New" w:hint="default"/>
      </w:rPr>
    </w:lvl>
    <w:lvl w:ilvl="2" w:tplc="40090005" w:tentative="1">
      <w:start w:val="1"/>
      <w:numFmt w:val="bullet"/>
      <w:lvlText w:val=""/>
      <w:lvlJc w:val="left"/>
      <w:pPr>
        <w:ind w:left="3597" w:hanging="360"/>
      </w:pPr>
      <w:rPr>
        <w:rFonts w:ascii="Wingdings" w:hAnsi="Wingdings" w:hint="default"/>
      </w:rPr>
    </w:lvl>
    <w:lvl w:ilvl="3" w:tplc="40090001" w:tentative="1">
      <w:start w:val="1"/>
      <w:numFmt w:val="bullet"/>
      <w:lvlText w:val=""/>
      <w:lvlJc w:val="left"/>
      <w:pPr>
        <w:ind w:left="4317" w:hanging="360"/>
      </w:pPr>
      <w:rPr>
        <w:rFonts w:ascii="Symbol" w:hAnsi="Symbol" w:hint="default"/>
      </w:rPr>
    </w:lvl>
    <w:lvl w:ilvl="4" w:tplc="40090003" w:tentative="1">
      <w:start w:val="1"/>
      <w:numFmt w:val="bullet"/>
      <w:lvlText w:val="o"/>
      <w:lvlJc w:val="left"/>
      <w:pPr>
        <w:ind w:left="5037" w:hanging="360"/>
      </w:pPr>
      <w:rPr>
        <w:rFonts w:ascii="Courier New" w:hAnsi="Courier New" w:cs="Courier New" w:hint="default"/>
      </w:rPr>
    </w:lvl>
    <w:lvl w:ilvl="5" w:tplc="40090005" w:tentative="1">
      <w:start w:val="1"/>
      <w:numFmt w:val="bullet"/>
      <w:lvlText w:val=""/>
      <w:lvlJc w:val="left"/>
      <w:pPr>
        <w:ind w:left="5757" w:hanging="360"/>
      </w:pPr>
      <w:rPr>
        <w:rFonts w:ascii="Wingdings" w:hAnsi="Wingdings" w:hint="default"/>
      </w:rPr>
    </w:lvl>
    <w:lvl w:ilvl="6" w:tplc="40090001" w:tentative="1">
      <w:start w:val="1"/>
      <w:numFmt w:val="bullet"/>
      <w:lvlText w:val=""/>
      <w:lvlJc w:val="left"/>
      <w:pPr>
        <w:ind w:left="6477" w:hanging="360"/>
      </w:pPr>
      <w:rPr>
        <w:rFonts w:ascii="Symbol" w:hAnsi="Symbol" w:hint="default"/>
      </w:rPr>
    </w:lvl>
    <w:lvl w:ilvl="7" w:tplc="40090003" w:tentative="1">
      <w:start w:val="1"/>
      <w:numFmt w:val="bullet"/>
      <w:lvlText w:val="o"/>
      <w:lvlJc w:val="left"/>
      <w:pPr>
        <w:ind w:left="7197" w:hanging="360"/>
      </w:pPr>
      <w:rPr>
        <w:rFonts w:ascii="Courier New" w:hAnsi="Courier New" w:cs="Courier New" w:hint="default"/>
      </w:rPr>
    </w:lvl>
    <w:lvl w:ilvl="8" w:tplc="40090005" w:tentative="1">
      <w:start w:val="1"/>
      <w:numFmt w:val="bullet"/>
      <w:lvlText w:val=""/>
      <w:lvlJc w:val="left"/>
      <w:pPr>
        <w:ind w:left="7917" w:hanging="360"/>
      </w:pPr>
      <w:rPr>
        <w:rFonts w:ascii="Wingdings" w:hAnsi="Wingdings" w:hint="default"/>
      </w:rPr>
    </w:lvl>
  </w:abstractNum>
  <w:abstractNum w:abstractNumId="81" w15:restartNumberingAfterBreak="0">
    <w:nsid w:val="367D0FD9"/>
    <w:multiLevelType w:val="multilevel"/>
    <w:tmpl w:val="70FCC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77669D8"/>
    <w:multiLevelType w:val="hybridMultilevel"/>
    <w:tmpl w:val="99D0521E"/>
    <w:lvl w:ilvl="0" w:tplc="CBC6201C">
      <w:numFmt w:val="bullet"/>
      <w:lvlText w:val="•"/>
      <w:lvlJc w:val="left"/>
      <w:pPr>
        <w:ind w:left="2637" w:hanging="360"/>
      </w:pPr>
      <w:rPr>
        <w:rFonts w:ascii="Courier New" w:eastAsia="Courier New" w:hAnsi="Courier New" w:cs="Courier New" w:hint="default"/>
        <w:b w:val="0"/>
        <w:bCs w:val="0"/>
        <w:i w:val="0"/>
        <w:iCs w:val="0"/>
        <w:spacing w:val="0"/>
        <w:w w:val="70"/>
        <w:sz w:val="24"/>
        <w:szCs w:val="24"/>
        <w:lang w:val="en-US" w:eastAsia="en-US" w:bidi="ar-SA"/>
      </w:rPr>
    </w:lvl>
    <w:lvl w:ilvl="1" w:tplc="40090003">
      <w:start w:val="1"/>
      <w:numFmt w:val="bullet"/>
      <w:lvlText w:val="o"/>
      <w:lvlJc w:val="left"/>
      <w:pPr>
        <w:ind w:left="3357" w:hanging="360"/>
      </w:pPr>
      <w:rPr>
        <w:rFonts w:ascii="Courier New" w:hAnsi="Courier New" w:cs="Courier New" w:hint="default"/>
      </w:rPr>
    </w:lvl>
    <w:lvl w:ilvl="2" w:tplc="40090005" w:tentative="1">
      <w:start w:val="1"/>
      <w:numFmt w:val="bullet"/>
      <w:lvlText w:val=""/>
      <w:lvlJc w:val="left"/>
      <w:pPr>
        <w:ind w:left="4077" w:hanging="360"/>
      </w:pPr>
      <w:rPr>
        <w:rFonts w:ascii="Wingdings" w:hAnsi="Wingdings" w:hint="default"/>
      </w:rPr>
    </w:lvl>
    <w:lvl w:ilvl="3" w:tplc="40090001" w:tentative="1">
      <w:start w:val="1"/>
      <w:numFmt w:val="bullet"/>
      <w:lvlText w:val=""/>
      <w:lvlJc w:val="left"/>
      <w:pPr>
        <w:ind w:left="4797" w:hanging="360"/>
      </w:pPr>
      <w:rPr>
        <w:rFonts w:ascii="Symbol" w:hAnsi="Symbol" w:hint="default"/>
      </w:rPr>
    </w:lvl>
    <w:lvl w:ilvl="4" w:tplc="40090003" w:tentative="1">
      <w:start w:val="1"/>
      <w:numFmt w:val="bullet"/>
      <w:lvlText w:val="o"/>
      <w:lvlJc w:val="left"/>
      <w:pPr>
        <w:ind w:left="5517" w:hanging="360"/>
      </w:pPr>
      <w:rPr>
        <w:rFonts w:ascii="Courier New" w:hAnsi="Courier New" w:cs="Courier New" w:hint="default"/>
      </w:rPr>
    </w:lvl>
    <w:lvl w:ilvl="5" w:tplc="40090005" w:tentative="1">
      <w:start w:val="1"/>
      <w:numFmt w:val="bullet"/>
      <w:lvlText w:val=""/>
      <w:lvlJc w:val="left"/>
      <w:pPr>
        <w:ind w:left="6237" w:hanging="360"/>
      </w:pPr>
      <w:rPr>
        <w:rFonts w:ascii="Wingdings" w:hAnsi="Wingdings" w:hint="default"/>
      </w:rPr>
    </w:lvl>
    <w:lvl w:ilvl="6" w:tplc="40090001" w:tentative="1">
      <w:start w:val="1"/>
      <w:numFmt w:val="bullet"/>
      <w:lvlText w:val=""/>
      <w:lvlJc w:val="left"/>
      <w:pPr>
        <w:ind w:left="6957" w:hanging="360"/>
      </w:pPr>
      <w:rPr>
        <w:rFonts w:ascii="Symbol" w:hAnsi="Symbol" w:hint="default"/>
      </w:rPr>
    </w:lvl>
    <w:lvl w:ilvl="7" w:tplc="40090003" w:tentative="1">
      <w:start w:val="1"/>
      <w:numFmt w:val="bullet"/>
      <w:lvlText w:val="o"/>
      <w:lvlJc w:val="left"/>
      <w:pPr>
        <w:ind w:left="7677" w:hanging="360"/>
      </w:pPr>
      <w:rPr>
        <w:rFonts w:ascii="Courier New" w:hAnsi="Courier New" w:cs="Courier New" w:hint="default"/>
      </w:rPr>
    </w:lvl>
    <w:lvl w:ilvl="8" w:tplc="40090005" w:tentative="1">
      <w:start w:val="1"/>
      <w:numFmt w:val="bullet"/>
      <w:lvlText w:val=""/>
      <w:lvlJc w:val="left"/>
      <w:pPr>
        <w:ind w:left="8397" w:hanging="360"/>
      </w:pPr>
      <w:rPr>
        <w:rFonts w:ascii="Wingdings" w:hAnsi="Wingdings" w:hint="default"/>
      </w:rPr>
    </w:lvl>
  </w:abstractNum>
  <w:abstractNum w:abstractNumId="83" w15:restartNumberingAfterBreak="0">
    <w:nsid w:val="37F15BF5"/>
    <w:multiLevelType w:val="multilevel"/>
    <w:tmpl w:val="FFB09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99E18B1"/>
    <w:multiLevelType w:val="multilevel"/>
    <w:tmpl w:val="CE44A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AF763A6"/>
    <w:multiLevelType w:val="multilevel"/>
    <w:tmpl w:val="3DE83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C5C42AE"/>
    <w:multiLevelType w:val="multilevel"/>
    <w:tmpl w:val="7CA2F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C8278B7"/>
    <w:multiLevelType w:val="multilevel"/>
    <w:tmpl w:val="8F0E7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DBE75CB"/>
    <w:multiLevelType w:val="multilevel"/>
    <w:tmpl w:val="64826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E0A514E"/>
    <w:multiLevelType w:val="multilevel"/>
    <w:tmpl w:val="A5122DD8"/>
    <w:lvl w:ilvl="0">
      <w:start w:val="1"/>
      <w:numFmt w:val="decimal"/>
      <w:lvlText w:val="%1"/>
      <w:lvlJc w:val="left"/>
      <w:pPr>
        <w:ind w:left="3338" w:hanging="723"/>
      </w:pPr>
      <w:rPr>
        <w:rFonts w:hint="default"/>
        <w:lang w:val="en-US" w:eastAsia="en-US" w:bidi="ar-SA"/>
      </w:rPr>
    </w:lvl>
    <w:lvl w:ilvl="1">
      <w:start w:val="1"/>
      <w:numFmt w:val="decimal"/>
      <w:lvlText w:val="%1.%2"/>
      <w:lvlJc w:val="left"/>
      <w:pPr>
        <w:ind w:left="3338" w:hanging="723"/>
        <w:jc w:val="right"/>
      </w:pPr>
      <w:rPr>
        <w:rFonts w:ascii="Times New Roman" w:eastAsia="Times New Roman" w:hAnsi="Times New Roman" w:cs="Times New Roman" w:hint="default"/>
        <w:b/>
        <w:bCs/>
        <w:i w:val="0"/>
        <w:iCs w:val="0"/>
        <w:spacing w:val="-6"/>
        <w:w w:val="89"/>
        <w:sz w:val="32"/>
        <w:szCs w:val="32"/>
        <w:lang w:val="en-US" w:eastAsia="en-US" w:bidi="ar-SA"/>
      </w:rPr>
    </w:lvl>
    <w:lvl w:ilvl="2">
      <w:start w:val="1"/>
      <w:numFmt w:val="decimal"/>
      <w:lvlText w:val="%1.%2.%3"/>
      <w:lvlJc w:val="left"/>
      <w:pPr>
        <w:ind w:left="1163" w:hanging="608"/>
      </w:pPr>
      <w:rPr>
        <w:rFonts w:ascii="Times New Roman" w:eastAsia="Times New Roman" w:hAnsi="Times New Roman" w:cs="Times New Roman" w:hint="default"/>
        <w:b/>
        <w:bCs/>
        <w:i w:val="0"/>
        <w:iCs w:val="0"/>
        <w:spacing w:val="-16"/>
        <w:w w:val="98"/>
        <w:sz w:val="28"/>
        <w:szCs w:val="28"/>
        <w:lang w:val="en-US" w:eastAsia="en-US" w:bidi="ar-SA"/>
      </w:rPr>
    </w:lvl>
    <w:lvl w:ilvl="3">
      <w:numFmt w:val="bullet"/>
      <w:lvlText w:val="•"/>
      <w:lvlJc w:val="left"/>
      <w:pPr>
        <w:ind w:left="4743" w:hanging="608"/>
      </w:pPr>
      <w:rPr>
        <w:rFonts w:hint="default"/>
        <w:lang w:val="en-US" w:eastAsia="en-US" w:bidi="ar-SA"/>
      </w:rPr>
    </w:lvl>
    <w:lvl w:ilvl="4">
      <w:numFmt w:val="bullet"/>
      <w:lvlText w:val="•"/>
      <w:lvlJc w:val="left"/>
      <w:pPr>
        <w:ind w:left="5444" w:hanging="608"/>
      </w:pPr>
      <w:rPr>
        <w:rFonts w:hint="default"/>
        <w:lang w:val="en-US" w:eastAsia="en-US" w:bidi="ar-SA"/>
      </w:rPr>
    </w:lvl>
    <w:lvl w:ilvl="5">
      <w:numFmt w:val="bullet"/>
      <w:lvlText w:val="•"/>
      <w:lvlJc w:val="left"/>
      <w:pPr>
        <w:ind w:left="6146" w:hanging="608"/>
      </w:pPr>
      <w:rPr>
        <w:rFonts w:hint="default"/>
        <w:lang w:val="en-US" w:eastAsia="en-US" w:bidi="ar-SA"/>
      </w:rPr>
    </w:lvl>
    <w:lvl w:ilvl="6">
      <w:numFmt w:val="bullet"/>
      <w:lvlText w:val="•"/>
      <w:lvlJc w:val="left"/>
      <w:pPr>
        <w:ind w:left="6847" w:hanging="608"/>
      </w:pPr>
      <w:rPr>
        <w:rFonts w:hint="default"/>
        <w:lang w:val="en-US" w:eastAsia="en-US" w:bidi="ar-SA"/>
      </w:rPr>
    </w:lvl>
    <w:lvl w:ilvl="7">
      <w:numFmt w:val="bullet"/>
      <w:lvlText w:val="•"/>
      <w:lvlJc w:val="left"/>
      <w:pPr>
        <w:ind w:left="7549" w:hanging="608"/>
      </w:pPr>
      <w:rPr>
        <w:rFonts w:hint="default"/>
        <w:lang w:val="en-US" w:eastAsia="en-US" w:bidi="ar-SA"/>
      </w:rPr>
    </w:lvl>
    <w:lvl w:ilvl="8">
      <w:numFmt w:val="bullet"/>
      <w:lvlText w:val="•"/>
      <w:lvlJc w:val="left"/>
      <w:pPr>
        <w:ind w:left="8250" w:hanging="608"/>
      </w:pPr>
      <w:rPr>
        <w:rFonts w:hint="default"/>
        <w:lang w:val="en-US" w:eastAsia="en-US" w:bidi="ar-SA"/>
      </w:rPr>
    </w:lvl>
  </w:abstractNum>
  <w:abstractNum w:abstractNumId="90" w15:restartNumberingAfterBreak="0">
    <w:nsid w:val="3EBF6787"/>
    <w:multiLevelType w:val="multilevel"/>
    <w:tmpl w:val="F3185FEE"/>
    <w:lvl w:ilvl="0">
      <w:start w:val="4"/>
      <w:numFmt w:val="decimal"/>
      <w:lvlText w:val="%1."/>
      <w:lvlJc w:val="left"/>
      <w:pPr>
        <w:tabs>
          <w:tab w:val="num" w:pos="501"/>
        </w:tabs>
        <w:ind w:left="501" w:hanging="360"/>
      </w:pPr>
    </w:lvl>
    <w:lvl w:ilvl="1" w:tentative="1">
      <w:start w:val="1"/>
      <w:numFmt w:val="decimal"/>
      <w:lvlText w:val="%2."/>
      <w:lvlJc w:val="left"/>
      <w:pPr>
        <w:tabs>
          <w:tab w:val="num" w:pos="1221"/>
        </w:tabs>
        <w:ind w:left="1221" w:hanging="360"/>
      </w:pPr>
    </w:lvl>
    <w:lvl w:ilvl="2" w:tentative="1">
      <w:start w:val="1"/>
      <w:numFmt w:val="decimal"/>
      <w:lvlText w:val="%3."/>
      <w:lvlJc w:val="left"/>
      <w:pPr>
        <w:tabs>
          <w:tab w:val="num" w:pos="1941"/>
        </w:tabs>
        <w:ind w:left="1941" w:hanging="360"/>
      </w:pPr>
    </w:lvl>
    <w:lvl w:ilvl="3" w:tentative="1">
      <w:start w:val="1"/>
      <w:numFmt w:val="decimal"/>
      <w:lvlText w:val="%4."/>
      <w:lvlJc w:val="left"/>
      <w:pPr>
        <w:tabs>
          <w:tab w:val="num" w:pos="2661"/>
        </w:tabs>
        <w:ind w:left="2661" w:hanging="360"/>
      </w:pPr>
    </w:lvl>
    <w:lvl w:ilvl="4" w:tentative="1">
      <w:start w:val="1"/>
      <w:numFmt w:val="decimal"/>
      <w:lvlText w:val="%5."/>
      <w:lvlJc w:val="left"/>
      <w:pPr>
        <w:tabs>
          <w:tab w:val="num" w:pos="3381"/>
        </w:tabs>
        <w:ind w:left="3381" w:hanging="360"/>
      </w:pPr>
    </w:lvl>
    <w:lvl w:ilvl="5" w:tentative="1">
      <w:start w:val="1"/>
      <w:numFmt w:val="decimal"/>
      <w:lvlText w:val="%6."/>
      <w:lvlJc w:val="left"/>
      <w:pPr>
        <w:tabs>
          <w:tab w:val="num" w:pos="4101"/>
        </w:tabs>
        <w:ind w:left="4101" w:hanging="360"/>
      </w:pPr>
    </w:lvl>
    <w:lvl w:ilvl="6" w:tentative="1">
      <w:start w:val="1"/>
      <w:numFmt w:val="decimal"/>
      <w:lvlText w:val="%7."/>
      <w:lvlJc w:val="left"/>
      <w:pPr>
        <w:tabs>
          <w:tab w:val="num" w:pos="4821"/>
        </w:tabs>
        <w:ind w:left="4821" w:hanging="360"/>
      </w:pPr>
    </w:lvl>
    <w:lvl w:ilvl="7" w:tentative="1">
      <w:start w:val="1"/>
      <w:numFmt w:val="decimal"/>
      <w:lvlText w:val="%8."/>
      <w:lvlJc w:val="left"/>
      <w:pPr>
        <w:tabs>
          <w:tab w:val="num" w:pos="5541"/>
        </w:tabs>
        <w:ind w:left="5541" w:hanging="360"/>
      </w:pPr>
    </w:lvl>
    <w:lvl w:ilvl="8" w:tentative="1">
      <w:start w:val="1"/>
      <w:numFmt w:val="decimal"/>
      <w:lvlText w:val="%9."/>
      <w:lvlJc w:val="left"/>
      <w:pPr>
        <w:tabs>
          <w:tab w:val="num" w:pos="6261"/>
        </w:tabs>
        <w:ind w:left="6261" w:hanging="360"/>
      </w:pPr>
    </w:lvl>
  </w:abstractNum>
  <w:abstractNum w:abstractNumId="91" w15:restartNumberingAfterBreak="0">
    <w:nsid w:val="3F4A32AC"/>
    <w:multiLevelType w:val="multilevel"/>
    <w:tmpl w:val="6F76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182573D"/>
    <w:multiLevelType w:val="hybridMultilevel"/>
    <w:tmpl w:val="0DA85736"/>
    <w:lvl w:ilvl="0" w:tplc="40090001">
      <w:start w:val="1"/>
      <w:numFmt w:val="bullet"/>
      <w:lvlText w:val=""/>
      <w:lvlJc w:val="left"/>
      <w:pPr>
        <w:ind w:left="2157" w:hanging="360"/>
      </w:pPr>
      <w:rPr>
        <w:rFonts w:ascii="Symbol" w:hAnsi="Symbol" w:hint="default"/>
        <w:b w:val="0"/>
        <w:bCs w:val="0"/>
        <w:i w:val="0"/>
        <w:iCs w:val="0"/>
        <w:spacing w:val="0"/>
        <w:w w:val="85"/>
        <w:sz w:val="24"/>
        <w:szCs w:val="24"/>
        <w:lang w:val="en-US" w:eastAsia="en-US" w:bidi="ar-SA"/>
      </w:rPr>
    </w:lvl>
    <w:lvl w:ilvl="1" w:tplc="FFFFFFFF" w:tentative="1">
      <w:start w:val="1"/>
      <w:numFmt w:val="bullet"/>
      <w:lvlText w:val="o"/>
      <w:lvlJc w:val="left"/>
      <w:pPr>
        <w:ind w:left="2877" w:hanging="360"/>
      </w:pPr>
      <w:rPr>
        <w:rFonts w:ascii="Courier New" w:hAnsi="Courier New" w:cs="Courier New" w:hint="default"/>
      </w:rPr>
    </w:lvl>
    <w:lvl w:ilvl="2" w:tplc="FFFFFFFF" w:tentative="1">
      <w:start w:val="1"/>
      <w:numFmt w:val="bullet"/>
      <w:lvlText w:val=""/>
      <w:lvlJc w:val="left"/>
      <w:pPr>
        <w:ind w:left="3597" w:hanging="360"/>
      </w:pPr>
      <w:rPr>
        <w:rFonts w:ascii="Wingdings" w:hAnsi="Wingdings" w:hint="default"/>
      </w:rPr>
    </w:lvl>
    <w:lvl w:ilvl="3" w:tplc="FFFFFFFF" w:tentative="1">
      <w:start w:val="1"/>
      <w:numFmt w:val="bullet"/>
      <w:lvlText w:val=""/>
      <w:lvlJc w:val="left"/>
      <w:pPr>
        <w:ind w:left="4317" w:hanging="360"/>
      </w:pPr>
      <w:rPr>
        <w:rFonts w:ascii="Symbol" w:hAnsi="Symbol" w:hint="default"/>
      </w:rPr>
    </w:lvl>
    <w:lvl w:ilvl="4" w:tplc="FFFFFFFF" w:tentative="1">
      <w:start w:val="1"/>
      <w:numFmt w:val="bullet"/>
      <w:lvlText w:val="o"/>
      <w:lvlJc w:val="left"/>
      <w:pPr>
        <w:ind w:left="5037" w:hanging="360"/>
      </w:pPr>
      <w:rPr>
        <w:rFonts w:ascii="Courier New" w:hAnsi="Courier New" w:cs="Courier New" w:hint="default"/>
      </w:rPr>
    </w:lvl>
    <w:lvl w:ilvl="5" w:tplc="FFFFFFFF" w:tentative="1">
      <w:start w:val="1"/>
      <w:numFmt w:val="bullet"/>
      <w:lvlText w:val=""/>
      <w:lvlJc w:val="left"/>
      <w:pPr>
        <w:ind w:left="5757" w:hanging="360"/>
      </w:pPr>
      <w:rPr>
        <w:rFonts w:ascii="Wingdings" w:hAnsi="Wingdings" w:hint="default"/>
      </w:rPr>
    </w:lvl>
    <w:lvl w:ilvl="6" w:tplc="FFFFFFFF" w:tentative="1">
      <w:start w:val="1"/>
      <w:numFmt w:val="bullet"/>
      <w:lvlText w:val=""/>
      <w:lvlJc w:val="left"/>
      <w:pPr>
        <w:ind w:left="6477" w:hanging="360"/>
      </w:pPr>
      <w:rPr>
        <w:rFonts w:ascii="Symbol" w:hAnsi="Symbol" w:hint="default"/>
      </w:rPr>
    </w:lvl>
    <w:lvl w:ilvl="7" w:tplc="FFFFFFFF" w:tentative="1">
      <w:start w:val="1"/>
      <w:numFmt w:val="bullet"/>
      <w:lvlText w:val="o"/>
      <w:lvlJc w:val="left"/>
      <w:pPr>
        <w:ind w:left="7197" w:hanging="360"/>
      </w:pPr>
      <w:rPr>
        <w:rFonts w:ascii="Courier New" w:hAnsi="Courier New" w:cs="Courier New" w:hint="default"/>
      </w:rPr>
    </w:lvl>
    <w:lvl w:ilvl="8" w:tplc="FFFFFFFF" w:tentative="1">
      <w:start w:val="1"/>
      <w:numFmt w:val="bullet"/>
      <w:lvlText w:val=""/>
      <w:lvlJc w:val="left"/>
      <w:pPr>
        <w:ind w:left="7917" w:hanging="360"/>
      </w:pPr>
      <w:rPr>
        <w:rFonts w:ascii="Wingdings" w:hAnsi="Wingdings" w:hint="default"/>
      </w:rPr>
    </w:lvl>
  </w:abstractNum>
  <w:abstractNum w:abstractNumId="93" w15:restartNumberingAfterBreak="0">
    <w:nsid w:val="41E11520"/>
    <w:multiLevelType w:val="multilevel"/>
    <w:tmpl w:val="241CA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2C11838"/>
    <w:multiLevelType w:val="multilevel"/>
    <w:tmpl w:val="B5201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3153CCE"/>
    <w:multiLevelType w:val="multilevel"/>
    <w:tmpl w:val="6F080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60A41D1"/>
    <w:multiLevelType w:val="multilevel"/>
    <w:tmpl w:val="4A46B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6A60801"/>
    <w:multiLevelType w:val="hybridMultilevel"/>
    <w:tmpl w:val="8AAEAA62"/>
    <w:lvl w:ilvl="0" w:tplc="40090001">
      <w:start w:val="1"/>
      <w:numFmt w:val="bullet"/>
      <w:lvlText w:val=""/>
      <w:lvlJc w:val="left"/>
      <w:pPr>
        <w:ind w:left="1224" w:hanging="360"/>
      </w:pPr>
      <w:rPr>
        <w:rFonts w:ascii="Symbol" w:hAnsi="Symbol" w:hint="default"/>
      </w:rPr>
    </w:lvl>
    <w:lvl w:ilvl="1" w:tplc="40090003" w:tentative="1">
      <w:start w:val="1"/>
      <w:numFmt w:val="bullet"/>
      <w:lvlText w:val="o"/>
      <w:lvlJc w:val="left"/>
      <w:pPr>
        <w:ind w:left="1944" w:hanging="360"/>
      </w:pPr>
      <w:rPr>
        <w:rFonts w:ascii="Courier New" w:hAnsi="Courier New" w:cs="Courier New" w:hint="default"/>
      </w:rPr>
    </w:lvl>
    <w:lvl w:ilvl="2" w:tplc="40090005" w:tentative="1">
      <w:start w:val="1"/>
      <w:numFmt w:val="bullet"/>
      <w:lvlText w:val=""/>
      <w:lvlJc w:val="left"/>
      <w:pPr>
        <w:ind w:left="2664" w:hanging="360"/>
      </w:pPr>
      <w:rPr>
        <w:rFonts w:ascii="Wingdings" w:hAnsi="Wingdings" w:hint="default"/>
      </w:rPr>
    </w:lvl>
    <w:lvl w:ilvl="3" w:tplc="40090001" w:tentative="1">
      <w:start w:val="1"/>
      <w:numFmt w:val="bullet"/>
      <w:lvlText w:val=""/>
      <w:lvlJc w:val="left"/>
      <w:pPr>
        <w:ind w:left="3384" w:hanging="360"/>
      </w:pPr>
      <w:rPr>
        <w:rFonts w:ascii="Symbol" w:hAnsi="Symbol" w:hint="default"/>
      </w:rPr>
    </w:lvl>
    <w:lvl w:ilvl="4" w:tplc="40090003" w:tentative="1">
      <w:start w:val="1"/>
      <w:numFmt w:val="bullet"/>
      <w:lvlText w:val="o"/>
      <w:lvlJc w:val="left"/>
      <w:pPr>
        <w:ind w:left="4104" w:hanging="360"/>
      </w:pPr>
      <w:rPr>
        <w:rFonts w:ascii="Courier New" w:hAnsi="Courier New" w:cs="Courier New" w:hint="default"/>
      </w:rPr>
    </w:lvl>
    <w:lvl w:ilvl="5" w:tplc="40090005" w:tentative="1">
      <w:start w:val="1"/>
      <w:numFmt w:val="bullet"/>
      <w:lvlText w:val=""/>
      <w:lvlJc w:val="left"/>
      <w:pPr>
        <w:ind w:left="4824" w:hanging="360"/>
      </w:pPr>
      <w:rPr>
        <w:rFonts w:ascii="Wingdings" w:hAnsi="Wingdings" w:hint="default"/>
      </w:rPr>
    </w:lvl>
    <w:lvl w:ilvl="6" w:tplc="40090001" w:tentative="1">
      <w:start w:val="1"/>
      <w:numFmt w:val="bullet"/>
      <w:lvlText w:val=""/>
      <w:lvlJc w:val="left"/>
      <w:pPr>
        <w:ind w:left="5544" w:hanging="360"/>
      </w:pPr>
      <w:rPr>
        <w:rFonts w:ascii="Symbol" w:hAnsi="Symbol" w:hint="default"/>
      </w:rPr>
    </w:lvl>
    <w:lvl w:ilvl="7" w:tplc="40090003" w:tentative="1">
      <w:start w:val="1"/>
      <w:numFmt w:val="bullet"/>
      <w:lvlText w:val="o"/>
      <w:lvlJc w:val="left"/>
      <w:pPr>
        <w:ind w:left="6264" w:hanging="360"/>
      </w:pPr>
      <w:rPr>
        <w:rFonts w:ascii="Courier New" w:hAnsi="Courier New" w:cs="Courier New" w:hint="default"/>
      </w:rPr>
    </w:lvl>
    <w:lvl w:ilvl="8" w:tplc="40090005" w:tentative="1">
      <w:start w:val="1"/>
      <w:numFmt w:val="bullet"/>
      <w:lvlText w:val=""/>
      <w:lvlJc w:val="left"/>
      <w:pPr>
        <w:ind w:left="6984" w:hanging="360"/>
      </w:pPr>
      <w:rPr>
        <w:rFonts w:ascii="Wingdings" w:hAnsi="Wingdings" w:hint="default"/>
      </w:rPr>
    </w:lvl>
  </w:abstractNum>
  <w:abstractNum w:abstractNumId="98" w15:restartNumberingAfterBreak="0">
    <w:nsid w:val="46CA0151"/>
    <w:multiLevelType w:val="hybridMultilevel"/>
    <w:tmpl w:val="AA54E6A6"/>
    <w:lvl w:ilvl="0" w:tplc="FFFFFFFF">
      <w:start w:val="1"/>
      <w:numFmt w:val="bullet"/>
      <w:lvlText w:val=""/>
      <w:lvlJc w:val="left"/>
      <w:pPr>
        <w:ind w:left="1440" w:hanging="360"/>
      </w:pPr>
      <w:rPr>
        <w:rFonts w:ascii="Symbol" w:hAnsi="Symbol" w:hint="default"/>
      </w:rPr>
    </w:lvl>
    <w:lvl w:ilvl="1" w:tplc="4009000F">
      <w:start w:val="1"/>
      <w:numFmt w:val="decimal"/>
      <w:lvlText w:val="%2."/>
      <w:lvlJc w:val="left"/>
      <w:pPr>
        <w:ind w:left="720" w:hanging="360"/>
      </w:p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9" w15:restartNumberingAfterBreak="0">
    <w:nsid w:val="46EA5425"/>
    <w:multiLevelType w:val="hybridMultilevel"/>
    <w:tmpl w:val="88AA49B8"/>
    <w:lvl w:ilvl="0" w:tplc="B212E462">
      <w:start w:val="1"/>
      <w:numFmt w:val="upp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0" w15:restartNumberingAfterBreak="0">
    <w:nsid w:val="475602AA"/>
    <w:multiLevelType w:val="hybridMultilevel"/>
    <w:tmpl w:val="06F2DAA4"/>
    <w:lvl w:ilvl="0" w:tplc="73201578">
      <w:numFmt w:val="bullet"/>
      <w:lvlText w:val="•"/>
      <w:lvlJc w:val="left"/>
      <w:pPr>
        <w:ind w:left="2157" w:hanging="360"/>
      </w:pPr>
      <w:rPr>
        <w:rFonts w:ascii="Times New Roman" w:eastAsia="Times New Roman" w:hAnsi="Times New Roman" w:cs="Times New Roman" w:hint="default"/>
        <w:b w:val="0"/>
        <w:bCs w:val="0"/>
        <w:i w:val="0"/>
        <w:iCs w:val="0"/>
        <w:spacing w:val="0"/>
        <w:w w:val="85"/>
        <w:sz w:val="24"/>
        <w:szCs w:val="24"/>
        <w:lang w:val="en-US" w:eastAsia="en-US" w:bidi="ar-SA"/>
      </w:rPr>
    </w:lvl>
    <w:lvl w:ilvl="1" w:tplc="FFFFFFFF" w:tentative="1">
      <w:start w:val="1"/>
      <w:numFmt w:val="bullet"/>
      <w:lvlText w:val="o"/>
      <w:lvlJc w:val="left"/>
      <w:pPr>
        <w:ind w:left="2877" w:hanging="360"/>
      </w:pPr>
      <w:rPr>
        <w:rFonts w:ascii="Courier New" w:hAnsi="Courier New" w:cs="Courier New" w:hint="default"/>
      </w:rPr>
    </w:lvl>
    <w:lvl w:ilvl="2" w:tplc="FFFFFFFF" w:tentative="1">
      <w:start w:val="1"/>
      <w:numFmt w:val="bullet"/>
      <w:lvlText w:val=""/>
      <w:lvlJc w:val="left"/>
      <w:pPr>
        <w:ind w:left="3597" w:hanging="360"/>
      </w:pPr>
      <w:rPr>
        <w:rFonts w:ascii="Wingdings" w:hAnsi="Wingdings" w:hint="default"/>
      </w:rPr>
    </w:lvl>
    <w:lvl w:ilvl="3" w:tplc="FFFFFFFF" w:tentative="1">
      <w:start w:val="1"/>
      <w:numFmt w:val="bullet"/>
      <w:lvlText w:val=""/>
      <w:lvlJc w:val="left"/>
      <w:pPr>
        <w:ind w:left="4317" w:hanging="360"/>
      </w:pPr>
      <w:rPr>
        <w:rFonts w:ascii="Symbol" w:hAnsi="Symbol" w:hint="default"/>
      </w:rPr>
    </w:lvl>
    <w:lvl w:ilvl="4" w:tplc="FFFFFFFF" w:tentative="1">
      <w:start w:val="1"/>
      <w:numFmt w:val="bullet"/>
      <w:lvlText w:val="o"/>
      <w:lvlJc w:val="left"/>
      <w:pPr>
        <w:ind w:left="5037" w:hanging="360"/>
      </w:pPr>
      <w:rPr>
        <w:rFonts w:ascii="Courier New" w:hAnsi="Courier New" w:cs="Courier New" w:hint="default"/>
      </w:rPr>
    </w:lvl>
    <w:lvl w:ilvl="5" w:tplc="FFFFFFFF" w:tentative="1">
      <w:start w:val="1"/>
      <w:numFmt w:val="bullet"/>
      <w:lvlText w:val=""/>
      <w:lvlJc w:val="left"/>
      <w:pPr>
        <w:ind w:left="5757" w:hanging="360"/>
      </w:pPr>
      <w:rPr>
        <w:rFonts w:ascii="Wingdings" w:hAnsi="Wingdings" w:hint="default"/>
      </w:rPr>
    </w:lvl>
    <w:lvl w:ilvl="6" w:tplc="FFFFFFFF" w:tentative="1">
      <w:start w:val="1"/>
      <w:numFmt w:val="bullet"/>
      <w:lvlText w:val=""/>
      <w:lvlJc w:val="left"/>
      <w:pPr>
        <w:ind w:left="6477" w:hanging="360"/>
      </w:pPr>
      <w:rPr>
        <w:rFonts w:ascii="Symbol" w:hAnsi="Symbol" w:hint="default"/>
      </w:rPr>
    </w:lvl>
    <w:lvl w:ilvl="7" w:tplc="FFFFFFFF" w:tentative="1">
      <w:start w:val="1"/>
      <w:numFmt w:val="bullet"/>
      <w:lvlText w:val="o"/>
      <w:lvlJc w:val="left"/>
      <w:pPr>
        <w:ind w:left="7197" w:hanging="360"/>
      </w:pPr>
      <w:rPr>
        <w:rFonts w:ascii="Courier New" w:hAnsi="Courier New" w:cs="Courier New" w:hint="default"/>
      </w:rPr>
    </w:lvl>
    <w:lvl w:ilvl="8" w:tplc="FFFFFFFF" w:tentative="1">
      <w:start w:val="1"/>
      <w:numFmt w:val="bullet"/>
      <w:lvlText w:val=""/>
      <w:lvlJc w:val="left"/>
      <w:pPr>
        <w:ind w:left="7917" w:hanging="360"/>
      </w:pPr>
      <w:rPr>
        <w:rFonts w:ascii="Wingdings" w:hAnsi="Wingdings" w:hint="default"/>
      </w:rPr>
    </w:lvl>
  </w:abstractNum>
  <w:abstractNum w:abstractNumId="101" w15:restartNumberingAfterBreak="0">
    <w:nsid w:val="476A6A4A"/>
    <w:multiLevelType w:val="multilevel"/>
    <w:tmpl w:val="B4F23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7F412E1"/>
    <w:multiLevelType w:val="multilevel"/>
    <w:tmpl w:val="DD8282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8D90334"/>
    <w:multiLevelType w:val="hybridMultilevel"/>
    <w:tmpl w:val="0888C078"/>
    <w:lvl w:ilvl="0" w:tplc="40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04" w15:restartNumberingAfterBreak="0">
    <w:nsid w:val="4A822FA4"/>
    <w:multiLevelType w:val="hybridMultilevel"/>
    <w:tmpl w:val="BC941C8E"/>
    <w:lvl w:ilvl="0" w:tplc="0496539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5" w15:restartNumberingAfterBreak="0">
    <w:nsid w:val="4AB13757"/>
    <w:multiLevelType w:val="multilevel"/>
    <w:tmpl w:val="7B0E4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AF026BA"/>
    <w:multiLevelType w:val="multilevel"/>
    <w:tmpl w:val="B9A23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BA11697"/>
    <w:multiLevelType w:val="multilevel"/>
    <w:tmpl w:val="B5980BDA"/>
    <w:lvl w:ilvl="0">
      <w:start w:val="3"/>
      <w:numFmt w:val="decimal"/>
      <w:lvlText w:val="%1"/>
      <w:lvlJc w:val="left"/>
      <w:pPr>
        <w:ind w:left="504" w:hanging="504"/>
      </w:pPr>
      <w:rPr>
        <w:rFonts w:hint="default"/>
      </w:rPr>
    </w:lvl>
    <w:lvl w:ilvl="1">
      <w:start w:val="11"/>
      <w:numFmt w:val="decimal"/>
      <w:lvlText w:val="%1.%2"/>
      <w:lvlJc w:val="left"/>
      <w:pPr>
        <w:ind w:left="504" w:hanging="50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8" w15:restartNumberingAfterBreak="0">
    <w:nsid w:val="4BCF00C5"/>
    <w:multiLevelType w:val="hybridMultilevel"/>
    <w:tmpl w:val="D6D41C44"/>
    <w:lvl w:ilvl="0" w:tplc="2B7ED600">
      <w:numFmt w:val="bullet"/>
      <w:lvlText w:val="•"/>
      <w:lvlJc w:val="left"/>
      <w:pPr>
        <w:ind w:left="2157" w:hanging="360"/>
      </w:pPr>
      <w:rPr>
        <w:rFonts w:hint="default"/>
        <w:b w:val="0"/>
        <w:bCs w:val="0"/>
        <w:i w:val="0"/>
        <w:iCs w:val="0"/>
        <w:spacing w:val="0"/>
        <w:w w:val="70"/>
        <w:sz w:val="24"/>
        <w:szCs w:val="24"/>
        <w:lang w:val="en-US" w:eastAsia="en-US" w:bidi="ar-SA"/>
      </w:rPr>
    </w:lvl>
    <w:lvl w:ilvl="1" w:tplc="FFFFFFFF" w:tentative="1">
      <w:start w:val="1"/>
      <w:numFmt w:val="bullet"/>
      <w:lvlText w:val="o"/>
      <w:lvlJc w:val="left"/>
      <w:pPr>
        <w:ind w:left="2877" w:hanging="360"/>
      </w:pPr>
      <w:rPr>
        <w:rFonts w:ascii="Courier New" w:hAnsi="Courier New" w:cs="Courier New" w:hint="default"/>
      </w:rPr>
    </w:lvl>
    <w:lvl w:ilvl="2" w:tplc="FFFFFFFF" w:tentative="1">
      <w:start w:val="1"/>
      <w:numFmt w:val="bullet"/>
      <w:lvlText w:val=""/>
      <w:lvlJc w:val="left"/>
      <w:pPr>
        <w:ind w:left="3597" w:hanging="360"/>
      </w:pPr>
      <w:rPr>
        <w:rFonts w:ascii="Wingdings" w:hAnsi="Wingdings" w:hint="default"/>
      </w:rPr>
    </w:lvl>
    <w:lvl w:ilvl="3" w:tplc="FFFFFFFF" w:tentative="1">
      <w:start w:val="1"/>
      <w:numFmt w:val="bullet"/>
      <w:lvlText w:val=""/>
      <w:lvlJc w:val="left"/>
      <w:pPr>
        <w:ind w:left="4317" w:hanging="360"/>
      </w:pPr>
      <w:rPr>
        <w:rFonts w:ascii="Symbol" w:hAnsi="Symbol" w:hint="default"/>
      </w:rPr>
    </w:lvl>
    <w:lvl w:ilvl="4" w:tplc="FFFFFFFF" w:tentative="1">
      <w:start w:val="1"/>
      <w:numFmt w:val="bullet"/>
      <w:lvlText w:val="o"/>
      <w:lvlJc w:val="left"/>
      <w:pPr>
        <w:ind w:left="5037" w:hanging="360"/>
      </w:pPr>
      <w:rPr>
        <w:rFonts w:ascii="Courier New" w:hAnsi="Courier New" w:cs="Courier New" w:hint="default"/>
      </w:rPr>
    </w:lvl>
    <w:lvl w:ilvl="5" w:tplc="FFFFFFFF" w:tentative="1">
      <w:start w:val="1"/>
      <w:numFmt w:val="bullet"/>
      <w:lvlText w:val=""/>
      <w:lvlJc w:val="left"/>
      <w:pPr>
        <w:ind w:left="5757" w:hanging="360"/>
      </w:pPr>
      <w:rPr>
        <w:rFonts w:ascii="Wingdings" w:hAnsi="Wingdings" w:hint="default"/>
      </w:rPr>
    </w:lvl>
    <w:lvl w:ilvl="6" w:tplc="FFFFFFFF" w:tentative="1">
      <w:start w:val="1"/>
      <w:numFmt w:val="bullet"/>
      <w:lvlText w:val=""/>
      <w:lvlJc w:val="left"/>
      <w:pPr>
        <w:ind w:left="6477" w:hanging="360"/>
      </w:pPr>
      <w:rPr>
        <w:rFonts w:ascii="Symbol" w:hAnsi="Symbol" w:hint="default"/>
      </w:rPr>
    </w:lvl>
    <w:lvl w:ilvl="7" w:tplc="FFFFFFFF" w:tentative="1">
      <w:start w:val="1"/>
      <w:numFmt w:val="bullet"/>
      <w:lvlText w:val="o"/>
      <w:lvlJc w:val="left"/>
      <w:pPr>
        <w:ind w:left="7197" w:hanging="360"/>
      </w:pPr>
      <w:rPr>
        <w:rFonts w:ascii="Courier New" w:hAnsi="Courier New" w:cs="Courier New" w:hint="default"/>
      </w:rPr>
    </w:lvl>
    <w:lvl w:ilvl="8" w:tplc="FFFFFFFF" w:tentative="1">
      <w:start w:val="1"/>
      <w:numFmt w:val="bullet"/>
      <w:lvlText w:val=""/>
      <w:lvlJc w:val="left"/>
      <w:pPr>
        <w:ind w:left="7917" w:hanging="360"/>
      </w:pPr>
      <w:rPr>
        <w:rFonts w:ascii="Wingdings" w:hAnsi="Wingdings" w:hint="default"/>
      </w:rPr>
    </w:lvl>
  </w:abstractNum>
  <w:abstractNum w:abstractNumId="109" w15:restartNumberingAfterBreak="0">
    <w:nsid w:val="4C495714"/>
    <w:multiLevelType w:val="multilevel"/>
    <w:tmpl w:val="B8F63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C867FFC"/>
    <w:multiLevelType w:val="multilevel"/>
    <w:tmpl w:val="5E40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DE91FB1"/>
    <w:multiLevelType w:val="multilevel"/>
    <w:tmpl w:val="1D76AF12"/>
    <w:lvl w:ilvl="0">
      <w:start w:val="3"/>
      <w:numFmt w:val="decimal"/>
      <w:lvlText w:val="%1"/>
      <w:lvlJc w:val="left"/>
      <w:pPr>
        <w:ind w:left="995" w:hanging="550"/>
      </w:pPr>
      <w:rPr>
        <w:rFonts w:hint="default"/>
        <w:lang w:val="en-US" w:eastAsia="en-US" w:bidi="ar-SA"/>
      </w:rPr>
    </w:lvl>
    <w:lvl w:ilvl="1">
      <w:start w:val="2"/>
      <w:numFmt w:val="decimal"/>
      <w:lvlText w:val="%1.%2"/>
      <w:lvlJc w:val="left"/>
      <w:pPr>
        <w:ind w:left="995" w:hanging="550"/>
      </w:pPr>
      <w:rPr>
        <w:rFonts w:ascii="Times New Roman" w:eastAsia="Times New Roman" w:hAnsi="Times New Roman" w:cs="Times New Roman" w:hint="default"/>
        <w:b/>
        <w:bCs/>
        <w:i w:val="0"/>
        <w:iCs w:val="0"/>
        <w:spacing w:val="-14"/>
        <w:w w:val="98"/>
        <w:sz w:val="32"/>
        <w:szCs w:val="32"/>
        <w:lang w:val="en-US" w:eastAsia="en-US" w:bidi="ar-SA"/>
      </w:rPr>
    </w:lvl>
    <w:lvl w:ilvl="2">
      <w:start w:val="1"/>
      <w:numFmt w:val="decimal"/>
      <w:lvlText w:val="%1.%2.%3"/>
      <w:lvlJc w:val="left"/>
      <w:pPr>
        <w:ind w:left="3209" w:hanging="605"/>
      </w:pPr>
      <w:rPr>
        <w:rFonts w:ascii="Times New Roman" w:eastAsia="Times New Roman" w:hAnsi="Times New Roman" w:cs="Times New Roman" w:hint="default"/>
        <w:b/>
        <w:bCs/>
        <w:i w:val="0"/>
        <w:iCs w:val="0"/>
        <w:spacing w:val="-21"/>
        <w:w w:val="98"/>
        <w:sz w:val="28"/>
        <w:szCs w:val="28"/>
        <w:lang w:val="en-US" w:eastAsia="en-US" w:bidi="ar-SA"/>
      </w:rPr>
    </w:lvl>
    <w:lvl w:ilvl="3">
      <w:numFmt w:val="bullet"/>
      <w:lvlText w:val="•"/>
      <w:lvlJc w:val="left"/>
      <w:pPr>
        <w:ind w:left="3161" w:hanging="192"/>
      </w:pPr>
      <w:rPr>
        <w:rFonts w:ascii="Times New Roman" w:eastAsia="Times New Roman" w:hAnsi="Times New Roman" w:cs="Times New Roman" w:hint="default"/>
        <w:spacing w:val="0"/>
        <w:w w:val="90"/>
        <w:lang w:val="en-US" w:eastAsia="en-US" w:bidi="ar-SA"/>
      </w:rPr>
    </w:lvl>
    <w:lvl w:ilvl="4">
      <w:numFmt w:val="bullet"/>
      <w:lvlText w:val="•"/>
      <w:lvlJc w:val="left"/>
      <w:pPr>
        <w:ind w:left="4813" w:hanging="192"/>
      </w:pPr>
      <w:rPr>
        <w:rFonts w:hint="default"/>
        <w:lang w:val="en-US" w:eastAsia="en-US" w:bidi="ar-SA"/>
      </w:rPr>
    </w:lvl>
    <w:lvl w:ilvl="5">
      <w:numFmt w:val="bullet"/>
      <w:lvlText w:val="•"/>
      <w:lvlJc w:val="left"/>
      <w:pPr>
        <w:ind w:left="5620" w:hanging="192"/>
      </w:pPr>
      <w:rPr>
        <w:rFonts w:hint="default"/>
        <w:lang w:val="en-US" w:eastAsia="en-US" w:bidi="ar-SA"/>
      </w:rPr>
    </w:lvl>
    <w:lvl w:ilvl="6">
      <w:numFmt w:val="bullet"/>
      <w:lvlText w:val="•"/>
      <w:lvlJc w:val="left"/>
      <w:pPr>
        <w:ind w:left="6426" w:hanging="192"/>
      </w:pPr>
      <w:rPr>
        <w:rFonts w:hint="default"/>
        <w:lang w:val="en-US" w:eastAsia="en-US" w:bidi="ar-SA"/>
      </w:rPr>
    </w:lvl>
    <w:lvl w:ilvl="7">
      <w:numFmt w:val="bullet"/>
      <w:lvlText w:val="•"/>
      <w:lvlJc w:val="left"/>
      <w:pPr>
        <w:ind w:left="7233" w:hanging="192"/>
      </w:pPr>
      <w:rPr>
        <w:rFonts w:hint="default"/>
        <w:lang w:val="en-US" w:eastAsia="en-US" w:bidi="ar-SA"/>
      </w:rPr>
    </w:lvl>
    <w:lvl w:ilvl="8">
      <w:numFmt w:val="bullet"/>
      <w:lvlText w:val="•"/>
      <w:lvlJc w:val="left"/>
      <w:pPr>
        <w:ind w:left="8040" w:hanging="192"/>
      </w:pPr>
      <w:rPr>
        <w:rFonts w:hint="default"/>
        <w:lang w:val="en-US" w:eastAsia="en-US" w:bidi="ar-SA"/>
      </w:rPr>
    </w:lvl>
  </w:abstractNum>
  <w:abstractNum w:abstractNumId="112" w15:restartNumberingAfterBreak="0">
    <w:nsid w:val="4EA55F25"/>
    <w:multiLevelType w:val="hybridMultilevel"/>
    <w:tmpl w:val="CDDE63C2"/>
    <w:lvl w:ilvl="0" w:tplc="B212E462">
      <w:start w:val="1"/>
      <w:numFmt w:val="upperRoman"/>
      <w:lvlText w:val="%1"/>
      <w:lvlJc w:val="left"/>
      <w:pPr>
        <w:ind w:left="2023"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3" w15:restartNumberingAfterBreak="0">
    <w:nsid w:val="4F58175C"/>
    <w:multiLevelType w:val="multilevel"/>
    <w:tmpl w:val="A5CAE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F827470"/>
    <w:multiLevelType w:val="multilevel"/>
    <w:tmpl w:val="92B2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FF81894"/>
    <w:multiLevelType w:val="hybridMultilevel"/>
    <w:tmpl w:val="4ACAAC5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6" w15:restartNumberingAfterBreak="0">
    <w:nsid w:val="50312252"/>
    <w:multiLevelType w:val="multilevel"/>
    <w:tmpl w:val="B554C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0395631"/>
    <w:multiLevelType w:val="multilevel"/>
    <w:tmpl w:val="B666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12652EE"/>
    <w:multiLevelType w:val="hybridMultilevel"/>
    <w:tmpl w:val="905C815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9" w15:restartNumberingAfterBreak="0">
    <w:nsid w:val="51B25E04"/>
    <w:multiLevelType w:val="multilevel"/>
    <w:tmpl w:val="F44E0FF4"/>
    <w:lvl w:ilvl="0">
      <w:start w:val="1"/>
      <w:numFmt w:val="decimal"/>
      <w:lvlText w:val="%1"/>
      <w:lvlJc w:val="left"/>
      <w:pPr>
        <w:ind w:left="420" w:hanging="420"/>
      </w:pPr>
      <w:rPr>
        <w:rFonts w:hint="default"/>
        <w:sz w:val="28"/>
      </w:rPr>
    </w:lvl>
    <w:lvl w:ilvl="1">
      <w:start w:val="1"/>
      <w:numFmt w:val="decimal"/>
      <w:lvlText w:val="%1.%2"/>
      <w:lvlJc w:val="left"/>
      <w:pPr>
        <w:ind w:left="703" w:hanging="420"/>
      </w:pPr>
      <w:rPr>
        <w:rFonts w:hint="default"/>
        <w:sz w:val="28"/>
      </w:rPr>
    </w:lvl>
    <w:lvl w:ilvl="2">
      <w:start w:val="1"/>
      <w:numFmt w:val="decimal"/>
      <w:lvlText w:val="%1.%2.%3"/>
      <w:lvlJc w:val="left"/>
      <w:pPr>
        <w:ind w:left="3056" w:hanging="720"/>
      </w:pPr>
      <w:rPr>
        <w:rFonts w:hint="default"/>
        <w:sz w:val="28"/>
      </w:rPr>
    </w:lvl>
    <w:lvl w:ilvl="3">
      <w:start w:val="1"/>
      <w:numFmt w:val="decimal"/>
      <w:lvlText w:val="%1.%2.%3.%4"/>
      <w:lvlJc w:val="left"/>
      <w:pPr>
        <w:ind w:left="4584" w:hanging="1080"/>
      </w:pPr>
      <w:rPr>
        <w:rFonts w:hint="default"/>
        <w:sz w:val="28"/>
      </w:rPr>
    </w:lvl>
    <w:lvl w:ilvl="4">
      <w:start w:val="1"/>
      <w:numFmt w:val="decimal"/>
      <w:lvlText w:val="%1.%2.%3.%4.%5"/>
      <w:lvlJc w:val="left"/>
      <w:pPr>
        <w:ind w:left="5752" w:hanging="1080"/>
      </w:pPr>
      <w:rPr>
        <w:rFonts w:hint="default"/>
        <w:sz w:val="28"/>
      </w:rPr>
    </w:lvl>
    <w:lvl w:ilvl="5">
      <w:start w:val="1"/>
      <w:numFmt w:val="decimal"/>
      <w:lvlText w:val="%1.%2.%3.%4.%5.%6"/>
      <w:lvlJc w:val="left"/>
      <w:pPr>
        <w:ind w:left="7280" w:hanging="1440"/>
      </w:pPr>
      <w:rPr>
        <w:rFonts w:hint="default"/>
        <w:sz w:val="28"/>
      </w:rPr>
    </w:lvl>
    <w:lvl w:ilvl="6">
      <w:start w:val="1"/>
      <w:numFmt w:val="decimal"/>
      <w:lvlText w:val="%1.%2.%3.%4.%5.%6.%7"/>
      <w:lvlJc w:val="left"/>
      <w:pPr>
        <w:ind w:left="8448" w:hanging="1440"/>
      </w:pPr>
      <w:rPr>
        <w:rFonts w:hint="default"/>
        <w:sz w:val="28"/>
      </w:rPr>
    </w:lvl>
    <w:lvl w:ilvl="7">
      <w:start w:val="1"/>
      <w:numFmt w:val="decimal"/>
      <w:lvlText w:val="%1.%2.%3.%4.%5.%6.%7.%8"/>
      <w:lvlJc w:val="left"/>
      <w:pPr>
        <w:ind w:left="9976" w:hanging="1800"/>
      </w:pPr>
      <w:rPr>
        <w:rFonts w:hint="default"/>
        <w:sz w:val="28"/>
      </w:rPr>
    </w:lvl>
    <w:lvl w:ilvl="8">
      <w:start w:val="1"/>
      <w:numFmt w:val="decimal"/>
      <w:lvlText w:val="%1.%2.%3.%4.%5.%6.%7.%8.%9"/>
      <w:lvlJc w:val="left"/>
      <w:pPr>
        <w:ind w:left="11144" w:hanging="1800"/>
      </w:pPr>
      <w:rPr>
        <w:rFonts w:hint="default"/>
        <w:sz w:val="28"/>
      </w:rPr>
    </w:lvl>
  </w:abstractNum>
  <w:abstractNum w:abstractNumId="120" w15:restartNumberingAfterBreak="0">
    <w:nsid w:val="530702DA"/>
    <w:multiLevelType w:val="multilevel"/>
    <w:tmpl w:val="47920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49E6A40"/>
    <w:multiLevelType w:val="hybridMultilevel"/>
    <w:tmpl w:val="D1AEB782"/>
    <w:lvl w:ilvl="0" w:tplc="FFFFFFFF">
      <w:numFmt w:val="bullet"/>
      <w:lvlText w:val="•"/>
      <w:lvlJc w:val="left"/>
      <w:pPr>
        <w:ind w:left="2637" w:hanging="360"/>
      </w:pPr>
      <w:rPr>
        <w:rFonts w:ascii="Courier New" w:eastAsia="Courier New" w:hAnsi="Courier New" w:cs="Courier New" w:hint="default"/>
        <w:b w:val="0"/>
        <w:bCs w:val="0"/>
        <w:i w:val="0"/>
        <w:iCs w:val="0"/>
        <w:spacing w:val="0"/>
        <w:w w:val="70"/>
        <w:sz w:val="24"/>
        <w:szCs w:val="24"/>
        <w:lang w:val="en-US" w:eastAsia="en-US" w:bidi="ar-SA"/>
      </w:rPr>
    </w:lvl>
    <w:lvl w:ilvl="1" w:tplc="40090001">
      <w:start w:val="1"/>
      <w:numFmt w:val="bullet"/>
      <w:lvlText w:val=""/>
      <w:lvlJc w:val="left"/>
      <w:pPr>
        <w:ind w:left="2157" w:hanging="360"/>
      </w:pPr>
      <w:rPr>
        <w:rFonts w:ascii="Symbol" w:hAnsi="Symbol" w:hint="default"/>
      </w:rPr>
    </w:lvl>
    <w:lvl w:ilvl="2" w:tplc="FFFFFFFF" w:tentative="1">
      <w:start w:val="1"/>
      <w:numFmt w:val="bullet"/>
      <w:lvlText w:val=""/>
      <w:lvlJc w:val="left"/>
      <w:pPr>
        <w:ind w:left="4077" w:hanging="360"/>
      </w:pPr>
      <w:rPr>
        <w:rFonts w:ascii="Wingdings" w:hAnsi="Wingdings" w:hint="default"/>
      </w:rPr>
    </w:lvl>
    <w:lvl w:ilvl="3" w:tplc="FFFFFFFF" w:tentative="1">
      <w:start w:val="1"/>
      <w:numFmt w:val="bullet"/>
      <w:lvlText w:val=""/>
      <w:lvlJc w:val="left"/>
      <w:pPr>
        <w:ind w:left="4797" w:hanging="360"/>
      </w:pPr>
      <w:rPr>
        <w:rFonts w:ascii="Symbol" w:hAnsi="Symbol" w:hint="default"/>
      </w:rPr>
    </w:lvl>
    <w:lvl w:ilvl="4" w:tplc="FFFFFFFF" w:tentative="1">
      <w:start w:val="1"/>
      <w:numFmt w:val="bullet"/>
      <w:lvlText w:val="o"/>
      <w:lvlJc w:val="left"/>
      <w:pPr>
        <w:ind w:left="5517" w:hanging="360"/>
      </w:pPr>
      <w:rPr>
        <w:rFonts w:ascii="Courier New" w:hAnsi="Courier New" w:cs="Courier New" w:hint="default"/>
      </w:rPr>
    </w:lvl>
    <w:lvl w:ilvl="5" w:tplc="FFFFFFFF" w:tentative="1">
      <w:start w:val="1"/>
      <w:numFmt w:val="bullet"/>
      <w:lvlText w:val=""/>
      <w:lvlJc w:val="left"/>
      <w:pPr>
        <w:ind w:left="6237" w:hanging="360"/>
      </w:pPr>
      <w:rPr>
        <w:rFonts w:ascii="Wingdings" w:hAnsi="Wingdings" w:hint="default"/>
      </w:rPr>
    </w:lvl>
    <w:lvl w:ilvl="6" w:tplc="FFFFFFFF" w:tentative="1">
      <w:start w:val="1"/>
      <w:numFmt w:val="bullet"/>
      <w:lvlText w:val=""/>
      <w:lvlJc w:val="left"/>
      <w:pPr>
        <w:ind w:left="6957" w:hanging="360"/>
      </w:pPr>
      <w:rPr>
        <w:rFonts w:ascii="Symbol" w:hAnsi="Symbol" w:hint="default"/>
      </w:rPr>
    </w:lvl>
    <w:lvl w:ilvl="7" w:tplc="FFFFFFFF" w:tentative="1">
      <w:start w:val="1"/>
      <w:numFmt w:val="bullet"/>
      <w:lvlText w:val="o"/>
      <w:lvlJc w:val="left"/>
      <w:pPr>
        <w:ind w:left="7677" w:hanging="360"/>
      </w:pPr>
      <w:rPr>
        <w:rFonts w:ascii="Courier New" w:hAnsi="Courier New" w:cs="Courier New" w:hint="default"/>
      </w:rPr>
    </w:lvl>
    <w:lvl w:ilvl="8" w:tplc="FFFFFFFF" w:tentative="1">
      <w:start w:val="1"/>
      <w:numFmt w:val="bullet"/>
      <w:lvlText w:val=""/>
      <w:lvlJc w:val="left"/>
      <w:pPr>
        <w:ind w:left="8397" w:hanging="360"/>
      </w:pPr>
      <w:rPr>
        <w:rFonts w:ascii="Wingdings" w:hAnsi="Wingdings" w:hint="default"/>
      </w:rPr>
    </w:lvl>
  </w:abstractNum>
  <w:abstractNum w:abstractNumId="122" w15:restartNumberingAfterBreak="0">
    <w:nsid w:val="54C42646"/>
    <w:multiLevelType w:val="multilevel"/>
    <w:tmpl w:val="01C2B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5F5570D"/>
    <w:multiLevelType w:val="multilevel"/>
    <w:tmpl w:val="BDA28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562B00B2"/>
    <w:multiLevelType w:val="multilevel"/>
    <w:tmpl w:val="BA108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711692D"/>
    <w:multiLevelType w:val="multilevel"/>
    <w:tmpl w:val="61985C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57F343FF"/>
    <w:multiLevelType w:val="multilevel"/>
    <w:tmpl w:val="10A8619E"/>
    <w:lvl w:ilvl="0">
      <w:start w:val="1"/>
      <w:numFmt w:val="decimal"/>
      <w:lvlText w:val="%1"/>
      <w:lvlJc w:val="left"/>
      <w:pPr>
        <w:ind w:left="360" w:hanging="360"/>
      </w:pPr>
      <w:rPr>
        <w:rFonts w:hint="default"/>
      </w:rPr>
    </w:lvl>
    <w:lvl w:ilvl="1">
      <w:start w:val="1"/>
      <w:numFmt w:val="decimal"/>
      <w:lvlText w:val="%1.%2"/>
      <w:lvlJc w:val="left"/>
      <w:pPr>
        <w:ind w:left="420" w:hanging="360"/>
      </w:pPr>
      <w:rPr>
        <w:rFonts w:hint="default"/>
        <w:b/>
        <w:bCs w:val="0"/>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1920" w:hanging="1440"/>
      </w:pPr>
      <w:rPr>
        <w:rFonts w:hint="default"/>
      </w:rPr>
    </w:lvl>
  </w:abstractNum>
  <w:abstractNum w:abstractNumId="127" w15:restartNumberingAfterBreak="0">
    <w:nsid w:val="584344AB"/>
    <w:multiLevelType w:val="multilevel"/>
    <w:tmpl w:val="37C4C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8DA6BBE"/>
    <w:multiLevelType w:val="multilevel"/>
    <w:tmpl w:val="4B6E4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93B68A2"/>
    <w:multiLevelType w:val="multilevel"/>
    <w:tmpl w:val="D5B63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9DC0718"/>
    <w:multiLevelType w:val="multilevel"/>
    <w:tmpl w:val="C87CCD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A2207C6"/>
    <w:multiLevelType w:val="multilevel"/>
    <w:tmpl w:val="DAAEF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A924DFC"/>
    <w:multiLevelType w:val="multilevel"/>
    <w:tmpl w:val="DAAA4E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b w:val="0"/>
        <w:bCs w:val="0"/>
        <w:i w:val="0"/>
        <w:iCs w:val="0"/>
        <w:spacing w:val="0"/>
        <w:w w:val="85"/>
        <w:sz w:val="24"/>
        <w:szCs w:val="24"/>
        <w:lang w:val="en-US" w:eastAsia="en-US" w:bidi="ar-S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BFE7B76"/>
    <w:multiLevelType w:val="multilevel"/>
    <w:tmpl w:val="4798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C545F0B"/>
    <w:multiLevelType w:val="multilevel"/>
    <w:tmpl w:val="E902A7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imes New Roman" w:eastAsia="Times New Roman" w:hAnsi="Times New Roman" w:cs="Times New Roman" w:hint="default"/>
        <w:b/>
        <w:bCs/>
        <w:i w:val="0"/>
        <w:iCs w:val="0"/>
        <w:spacing w:val="-1"/>
        <w:w w:val="90"/>
        <w:sz w:val="22"/>
        <w:szCs w:val="22"/>
        <w:lang w:val="en-US" w:eastAsia="en-US" w:bidi="ar-S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C6C576E"/>
    <w:multiLevelType w:val="hybridMultilevel"/>
    <w:tmpl w:val="2F88C5FA"/>
    <w:lvl w:ilvl="0" w:tplc="40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36" w15:restartNumberingAfterBreak="0">
    <w:nsid w:val="5D4912D0"/>
    <w:multiLevelType w:val="multilevel"/>
    <w:tmpl w:val="F35C9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DB243C9"/>
    <w:multiLevelType w:val="hybridMultilevel"/>
    <w:tmpl w:val="87E24858"/>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8" w15:restartNumberingAfterBreak="0">
    <w:nsid w:val="5ED56890"/>
    <w:multiLevelType w:val="multilevel"/>
    <w:tmpl w:val="40C2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F96398D"/>
    <w:multiLevelType w:val="multilevel"/>
    <w:tmpl w:val="991437E6"/>
    <w:lvl w:ilvl="0">
      <w:start w:val="3"/>
      <w:numFmt w:val="decimal"/>
      <w:lvlText w:val="%1"/>
      <w:lvlJc w:val="left"/>
      <w:pPr>
        <w:ind w:left="1437" w:hanging="552"/>
      </w:pPr>
      <w:rPr>
        <w:rFonts w:hint="default"/>
        <w:lang w:val="en-US" w:eastAsia="en-US" w:bidi="ar-SA"/>
      </w:rPr>
    </w:lvl>
    <w:lvl w:ilvl="1">
      <w:start w:val="1"/>
      <w:numFmt w:val="decimal"/>
      <w:lvlText w:val="%1.%2"/>
      <w:lvlJc w:val="left"/>
      <w:pPr>
        <w:ind w:left="1437" w:hanging="552"/>
      </w:pPr>
      <w:rPr>
        <w:rFonts w:hint="default"/>
        <w:lang w:val="en-US" w:eastAsia="en-US" w:bidi="ar-SA"/>
      </w:rPr>
    </w:lvl>
    <w:lvl w:ilvl="2">
      <w:start w:val="1"/>
      <w:numFmt w:val="decimal"/>
      <w:lvlText w:val="%1.%2.%3"/>
      <w:lvlJc w:val="left"/>
      <w:pPr>
        <w:ind w:left="1437" w:hanging="552"/>
      </w:pPr>
      <w:rPr>
        <w:rFonts w:ascii="Times New Roman" w:eastAsia="Times New Roman" w:hAnsi="Times New Roman" w:cs="Times New Roman" w:hint="default"/>
        <w:b/>
        <w:bCs/>
        <w:i w:val="0"/>
        <w:iCs w:val="0"/>
        <w:spacing w:val="-21"/>
        <w:w w:val="98"/>
        <w:sz w:val="29"/>
        <w:szCs w:val="29"/>
        <w:lang w:val="en-US" w:eastAsia="en-US" w:bidi="ar-SA"/>
      </w:rPr>
    </w:lvl>
    <w:lvl w:ilvl="3">
      <w:numFmt w:val="bullet"/>
      <w:lvlText w:val="•"/>
      <w:lvlJc w:val="left"/>
      <w:pPr>
        <w:ind w:left="3904" w:hanging="552"/>
      </w:pPr>
      <w:rPr>
        <w:rFonts w:hint="default"/>
        <w:lang w:val="en-US" w:eastAsia="en-US" w:bidi="ar-SA"/>
      </w:rPr>
    </w:lvl>
    <w:lvl w:ilvl="4">
      <w:numFmt w:val="bullet"/>
      <w:lvlText w:val="•"/>
      <w:lvlJc w:val="left"/>
      <w:pPr>
        <w:ind w:left="4725" w:hanging="552"/>
      </w:pPr>
      <w:rPr>
        <w:rFonts w:hint="default"/>
        <w:lang w:val="en-US" w:eastAsia="en-US" w:bidi="ar-SA"/>
      </w:rPr>
    </w:lvl>
    <w:lvl w:ilvl="5">
      <w:numFmt w:val="bullet"/>
      <w:lvlText w:val="•"/>
      <w:lvlJc w:val="left"/>
      <w:pPr>
        <w:ind w:left="5546" w:hanging="552"/>
      </w:pPr>
      <w:rPr>
        <w:rFonts w:hint="default"/>
        <w:lang w:val="en-US" w:eastAsia="en-US" w:bidi="ar-SA"/>
      </w:rPr>
    </w:lvl>
    <w:lvl w:ilvl="6">
      <w:numFmt w:val="bullet"/>
      <w:lvlText w:val="•"/>
      <w:lvlJc w:val="left"/>
      <w:pPr>
        <w:ind w:left="6368" w:hanging="552"/>
      </w:pPr>
      <w:rPr>
        <w:rFonts w:hint="default"/>
        <w:lang w:val="en-US" w:eastAsia="en-US" w:bidi="ar-SA"/>
      </w:rPr>
    </w:lvl>
    <w:lvl w:ilvl="7">
      <w:numFmt w:val="bullet"/>
      <w:lvlText w:val="•"/>
      <w:lvlJc w:val="left"/>
      <w:pPr>
        <w:ind w:left="7189" w:hanging="552"/>
      </w:pPr>
      <w:rPr>
        <w:rFonts w:hint="default"/>
        <w:lang w:val="en-US" w:eastAsia="en-US" w:bidi="ar-SA"/>
      </w:rPr>
    </w:lvl>
    <w:lvl w:ilvl="8">
      <w:numFmt w:val="bullet"/>
      <w:lvlText w:val="•"/>
      <w:lvlJc w:val="left"/>
      <w:pPr>
        <w:ind w:left="8011" w:hanging="552"/>
      </w:pPr>
      <w:rPr>
        <w:rFonts w:hint="default"/>
        <w:lang w:val="en-US" w:eastAsia="en-US" w:bidi="ar-SA"/>
      </w:rPr>
    </w:lvl>
  </w:abstractNum>
  <w:abstractNum w:abstractNumId="140" w15:restartNumberingAfterBreak="0">
    <w:nsid w:val="5FB26DC0"/>
    <w:multiLevelType w:val="multilevel"/>
    <w:tmpl w:val="81FAC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FF329B1"/>
    <w:multiLevelType w:val="multilevel"/>
    <w:tmpl w:val="351A8138"/>
    <w:lvl w:ilvl="0">
      <w:start w:val="6"/>
      <w:numFmt w:val="decimal"/>
      <w:lvlText w:val="%1"/>
      <w:lvlJc w:val="left"/>
      <w:pPr>
        <w:ind w:left="1166" w:hanging="718"/>
      </w:pPr>
      <w:rPr>
        <w:rFonts w:hint="default"/>
        <w:lang w:val="en-US" w:eastAsia="en-US" w:bidi="ar-SA"/>
      </w:rPr>
    </w:lvl>
    <w:lvl w:ilvl="1">
      <w:start w:val="1"/>
      <w:numFmt w:val="decimal"/>
      <w:lvlText w:val="%1.%2"/>
      <w:lvlJc w:val="left"/>
      <w:pPr>
        <w:ind w:left="1166" w:hanging="718"/>
      </w:pPr>
      <w:rPr>
        <w:rFonts w:ascii="Times New Roman" w:eastAsia="Times New Roman" w:hAnsi="Times New Roman" w:cs="Times New Roman" w:hint="default"/>
        <w:b/>
        <w:bCs/>
        <w:i w:val="0"/>
        <w:iCs w:val="0"/>
        <w:spacing w:val="0"/>
        <w:w w:val="88"/>
        <w:sz w:val="24"/>
        <w:szCs w:val="24"/>
        <w:lang w:val="en-US" w:eastAsia="en-US" w:bidi="ar-SA"/>
      </w:rPr>
    </w:lvl>
    <w:lvl w:ilvl="2">
      <w:start w:val="1"/>
      <w:numFmt w:val="decimal"/>
      <w:lvlText w:val="%1.%2.%3"/>
      <w:lvlJc w:val="left"/>
      <w:pPr>
        <w:ind w:left="1163" w:hanging="634"/>
        <w:jc w:val="right"/>
      </w:pPr>
      <w:rPr>
        <w:rFonts w:ascii="Times New Roman" w:eastAsia="Times New Roman" w:hAnsi="Times New Roman" w:cs="Times New Roman" w:hint="default"/>
        <w:b/>
        <w:bCs/>
        <w:i w:val="0"/>
        <w:iCs w:val="0"/>
        <w:spacing w:val="-1"/>
        <w:w w:val="88"/>
        <w:sz w:val="24"/>
        <w:szCs w:val="24"/>
        <w:lang w:val="en-US" w:eastAsia="en-US" w:bidi="ar-SA"/>
      </w:rPr>
    </w:lvl>
    <w:lvl w:ilvl="3">
      <w:numFmt w:val="bullet"/>
      <w:lvlText w:val="•"/>
      <w:lvlJc w:val="left"/>
      <w:pPr>
        <w:ind w:left="3708" w:hanging="634"/>
      </w:pPr>
      <w:rPr>
        <w:rFonts w:hint="default"/>
        <w:lang w:val="en-US" w:eastAsia="en-US" w:bidi="ar-SA"/>
      </w:rPr>
    </w:lvl>
    <w:lvl w:ilvl="4">
      <w:numFmt w:val="bullet"/>
      <w:lvlText w:val="•"/>
      <w:lvlJc w:val="left"/>
      <w:pPr>
        <w:ind w:left="4557" w:hanging="634"/>
      </w:pPr>
      <w:rPr>
        <w:rFonts w:hint="default"/>
        <w:lang w:val="en-US" w:eastAsia="en-US" w:bidi="ar-SA"/>
      </w:rPr>
    </w:lvl>
    <w:lvl w:ilvl="5">
      <w:numFmt w:val="bullet"/>
      <w:lvlText w:val="•"/>
      <w:lvlJc w:val="left"/>
      <w:pPr>
        <w:ind w:left="5406" w:hanging="634"/>
      </w:pPr>
      <w:rPr>
        <w:rFonts w:hint="default"/>
        <w:lang w:val="en-US" w:eastAsia="en-US" w:bidi="ar-SA"/>
      </w:rPr>
    </w:lvl>
    <w:lvl w:ilvl="6">
      <w:numFmt w:val="bullet"/>
      <w:lvlText w:val="•"/>
      <w:lvlJc w:val="left"/>
      <w:pPr>
        <w:ind w:left="6256" w:hanging="634"/>
      </w:pPr>
      <w:rPr>
        <w:rFonts w:hint="default"/>
        <w:lang w:val="en-US" w:eastAsia="en-US" w:bidi="ar-SA"/>
      </w:rPr>
    </w:lvl>
    <w:lvl w:ilvl="7">
      <w:numFmt w:val="bullet"/>
      <w:lvlText w:val="•"/>
      <w:lvlJc w:val="left"/>
      <w:pPr>
        <w:ind w:left="7105" w:hanging="634"/>
      </w:pPr>
      <w:rPr>
        <w:rFonts w:hint="default"/>
        <w:lang w:val="en-US" w:eastAsia="en-US" w:bidi="ar-SA"/>
      </w:rPr>
    </w:lvl>
    <w:lvl w:ilvl="8">
      <w:numFmt w:val="bullet"/>
      <w:lvlText w:val="•"/>
      <w:lvlJc w:val="left"/>
      <w:pPr>
        <w:ind w:left="7955" w:hanging="634"/>
      </w:pPr>
      <w:rPr>
        <w:rFonts w:hint="default"/>
        <w:lang w:val="en-US" w:eastAsia="en-US" w:bidi="ar-SA"/>
      </w:rPr>
    </w:lvl>
  </w:abstractNum>
  <w:abstractNum w:abstractNumId="142" w15:restartNumberingAfterBreak="0">
    <w:nsid w:val="60F42E47"/>
    <w:multiLevelType w:val="hybridMultilevel"/>
    <w:tmpl w:val="4C34E4A6"/>
    <w:lvl w:ilvl="0" w:tplc="40090001">
      <w:start w:val="1"/>
      <w:numFmt w:val="bullet"/>
      <w:lvlText w:val=""/>
      <w:lvlJc w:val="left"/>
      <w:pPr>
        <w:ind w:left="1440" w:hanging="360"/>
      </w:pPr>
      <w:rPr>
        <w:rFonts w:ascii="Symbol" w:hAnsi="Symbol" w:hint="default"/>
        <w:b w:val="0"/>
        <w:bCs w:val="0"/>
        <w:i w:val="0"/>
        <w:iCs w:val="0"/>
        <w:spacing w:val="0"/>
        <w:w w:val="85"/>
        <w:sz w:val="24"/>
        <w:szCs w:val="24"/>
        <w:lang w:val="en-US" w:eastAsia="en-US" w:bidi="ar-SA"/>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3" w15:restartNumberingAfterBreak="0">
    <w:nsid w:val="6178752D"/>
    <w:multiLevelType w:val="multilevel"/>
    <w:tmpl w:val="245E7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627C747B"/>
    <w:multiLevelType w:val="multilevel"/>
    <w:tmpl w:val="B8007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29C3C77"/>
    <w:multiLevelType w:val="multilevel"/>
    <w:tmpl w:val="ADC4B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37D0D95"/>
    <w:multiLevelType w:val="multilevel"/>
    <w:tmpl w:val="572233FC"/>
    <w:lvl w:ilvl="0">
      <w:start w:val="1"/>
      <w:numFmt w:val="bullet"/>
      <w:lvlText w:val=""/>
      <w:lvlJc w:val="left"/>
      <w:pPr>
        <w:tabs>
          <w:tab w:val="num" w:pos="720"/>
        </w:tabs>
        <w:ind w:left="720" w:hanging="360"/>
      </w:pPr>
      <w:rPr>
        <w:rFonts w:ascii="Symbol" w:hAnsi="Symbol" w:hint="default"/>
        <w:b w:val="0"/>
        <w:bCs w:val="0"/>
        <w:i w:val="0"/>
        <w:iCs w:val="0"/>
        <w:spacing w:val="0"/>
        <w:w w:val="85"/>
        <w:sz w:val="24"/>
        <w:szCs w:val="24"/>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3FA40D6"/>
    <w:multiLevelType w:val="multilevel"/>
    <w:tmpl w:val="16343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60777EF"/>
    <w:multiLevelType w:val="multilevel"/>
    <w:tmpl w:val="A3A0D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8DB666C"/>
    <w:multiLevelType w:val="multilevel"/>
    <w:tmpl w:val="0952C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8EA2584"/>
    <w:multiLevelType w:val="multilevel"/>
    <w:tmpl w:val="DC066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BFE36B1"/>
    <w:multiLevelType w:val="multilevel"/>
    <w:tmpl w:val="E4AA1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EDA70BE"/>
    <w:multiLevelType w:val="hybridMultilevel"/>
    <w:tmpl w:val="D3AC213A"/>
    <w:lvl w:ilvl="0" w:tplc="479A5204">
      <w:start w:val="1"/>
      <w:numFmt w:val="upperRoman"/>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3" w15:restartNumberingAfterBreak="0">
    <w:nsid w:val="70C506E0"/>
    <w:multiLevelType w:val="multilevel"/>
    <w:tmpl w:val="D7AC5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1E82DF6"/>
    <w:multiLevelType w:val="hybridMultilevel"/>
    <w:tmpl w:val="FD6CB80C"/>
    <w:lvl w:ilvl="0" w:tplc="40090001">
      <w:start w:val="1"/>
      <w:numFmt w:val="bullet"/>
      <w:lvlText w:val=""/>
      <w:lvlJc w:val="left"/>
      <w:pPr>
        <w:ind w:left="1168" w:hanging="360"/>
      </w:pPr>
      <w:rPr>
        <w:rFonts w:ascii="Symbol" w:hAnsi="Symbol" w:hint="default"/>
      </w:rPr>
    </w:lvl>
    <w:lvl w:ilvl="1" w:tplc="40090003" w:tentative="1">
      <w:start w:val="1"/>
      <w:numFmt w:val="bullet"/>
      <w:lvlText w:val="o"/>
      <w:lvlJc w:val="left"/>
      <w:pPr>
        <w:ind w:left="1888" w:hanging="360"/>
      </w:pPr>
      <w:rPr>
        <w:rFonts w:ascii="Courier New" w:hAnsi="Courier New" w:cs="Courier New" w:hint="default"/>
      </w:rPr>
    </w:lvl>
    <w:lvl w:ilvl="2" w:tplc="40090005" w:tentative="1">
      <w:start w:val="1"/>
      <w:numFmt w:val="bullet"/>
      <w:lvlText w:val=""/>
      <w:lvlJc w:val="left"/>
      <w:pPr>
        <w:ind w:left="2608" w:hanging="360"/>
      </w:pPr>
      <w:rPr>
        <w:rFonts w:ascii="Wingdings" w:hAnsi="Wingdings" w:hint="default"/>
      </w:rPr>
    </w:lvl>
    <w:lvl w:ilvl="3" w:tplc="40090001" w:tentative="1">
      <w:start w:val="1"/>
      <w:numFmt w:val="bullet"/>
      <w:lvlText w:val=""/>
      <w:lvlJc w:val="left"/>
      <w:pPr>
        <w:ind w:left="3328" w:hanging="360"/>
      </w:pPr>
      <w:rPr>
        <w:rFonts w:ascii="Symbol" w:hAnsi="Symbol" w:hint="default"/>
      </w:rPr>
    </w:lvl>
    <w:lvl w:ilvl="4" w:tplc="40090003" w:tentative="1">
      <w:start w:val="1"/>
      <w:numFmt w:val="bullet"/>
      <w:lvlText w:val="o"/>
      <w:lvlJc w:val="left"/>
      <w:pPr>
        <w:ind w:left="4048" w:hanging="360"/>
      </w:pPr>
      <w:rPr>
        <w:rFonts w:ascii="Courier New" w:hAnsi="Courier New" w:cs="Courier New" w:hint="default"/>
      </w:rPr>
    </w:lvl>
    <w:lvl w:ilvl="5" w:tplc="40090005" w:tentative="1">
      <w:start w:val="1"/>
      <w:numFmt w:val="bullet"/>
      <w:lvlText w:val=""/>
      <w:lvlJc w:val="left"/>
      <w:pPr>
        <w:ind w:left="4768" w:hanging="360"/>
      </w:pPr>
      <w:rPr>
        <w:rFonts w:ascii="Wingdings" w:hAnsi="Wingdings" w:hint="default"/>
      </w:rPr>
    </w:lvl>
    <w:lvl w:ilvl="6" w:tplc="40090001" w:tentative="1">
      <w:start w:val="1"/>
      <w:numFmt w:val="bullet"/>
      <w:lvlText w:val=""/>
      <w:lvlJc w:val="left"/>
      <w:pPr>
        <w:ind w:left="5488" w:hanging="360"/>
      </w:pPr>
      <w:rPr>
        <w:rFonts w:ascii="Symbol" w:hAnsi="Symbol" w:hint="default"/>
      </w:rPr>
    </w:lvl>
    <w:lvl w:ilvl="7" w:tplc="40090003" w:tentative="1">
      <w:start w:val="1"/>
      <w:numFmt w:val="bullet"/>
      <w:lvlText w:val="o"/>
      <w:lvlJc w:val="left"/>
      <w:pPr>
        <w:ind w:left="6208" w:hanging="360"/>
      </w:pPr>
      <w:rPr>
        <w:rFonts w:ascii="Courier New" w:hAnsi="Courier New" w:cs="Courier New" w:hint="default"/>
      </w:rPr>
    </w:lvl>
    <w:lvl w:ilvl="8" w:tplc="40090005" w:tentative="1">
      <w:start w:val="1"/>
      <w:numFmt w:val="bullet"/>
      <w:lvlText w:val=""/>
      <w:lvlJc w:val="left"/>
      <w:pPr>
        <w:ind w:left="6928" w:hanging="360"/>
      </w:pPr>
      <w:rPr>
        <w:rFonts w:ascii="Wingdings" w:hAnsi="Wingdings" w:hint="default"/>
      </w:rPr>
    </w:lvl>
  </w:abstractNum>
  <w:abstractNum w:abstractNumId="155" w15:restartNumberingAfterBreak="0">
    <w:nsid w:val="72B72945"/>
    <w:multiLevelType w:val="multilevel"/>
    <w:tmpl w:val="E8D26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3D75F8F"/>
    <w:multiLevelType w:val="multilevel"/>
    <w:tmpl w:val="84727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41774CC"/>
    <w:multiLevelType w:val="hybridMultilevel"/>
    <w:tmpl w:val="F0F2F4A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58" w15:restartNumberingAfterBreak="0">
    <w:nsid w:val="743278D1"/>
    <w:multiLevelType w:val="hybridMultilevel"/>
    <w:tmpl w:val="5CCEB1E2"/>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9" w15:restartNumberingAfterBreak="0">
    <w:nsid w:val="746E6D64"/>
    <w:multiLevelType w:val="multilevel"/>
    <w:tmpl w:val="EB142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4CD2ACA"/>
    <w:multiLevelType w:val="multilevel"/>
    <w:tmpl w:val="6696E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54D6524"/>
    <w:multiLevelType w:val="multilevel"/>
    <w:tmpl w:val="E624A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5DA7EE6"/>
    <w:multiLevelType w:val="multilevel"/>
    <w:tmpl w:val="3ADC5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6C95587"/>
    <w:multiLevelType w:val="multilevel"/>
    <w:tmpl w:val="AD787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8483C62"/>
    <w:multiLevelType w:val="multilevel"/>
    <w:tmpl w:val="966C4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85C2541"/>
    <w:multiLevelType w:val="hybridMultilevel"/>
    <w:tmpl w:val="EF1A4758"/>
    <w:lvl w:ilvl="0" w:tplc="4009000F">
      <w:start w:val="1"/>
      <w:numFmt w:val="decimal"/>
      <w:lvlText w:val="%1."/>
      <w:lvlJc w:val="left"/>
      <w:pPr>
        <w:ind w:left="1528" w:hanging="360"/>
      </w:pPr>
    </w:lvl>
    <w:lvl w:ilvl="1" w:tplc="40090019" w:tentative="1">
      <w:start w:val="1"/>
      <w:numFmt w:val="lowerLetter"/>
      <w:lvlText w:val="%2."/>
      <w:lvlJc w:val="left"/>
      <w:pPr>
        <w:ind w:left="2248" w:hanging="360"/>
      </w:pPr>
    </w:lvl>
    <w:lvl w:ilvl="2" w:tplc="4009001B" w:tentative="1">
      <w:start w:val="1"/>
      <w:numFmt w:val="lowerRoman"/>
      <w:lvlText w:val="%3."/>
      <w:lvlJc w:val="right"/>
      <w:pPr>
        <w:ind w:left="2968" w:hanging="180"/>
      </w:pPr>
    </w:lvl>
    <w:lvl w:ilvl="3" w:tplc="4009000F" w:tentative="1">
      <w:start w:val="1"/>
      <w:numFmt w:val="decimal"/>
      <w:lvlText w:val="%4."/>
      <w:lvlJc w:val="left"/>
      <w:pPr>
        <w:ind w:left="3688" w:hanging="360"/>
      </w:pPr>
    </w:lvl>
    <w:lvl w:ilvl="4" w:tplc="40090019" w:tentative="1">
      <w:start w:val="1"/>
      <w:numFmt w:val="lowerLetter"/>
      <w:lvlText w:val="%5."/>
      <w:lvlJc w:val="left"/>
      <w:pPr>
        <w:ind w:left="4408" w:hanging="360"/>
      </w:pPr>
    </w:lvl>
    <w:lvl w:ilvl="5" w:tplc="4009001B" w:tentative="1">
      <w:start w:val="1"/>
      <w:numFmt w:val="lowerRoman"/>
      <w:lvlText w:val="%6."/>
      <w:lvlJc w:val="right"/>
      <w:pPr>
        <w:ind w:left="5128" w:hanging="180"/>
      </w:pPr>
    </w:lvl>
    <w:lvl w:ilvl="6" w:tplc="4009000F" w:tentative="1">
      <w:start w:val="1"/>
      <w:numFmt w:val="decimal"/>
      <w:lvlText w:val="%7."/>
      <w:lvlJc w:val="left"/>
      <w:pPr>
        <w:ind w:left="5848" w:hanging="360"/>
      </w:pPr>
    </w:lvl>
    <w:lvl w:ilvl="7" w:tplc="40090019" w:tentative="1">
      <w:start w:val="1"/>
      <w:numFmt w:val="lowerLetter"/>
      <w:lvlText w:val="%8."/>
      <w:lvlJc w:val="left"/>
      <w:pPr>
        <w:ind w:left="6568" w:hanging="360"/>
      </w:pPr>
    </w:lvl>
    <w:lvl w:ilvl="8" w:tplc="4009001B" w:tentative="1">
      <w:start w:val="1"/>
      <w:numFmt w:val="lowerRoman"/>
      <w:lvlText w:val="%9."/>
      <w:lvlJc w:val="right"/>
      <w:pPr>
        <w:ind w:left="7288" w:hanging="180"/>
      </w:pPr>
    </w:lvl>
  </w:abstractNum>
  <w:abstractNum w:abstractNumId="166" w15:restartNumberingAfterBreak="0">
    <w:nsid w:val="79656545"/>
    <w:multiLevelType w:val="hybridMultilevel"/>
    <w:tmpl w:val="8D48A3F2"/>
    <w:lvl w:ilvl="0" w:tplc="40090001">
      <w:start w:val="1"/>
      <w:numFmt w:val="bullet"/>
      <w:lvlText w:val=""/>
      <w:lvlJc w:val="left"/>
      <w:pPr>
        <w:ind w:left="1168" w:hanging="360"/>
      </w:pPr>
      <w:rPr>
        <w:rFonts w:ascii="Symbol" w:hAnsi="Symbol" w:hint="default"/>
      </w:rPr>
    </w:lvl>
    <w:lvl w:ilvl="1" w:tplc="40090003" w:tentative="1">
      <w:start w:val="1"/>
      <w:numFmt w:val="bullet"/>
      <w:lvlText w:val="o"/>
      <w:lvlJc w:val="left"/>
      <w:pPr>
        <w:ind w:left="1888" w:hanging="360"/>
      </w:pPr>
      <w:rPr>
        <w:rFonts w:ascii="Courier New" w:hAnsi="Courier New" w:cs="Courier New" w:hint="default"/>
      </w:rPr>
    </w:lvl>
    <w:lvl w:ilvl="2" w:tplc="40090005" w:tentative="1">
      <w:start w:val="1"/>
      <w:numFmt w:val="bullet"/>
      <w:lvlText w:val=""/>
      <w:lvlJc w:val="left"/>
      <w:pPr>
        <w:ind w:left="2608" w:hanging="360"/>
      </w:pPr>
      <w:rPr>
        <w:rFonts w:ascii="Wingdings" w:hAnsi="Wingdings" w:hint="default"/>
      </w:rPr>
    </w:lvl>
    <w:lvl w:ilvl="3" w:tplc="40090001" w:tentative="1">
      <w:start w:val="1"/>
      <w:numFmt w:val="bullet"/>
      <w:lvlText w:val=""/>
      <w:lvlJc w:val="left"/>
      <w:pPr>
        <w:ind w:left="3328" w:hanging="360"/>
      </w:pPr>
      <w:rPr>
        <w:rFonts w:ascii="Symbol" w:hAnsi="Symbol" w:hint="default"/>
      </w:rPr>
    </w:lvl>
    <w:lvl w:ilvl="4" w:tplc="40090003" w:tentative="1">
      <w:start w:val="1"/>
      <w:numFmt w:val="bullet"/>
      <w:lvlText w:val="o"/>
      <w:lvlJc w:val="left"/>
      <w:pPr>
        <w:ind w:left="4048" w:hanging="360"/>
      </w:pPr>
      <w:rPr>
        <w:rFonts w:ascii="Courier New" w:hAnsi="Courier New" w:cs="Courier New" w:hint="default"/>
      </w:rPr>
    </w:lvl>
    <w:lvl w:ilvl="5" w:tplc="40090005" w:tentative="1">
      <w:start w:val="1"/>
      <w:numFmt w:val="bullet"/>
      <w:lvlText w:val=""/>
      <w:lvlJc w:val="left"/>
      <w:pPr>
        <w:ind w:left="4768" w:hanging="360"/>
      </w:pPr>
      <w:rPr>
        <w:rFonts w:ascii="Wingdings" w:hAnsi="Wingdings" w:hint="default"/>
      </w:rPr>
    </w:lvl>
    <w:lvl w:ilvl="6" w:tplc="40090001" w:tentative="1">
      <w:start w:val="1"/>
      <w:numFmt w:val="bullet"/>
      <w:lvlText w:val=""/>
      <w:lvlJc w:val="left"/>
      <w:pPr>
        <w:ind w:left="5488" w:hanging="360"/>
      </w:pPr>
      <w:rPr>
        <w:rFonts w:ascii="Symbol" w:hAnsi="Symbol" w:hint="default"/>
      </w:rPr>
    </w:lvl>
    <w:lvl w:ilvl="7" w:tplc="40090003" w:tentative="1">
      <w:start w:val="1"/>
      <w:numFmt w:val="bullet"/>
      <w:lvlText w:val="o"/>
      <w:lvlJc w:val="left"/>
      <w:pPr>
        <w:ind w:left="6208" w:hanging="360"/>
      </w:pPr>
      <w:rPr>
        <w:rFonts w:ascii="Courier New" w:hAnsi="Courier New" w:cs="Courier New" w:hint="default"/>
      </w:rPr>
    </w:lvl>
    <w:lvl w:ilvl="8" w:tplc="40090005" w:tentative="1">
      <w:start w:val="1"/>
      <w:numFmt w:val="bullet"/>
      <w:lvlText w:val=""/>
      <w:lvlJc w:val="left"/>
      <w:pPr>
        <w:ind w:left="6928" w:hanging="360"/>
      </w:pPr>
      <w:rPr>
        <w:rFonts w:ascii="Wingdings" w:hAnsi="Wingdings" w:hint="default"/>
      </w:rPr>
    </w:lvl>
  </w:abstractNum>
  <w:abstractNum w:abstractNumId="167" w15:restartNumberingAfterBreak="0">
    <w:nsid w:val="79685982"/>
    <w:multiLevelType w:val="multilevel"/>
    <w:tmpl w:val="10BA2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B6C3742"/>
    <w:multiLevelType w:val="multilevel"/>
    <w:tmpl w:val="2AA672C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7BCF1549"/>
    <w:multiLevelType w:val="multilevel"/>
    <w:tmpl w:val="764E17D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7C954189"/>
    <w:multiLevelType w:val="multilevel"/>
    <w:tmpl w:val="D7241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CE23E0C"/>
    <w:multiLevelType w:val="hybridMultilevel"/>
    <w:tmpl w:val="393C3EA0"/>
    <w:lvl w:ilvl="0" w:tplc="CBC6201C">
      <w:numFmt w:val="bullet"/>
      <w:lvlText w:val="•"/>
      <w:lvlJc w:val="left"/>
      <w:pPr>
        <w:ind w:left="2772" w:hanging="495"/>
      </w:pPr>
      <w:rPr>
        <w:rFonts w:ascii="Courier New" w:eastAsia="Courier New" w:hAnsi="Courier New" w:cs="Courier New" w:hint="default"/>
        <w:b w:val="0"/>
        <w:bCs w:val="0"/>
        <w:i w:val="0"/>
        <w:iCs w:val="0"/>
        <w:spacing w:val="0"/>
        <w:w w:val="70"/>
        <w:sz w:val="24"/>
        <w:szCs w:val="24"/>
        <w:lang w:val="en-US" w:eastAsia="en-US" w:bidi="ar-SA"/>
      </w:rPr>
    </w:lvl>
    <w:lvl w:ilvl="1" w:tplc="2B7ED600">
      <w:numFmt w:val="bullet"/>
      <w:lvlText w:val="•"/>
      <w:lvlJc w:val="left"/>
      <w:pPr>
        <w:ind w:left="3467" w:hanging="495"/>
      </w:pPr>
      <w:rPr>
        <w:rFonts w:hint="default"/>
        <w:lang w:val="en-US" w:eastAsia="en-US" w:bidi="ar-SA"/>
      </w:rPr>
    </w:lvl>
    <w:lvl w:ilvl="2" w:tplc="37485082">
      <w:numFmt w:val="bullet"/>
      <w:lvlText w:val="•"/>
      <w:lvlJc w:val="left"/>
      <w:pPr>
        <w:ind w:left="4154" w:hanging="495"/>
      </w:pPr>
      <w:rPr>
        <w:rFonts w:hint="default"/>
        <w:lang w:val="en-US" w:eastAsia="en-US" w:bidi="ar-SA"/>
      </w:rPr>
    </w:lvl>
    <w:lvl w:ilvl="3" w:tplc="DD1278D2">
      <w:numFmt w:val="bullet"/>
      <w:lvlText w:val="•"/>
      <w:lvlJc w:val="left"/>
      <w:pPr>
        <w:ind w:left="4842" w:hanging="495"/>
      </w:pPr>
      <w:rPr>
        <w:rFonts w:hint="default"/>
        <w:lang w:val="en-US" w:eastAsia="en-US" w:bidi="ar-SA"/>
      </w:rPr>
    </w:lvl>
    <w:lvl w:ilvl="4" w:tplc="7682C7E4">
      <w:numFmt w:val="bullet"/>
      <w:lvlText w:val="•"/>
      <w:lvlJc w:val="left"/>
      <w:pPr>
        <w:ind w:left="5529" w:hanging="495"/>
      </w:pPr>
      <w:rPr>
        <w:rFonts w:hint="default"/>
        <w:lang w:val="en-US" w:eastAsia="en-US" w:bidi="ar-SA"/>
      </w:rPr>
    </w:lvl>
    <w:lvl w:ilvl="5" w:tplc="06DC6E24">
      <w:numFmt w:val="bullet"/>
      <w:lvlText w:val="•"/>
      <w:lvlJc w:val="left"/>
      <w:pPr>
        <w:ind w:left="6216" w:hanging="495"/>
      </w:pPr>
      <w:rPr>
        <w:rFonts w:hint="default"/>
        <w:lang w:val="en-US" w:eastAsia="en-US" w:bidi="ar-SA"/>
      </w:rPr>
    </w:lvl>
    <w:lvl w:ilvl="6" w:tplc="F86A96D2">
      <w:numFmt w:val="bullet"/>
      <w:lvlText w:val="•"/>
      <w:lvlJc w:val="left"/>
      <w:pPr>
        <w:ind w:left="6904" w:hanging="495"/>
      </w:pPr>
      <w:rPr>
        <w:rFonts w:hint="default"/>
        <w:lang w:val="en-US" w:eastAsia="en-US" w:bidi="ar-SA"/>
      </w:rPr>
    </w:lvl>
    <w:lvl w:ilvl="7" w:tplc="66CE4788">
      <w:numFmt w:val="bullet"/>
      <w:lvlText w:val="•"/>
      <w:lvlJc w:val="left"/>
      <w:pPr>
        <w:ind w:left="7591" w:hanging="495"/>
      </w:pPr>
      <w:rPr>
        <w:rFonts w:hint="default"/>
        <w:lang w:val="en-US" w:eastAsia="en-US" w:bidi="ar-SA"/>
      </w:rPr>
    </w:lvl>
    <w:lvl w:ilvl="8" w:tplc="B0F422FE">
      <w:numFmt w:val="bullet"/>
      <w:lvlText w:val="•"/>
      <w:lvlJc w:val="left"/>
      <w:pPr>
        <w:ind w:left="8279" w:hanging="495"/>
      </w:pPr>
      <w:rPr>
        <w:rFonts w:hint="default"/>
        <w:lang w:val="en-US" w:eastAsia="en-US" w:bidi="ar-SA"/>
      </w:rPr>
    </w:lvl>
  </w:abstractNum>
  <w:abstractNum w:abstractNumId="172" w15:restartNumberingAfterBreak="0">
    <w:nsid w:val="7D6142E0"/>
    <w:multiLevelType w:val="multilevel"/>
    <w:tmpl w:val="7C1E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E67005E"/>
    <w:multiLevelType w:val="multilevel"/>
    <w:tmpl w:val="942E4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4968091">
    <w:abstractNumId w:val="141"/>
  </w:num>
  <w:num w:numId="2" w16cid:durableId="870994210">
    <w:abstractNumId w:val="171"/>
  </w:num>
  <w:num w:numId="3" w16cid:durableId="1013216916">
    <w:abstractNumId w:val="24"/>
  </w:num>
  <w:num w:numId="4" w16cid:durableId="881791666">
    <w:abstractNumId w:val="111"/>
  </w:num>
  <w:num w:numId="5" w16cid:durableId="1036197579">
    <w:abstractNumId w:val="139"/>
  </w:num>
  <w:num w:numId="6" w16cid:durableId="139689168">
    <w:abstractNumId w:val="6"/>
  </w:num>
  <w:num w:numId="7" w16cid:durableId="1726873796">
    <w:abstractNumId w:val="89"/>
  </w:num>
  <w:num w:numId="8" w16cid:durableId="715812424">
    <w:abstractNumId w:val="27"/>
  </w:num>
  <w:num w:numId="9" w16cid:durableId="425540495">
    <w:abstractNumId w:val="34"/>
  </w:num>
  <w:num w:numId="10" w16cid:durableId="1762138727">
    <w:abstractNumId w:val="15"/>
  </w:num>
  <w:num w:numId="11" w16cid:durableId="900868015">
    <w:abstractNumId w:val="1"/>
  </w:num>
  <w:num w:numId="12" w16cid:durableId="1743408990">
    <w:abstractNumId w:val="160"/>
  </w:num>
  <w:num w:numId="13" w16cid:durableId="744641976">
    <w:abstractNumId w:val="172"/>
  </w:num>
  <w:num w:numId="14" w16cid:durableId="1300764082">
    <w:abstractNumId w:val="96"/>
  </w:num>
  <w:num w:numId="15" w16cid:durableId="2038965810">
    <w:abstractNumId w:val="43"/>
  </w:num>
  <w:num w:numId="16" w16cid:durableId="13918602">
    <w:abstractNumId w:val="83"/>
  </w:num>
  <w:num w:numId="17" w16cid:durableId="85351979">
    <w:abstractNumId w:val="75"/>
  </w:num>
  <w:num w:numId="18" w16cid:durableId="271517889">
    <w:abstractNumId w:val="116"/>
  </w:num>
  <w:num w:numId="19" w16cid:durableId="623583784">
    <w:abstractNumId w:val="11"/>
  </w:num>
  <w:num w:numId="20" w16cid:durableId="1033769513">
    <w:abstractNumId w:val="3"/>
  </w:num>
  <w:num w:numId="21" w16cid:durableId="470252529">
    <w:abstractNumId w:val="117"/>
  </w:num>
  <w:num w:numId="22" w16cid:durableId="1521312650">
    <w:abstractNumId w:val="161"/>
  </w:num>
  <w:num w:numId="23" w16cid:durableId="387343077">
    <w:abstractNumId w:val="151"/>
  </w:num>
  <w:num w:numId="24" w16cid:durableId="923999132">
    <w:abstractNumId w:val="76"/>
  </w:num>
  <w:num w:numId="25" w16cid:durableId="1326662437">
    <w:abstractNumId w:val="156"/>
  </w:num>
  <w:num w:numId="26" w16cid:durableId="1191450575">
    <w:abstractNumId w:val="109"/>
  </w:num>
  <w:num w:numId="27" w16cid:durableId="2088989803">
    <w:abstractNumId w:val="4"/>
  </w:num>
  <w:num w:numId="28" w16cid:durableId="1808165804">
    <w:abstractNumId w:val="134"/>
  </w:num>
  <w:num w:numId="29" w16cid:durableId="290088338">
    <w:abstractNumId w:val="13"/>
  </w:num>
  <w:num w:numId="30" w16cid:durableId="885990589">
    <w:abstractNumId w:val="66"/>
  </w:num>
  <w:num w:numId="31" w16cid:durableId="1475180457">
    <w:abstractNumId w:val="41"/>
  </w:num>
  <w:num w:numId="32" w16cid:durableId="1457403995">
    <w:abstractNumId w:val="130"/>
  </w:num>
  <w:num w:numId="33" w16cid:durableId="1673140314">
    <w:abstractNumId w:val="81"/>
  </w:num>
  <w:num w:numId="34" w16cid:durableId="1782333643">
    <w:abstractNumId w:val="147"/>
  </w:num>
  <w:num w:numId="35" w16cid:durableId="1000156640">
    <w:abstractNumId w:val="127"/>
  </w:num>
  <w:num w:numId="36" w16cid:durableId="1709531436">
    <w:abstractNumId w:val="49"/>
  </w:num>
  <w:num w:numId="37" w16cid:durableId="15278684">
    <w:abstractNumId w:val="60"/>
  </w:num>
  <w:num w:numId="38" w16cid:durableId="1032999587">
    <w:abstractNumId w:val="148"/>
  </w:num>
  <w:num w:numId="39" w16cid:durableId="835653139">
    <w:abstractNumId w:val="71"/>
  </w:num>
  <w:num w:numId="40" w16cid:durableId="985667981">
    <w:abstractNumId w:val="55"/>
  </w:num>
  <w:num w:numId="41" w16cid:durableId="710963730">
    <w:abstractNumId w:val="120"/>
  </w:num>
  <w:num w:numId="42" w16cid:durableId="1172600179">
    <w:abstractNumId w:val="85"/>
  </w:num>
  <w:num w:numId="43" w16cid:durableId="1715155457">
    <w:abstractNumId w:val="94"/>
  </w:num>
  <w:num w:numId="44" w16cid:durableId="1536037927">
    <w:abstractNumId w:val="155"/>
  </w:num>
  <w:num w:numId="45" w16cid:durableId="1819034504">
    <w:abstractNumId w:val="53"/>
  </w:num>
  <w:num w:numId="46" w16cid:durableId="1158230229">
    <w:abstractNumId w:val="42"/>
  </w:num>
  <w:num w:numId="47" w16cid:durableId="228997936">
    <w:abstractNumId w:val="131"/>
  </w:num>
  <w:num w:numId="48" w16cid:durableId="1822506553">
    <w:abstractNumId w:val="128"/>
  </w:num>
  <w:num w:numId="49" w16cid:durableId="1797528160">
    <w:abstractNumId w:val="145"/>
  </w:num>
  <w:num w:numId="50" w16cid:durableId="1449658797">
    <w:abstractNumId w:val="38"/>
  </w:num>
  <w:num w:numId="51" w16cid:durableId="1006833134">
    <w:abstractNumId w:val="44"/>
  </w:num>
  <w:num w:numId="52" w16cid:durableId="1892959630">
    <w:abstractNumId w:val="12"/>
  </w:num>
  <w:num w:numId="53" w16cid:durableId="1855610351">
    <w:abstractNumId w:val="29"/>
  </w:num>
  <w:num w:numId="54" w16cid:durableId="804546487">
    <w:abstractNumId w:val="150"/>
  </w:num>
  <w:num w:numId="55" w16cid:durableId="1905412517">
    <w:abstractNumId w:val="28"/>
  </w:num>
  <w:num w:numId="56" w16cid:durableId="1688603403">
    <w:abstractNumId w:val="2"/>
  </w:num>
  <w:num w:numId="57" w16cid:durableId="464128463">
    <w:abstractNumId w:val="144"/>
  </w:num>
  <w:num w:numId="58" w16cid:durableId="2119519941">
    <w:abstractNumId w:val="173"/>
  </w:num>
  <w:num w:numId="59" w16cid:durableId="434791234">
    <w:abstractNumId w:val="25"/>
  </w:num>
  <w:num w:numId="60" w16cid:durableId="1510026036">
    <w:abstractNumId w:val="126"/>
  </w:num>
  <w:num w:numId="61" w16cid:durableId="1572538075">
    <w:abstractNumId w:val="113"/>
  </w:num>
  <w:num w:numId="62" w16cid:durableId="1001545758">
    <w:abstractNumId w:val="133"/>
  </w:num>
  <w:num w:numId="63" w16cid:durableId="1491675115">
    <w:abstractNumId w:val="70"/>
  </w:num>
  <w:num w:numId="64" w16cid:durableId="500002139">
    <w:abstractNumId w:val="123"/>
  </w:num>
  <w:num w:numId="65" w16cid:durableId="1173111758">
    <w:abstractNumId w:val="32"/>
  </w:num>
  <w:num w:numId="66" w16cid:durableId="912810571">
    <w:abstractNumId w:val="168"/>
  </w:num>
  <w:num w:numId="67" w16cid:durableId="407963095">
    <w:abstractNumId w:val="26"/>
  </w:num>
  <w:num w:numId="68" w16cid:durableId="110710881">
    <w:abstractNumId w:val="48"/>
  </w:num>
  <w:num w:numId="69" w16cid:durableId="659962184">
    <w:abstractNumId w:val="110"/>
  </w:num>
  <w:num w:numId="70" w16cid:durableId="1234848911">
    <w:abstractNumId w:val="67"/>
  </w:num>
  <w:num w:numId="71" w16cid:durableId="688336427">
    <w:abstractNumId w:val="140"/>
  </w:num>
  <w:num w:numId="72" w16cid:durableId="1108356636">
    <w:abstractNumId w:val="125"/>
  </w:num>
  <w:num w:numId="73" w16cid:durableId="1392508948">
    <w:abstractNumId w:val="40"/>
  </w:num>
  <w:num w:numId="74" w16cid:durableId="1550409996">
    <w:abstractNumId w:val="90"/>
  </w:num>
  <w:num w:numId="75" w16cid:durableId="2078631466">
    <w:abstractNumId w:val="136"/>
  </w:num>
  <w:num w:numId="76" w16cid:durableId="1340229582">
    <w:abstractNumId w:val="73"/>
  </w:num>
  <w:num w:numId="77" w16cid:durableId="843788848">
    <w:abstractNumId w:val="149"/>
  </w:num>
  <w:num w:numId="78" w16cid:durableId="1357539834">
    <w:abstractNumId w:val="50"/>
  </w:num>
  <w:num w:numId="79" w16cid:durableId="65078276">
    <w:abstractNumId w:val="97"/>
  </w:num>
  <w:num w:numId="80" w16cid:durableId="1635520346">
    <w:abstractNumId w:val="106"/>
  </w:num>
  <w:num w:numId="81" w16cid:durableId="1724408459">
    <w:abstractNumId w:val="72"/>
  </w:num>
  <w:num w:numId="82" w16cid:durableId="1825244735">
    <w:abstractNumId w:val="102"/>
  </w:num>
  <w:num w:numId="83" w16cid:durableId="1144927359">
    <w:abstractNumId w:val="84"/>
  </w:num>
  <w:num w:numId="84" w16cid:durableId="640891447">
    <w:abstractNumId w:val="74"/>
  </w:num>
  <w:num w:numId="85" w16cid:durableId="1226068706">
    <w:abstractNumId w:val="8"/>
  </w:num>
  <w:num w:numId="86" w16cid:durableId="2050062632">
    <w:abstractNumId w:val="69"/>
  </w:num>
  <w:num w:numId="87" w16cid:durableId="490022572">
    <w:abstractNumId w:val="18"/>
  </w:num>
  <w:num w:numId="88" w16cid:durableId="1839300150">
    <w:abstractNumId w:val="47"/>
  </w:num>
  <w:num w:numId="89" w16cid:durableId="978608854">
    <w:abstractNumId w:val="108"/>
  </w:num>
  <w:num w:numId="90" w16cid:durableId="1844392132">
    <w:abstractNumId w:val="100"/>
  </w:num>
  <w:num w:numId="91" w16cid:durableId="2018456765">
    <w:abstractNumId w:val="92"/>
  </w:num>
  <w:num w:numId="92" w16cid:durableId="1159661858">
    <w:abstractNumId w:val="30"/>
  </w:num>
  <w:num w:numId="93" w16cid:durableId="289552713">
    <w:abstractNumId w:val="107"/>
  </w:num>
  <w:num w:numId="94" w16cid:durableId="1748989710">
    <w:abstractNumId w:val="68"/>
  </w:num>
  <w:num w:numId="95" w16cid:durableId="861209781">
    <w:abstractNumId w:val="79"/>
  </w:num>
  <w:num w:numId="96" w16cid:durableId="1674337463">
    <w:abstractNumId w:val="77"/>
  </w:num>
  <w:num w:numId="97" w16cid:durableId="1154835486">
    <w:abstractNumId w:val="33"/>
  </w:num>
  <w:num w:numId="98" w16cid:durableId="1483353860">
    <w:abstractNumId w:val="87"/>
  </w:num>
  <w:num w:numId="99" w16cid:durableId="1917855413">
    <w:abstractNumId w:val="52"/>
  </w:num>
  <w:num w:numId="100" w16cid:durableId="269556448">
    <w:abstractNumId w:val="61"/>
  </w:num>
  <w:num w:numId="101" w16cid:durableId="658071202">
    <w:abstractNumId w:val="143"/>
  </w:num>
  <w:num w:numId="102" w16cid:durableId="158539493">
    <w:abstractNumId w:val="158"/>
  </w:num>
  <w:num w:numId="103" w16cid:durableId="1919553278">
    <w:abstractNumId w:val="9"/>
  </w:num>
  <w:num w:numId="104" w16cid:durableId="418332021">
    <w:abstractNumId w:val="142"/>
  </w:num>
  <w:num w:numId="105" w16cid:durableId="533886741">
    <w:abstractNumId w:val="163"/>
  </w:num>
  <w:num w:numId="106" w16cid:durableId="345180092">
    <w:abstractNumId w:val="132"/>
  </w:num>
  <w:num w:numId="107" w16cid:durableId="1214656030">
    <w:abstractNumId w:val="153"/>
  </w:num>
  <w:num w:numId="108" w16cid:durableId="1339625656">
    <w:abstractNumId w:val="63"/>
  </w:num>
  <w:num w:numId="109" w16cid:durableId="1358042206">
    <w:abstractNumId w:val="167"/>
  </w:num>
  <w:num w:numId="110" w16cid:durableId="1357191411">
    <w:abstractNumId w:val="57"/>
  </w:num>
  <w:num w:numId="111" w16cid:durableId="1182475337">
    <w:abstractNumId w:val="146"/>
  </w:num>
  <w:num w:numId="112" w16cid:durableId="1925262620">
    <w:abstractNumId w:val="122"/>
  </w:num>
  <w:num w:numId="113" w16cid:durableId="14383185">
    <w:abstractNumId w:val="22"/>
  </w:num>
  <w:num w:numId="114" w16cid:durableId="1364940377">
    <w:abstractNumId w:val="93"/>
  </w:num>
  <w:num w:numId="115" w16cid:durableId="225378322">
    <w:abstractNumId w:val="114"/>
  </w:num>
  <w:num w:numId="116" w16cid:durableId="770706446">
    <w:abstractNumId w:val="39"/>
  </w:num>
  <w:num w:numId="117" w16cid:durableId="1398476956">
    <w:abstractNumId w:val="154"/>
  </w:num>
  <w:num w:numId="118" w16cid:durableId="2138405267">
    <w:abstractNumId w:val="115"/>
  </w:num>
  <w:num w:numId="119" w16cid:durableId="1278293910">
    <w:abstractNumId w:val="80"/>
  </w:num>
  <w:num w:numId="120" w16cid:durableId="243760187">
    <w:abstractNumId w:val="82"/>
  </w:num>
  <w:num w:numId="121" w16cid:durableId="1585604678">
    <w:abstractNumId w:val="14"/>
  </w:num>
  <w:num w:numId="122" w16cid:durableId="947859293">
    <w:abstractNumId w:val="119"/>
  </w:num>
  <w:num w:numId="123" w16cid:durableId="626666929">
    <w:abstractNumId w:val="46"/>
  </w:num>
  <w:num w:numId="124" w16cid:durableId="1450511867">
    <w:abstractNumId w:val="5"/>
  </w:num>
  <w:num w:numId="125" w16cid:durableId="1308439291">
    <w:abstractNumId w:val="35"/>
  </w:num>
  <w:num w:numId="126" w16cid:durableId="2019386661">
    <w:abstractNumId w:val="166"/>
  </w:num>
  <w:num w:numId="127" w16cid:durableId="1618296179">
    <w:abstractNumId w:val="56"/>
  </w:num>
  <w:num w:numId="128" w16cid:durableId="1078020300">
    <w:abstractNumId w:val="157"/>
  </w:num>
  <w:num w:numId="129" w16cid:durableId="1855997753">
    <w:abstractNumId w:val="135"/>
  </w:num>
  <w:num w:numId="130" w16cid:durableId="913127136">
    <w:abstractNumId w:val="23"/>
  </w:num>
  <w:num w:numId="131" w16cid:durableId="1310524582">
    <w:abstractNumId w:val="37"/>
  </w:num>
  <w:num w:numId="132" w16cid:durableId="503207748">
    <w:abstractNumId w:val="103"/>
  </w:num>
  <w:num w:numId="133" w16cid:durableId="800809635">
    <w:abstractNumId w:val="78"/>
  </w:num>
  <w:num w:numId="134" w16cid:durableId="1371034456">
    <w:abstractNumId w:val="101"/>
  </w:num>
  <w:num w:numId="135" w16cid:durableId="1148086786">
    <w:abstractNumId w:val="129"/>
  </w:num>
  <w:num w:numId="136" w16cid:durableId="104274468">
    <w:abstractNumId w:val="51"/>
  </w:num>
  <w:num w:numId="137" w16cid:durableId="260184038">
    <w:abstractNumId w:val="10"/>
  </w:num>
  <w:num w:numId="138" w16cid:durableId="2032610832">
    <w:abstractNumId w:val="138"/>
  </w:num>
  <w:num w:numId="139" w16cid:durableId="952975134">
    <w:abstractNumId w:val="124"/>
  </w:num>
  <w:num w:numId="140" w16cid:durableId="799345104">
    <w:abstractNumId w:val="7"/>
  </w:num>
  <w:num w:numId="141" w16cid:durableId="2105490480">
    <w:abstractNumId w:val="95"/>
  </w:num>
  <w:num w:numId="142" w16cid:durableId="1192035195">
    <w:abstractNumId w:val="86"/>
  </w:num>
  <w:num w:numId="143" w16cid:durableId="1605527893">
    <w:abstractNumId w:val="65"/>
  </w:num>
  <w:num w:numId="144" w16cid:durableId="403139976">
    <w:abstractNumId w:val="159"/>
  </w:num>
  <w:num w:numId="145" w16cid:durableId="1027606200">
    <w:abstractNumId w:val="164"/>
  </w:num>
  <w:num w:numId="146" w16cid:durableId="268467516">
    <w:abstractNumId w:val="31"/>
  </w:num>
  <w:num w:numId="147" w16cid:durableId="1392078578">
    <w:abstractNumId w:val="170"/>
  </w:num>
  <w:num w:numId="148" w16cid:durableId="1780489609">
    <w:abstractNumId w:val="162"/>
  </w:num>
  <w:num w:numId="149" w16cid:durableId="815296957">
    <w:abstractNumId w:val="91"/>
  </w:num>
  <w:num w:numId="150" w16cid:durableId="995838485">
    <w:abstractNumId w:val="88"/>
  </w:num>
  <w:num w:numId="151" w16cid:durableId="1541549532">
    <w:abstractNumId w:val="105"/>
  </w:num>
  <w:num w:numId="152" w16cid:durableId="1830905198">
    <w:abstractNumId w:val="121"/>
  </w:num>
  <w:num w:numId="153" w16cid:durableId="701634568">
    <w:abstractNumId w:val="59"/>
  </w:num>
  <w:num w:numId="154" w16cid:durableId="797720306">
    <w:abstractNumId w:val="19"/>
  </w:num>
  <w:num w:numId="155" w16cid:durableId="1877885823">
    <w:abstractNumId w:val="20"/>
  </w:num>
  <w:num w:numId="156" w16cid:durableId="2016109617">
    <w:abstractNumId w:val="58"/>
  </w:num>
  <w:num w:numId="157" w16cid:durableId="769424939">
    <w:abstractNumId w:val="0"/>
  </w:num>
  <w:num w:numId="158" w16cid:durableId="1106193593">
    <w:abstractNumId w:val="169"/>
  </w:num>
  <w:num w:numId="159" w16cid:durableId="683555033">
    <w:abstractNumId w:val="54"/>
  </w:num>
  <w:num w:numId="160" w16cid:durableId="1454985706">
    <w:abstractNumId w:val="104"/>
  </w:num>
  <w:num w:numId="161" w16cid:durableId="141701317">
    <w:abstractNumId w:val="64"/>
  </w:num>
  <w:num w:numId="162" w16cid:durableId="117073233">
    <w:abstractNumId w:val="62"/>
  </w:num>
  <w:num w:numId="163" w16cid:durableId="2009482861">
    <w:abstractNumId w:val="17"/>
  </w:num>
  <w:num w:numId="164" w16cid:durableId="1622541192">
    <w:abstractNumId w:val="36"/>
  </w:num>
  <w:num w:numId="165" w16cid:durableId="974486323">
    <w:abstractNumId w:val="16"/>
  </w:num>
  <w:num w:numId="166" w16cid:durableId="572813886">
    <w:abstractNumId w:val="45"/>
  </w:num>
  <w:num w:numId="167" w16cid:durableId="653804767">
    <w:abstractNumId w:val="118"/>
  </w:num>
  <w:num w:numId="168" w16cid:durableId="2070958237">
    <w:abstractNumId w:val="21"/>
  </w:num>
  <w:num w:numId="169" w16cid:durableId="42753148">
    <w:abstractNumId w:val="112"/>
  </w:num>
  <w:num w:numId="170" w16cid:durableId="1586920501">
    <w:abstractNumId w:val="99"/>
  </w:num>
  <w:num w:numId="171" w16cid:durableId="2011714574">
    <w:abstractNumId w:val="152"/>
  </w:num>
  <w:num w:numId="172" w16cid:durableId="145441575">
    <w:abstractNumId w:val="165"/>
  </w:num>
  <w:num w:numId="173" w16cid:durableId="739327756">
    <w:abstractNumId w:val="137"/>
  </w:num>
  <w:num w:numId="174" w16cid:durableId="981732861">
    <w:abstractNumId w:val="98"/>
  </w:num>
  <w:numIdMacAtCleanup w:val="5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akshmi Gayathri Kolli">
    <w15:presenceInfo w15:providerId="Windows Live" w15:userId="ab7b08325acc1b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158"/>
    <w:rsid w:val="000328CD"/>
    <w:rsid w:val="000403B8"/>
    <w:rsid w:val="000624DA"/>
    <w:rsid w:val="00066E13"/>
    <w:rsid w:val="000B6970"/>
    <w:rsid w:val="000C6726"/>
    <w:rsid w:val="000C7CCF"/>
    <w:rsid w:val="000D423D"/>
    <w:rsid w:val="00110937"/>
    <w:rsid w:val="0012633C"/>
    <w:rsid w:val="0014250C"/>
    <w:rsid w:val="00142B78"/>
    <w:rsid w:val="00180A38"/>
    <w:rsid w:val="00194D88"/>
    <w:rsid w:val="00195E55"/>
    <w:rsid w:val="001B7779"/>
    <w:rsid w:val="001B7A63"/>
    <w:rsid w:val="001E3E6B"/>
    <w:rsid w:val="001E6F89"/>
    <w:rsid w:val="001F26BB"/>
    <w:rsid w:val="001F348C"/>
    <w:rsid w:val="002019D5"/>
    <w:rsid w:val="00227323"/>
    <w:rsid w:val="00240282"/>
    <w:rsid w:val="002515DE"/>
    <w:rsid w:val="0028076B"/>
    <w:rsid w:val="00286944"/>
    <w:rsid w:val="00294E63"/>
    <w:rsid w:val="002B2F42"/>
    <w:rsid w:val="002B64E7"/>
    <w:rsid w:val="002C0F05"/>
    <w:rsid w:val="002F3CD7"/>
    <w:rsid w:val="003024F4"/>
    <w:rsid w:val="003307D3"/>
    <w:rsid w:val="00340457"/>
    <w:rsid w:val="0036215B"/>
    <w:rsid w:val="003673B6"/>
    <w:rsid w:val="00384E81"/>
    <w:rsid w:val="003A7AF6"/>
    <w:rsid w:val="003B59DE"/>
    <w:rsid w:val="003C735B"/>
    <w:rsid w:val="003C7528"/>
    <w:rsid w:val="003D3911"/>
    <w:rsid w:val="003E039C"/>
    <w:rsid w:val="003F6C65"/>
    <w:rsid w:val="004139B6"/>
    <w:rsid w:val="00417CB3"/>
    <w:rsid w:val="004401C9"/>
    <w:rsid w:val="004511F1"/>
    <w:rsid w:val="00463367"/>
    <w:rsid w:val="00476FA1"/>
    <w:rsid w:val="004C4524"/>
    <w:rsid w:val="004E28CE"/>
    <w:rsid w:val="0051154F"/>
    <w:rsid w:val="005330B5"/>
    <w:rsid w:val="0054378E"/>
    <w:rsid w:val="00555867"/>
    <w:rsid w:val="005B4BC7"/>
    <w:rsid w:val="005D490D"/>
    <w:rsid w:val="0060064F"/>
    <w:rsid w:val="0061450F"/>
    <w:rsid w:val="006169B5"/>
    <w:rsid w:val="0068671F"/>
    <w:rsid w:val="006C28EC"/>
    <w:rsid w:val="006C3158"/>
    <w:rsid w:val="006C5193"/>
    <w:rsid w:val="006D4235"/>
    <w:rsid w:val="006F5D84"/>
    <w:rsid w:val="006F67A0"/>
    <w:rsid w:val="00754592"/>
    <w:rsid w:val="00771D5E"/>
    <w:rsid w:val="00793D0D"/>
    <w:rsid w:val="007A34FF"/>
    <w:rsid w:val="007B3E1E"/>
    <w:rsid w:val="007D37AA"/>
    <w:rsid w:val="00820FD8"/>
    <w:rsid w:val="0082361B"/>
    <w:rsid w:val="0083612C"/>
    <w:rsid w:val="008412F6"/>
    <w:rsid w:val="00885F01"/>
    <w:rsid w:val="008A587F"/>
    <w:rsid w:val="008A7B14"/>
    <w:rsid w:val="008B11B6"/>
    <w:rsid w:val="008B1C5A"/>
    <w:rsid w:val="008C0211"/>
    <w:rsid w:val="009006F9"/>
    <w:rsid w:val="0090241B"/>
    <w:rsid w:val="00910E49"/>
    <w:rsid w:val="009149FF"/>
    <w:rsid w:val="00923BF0"/>
    <w:rsid w:val="009278FB"/>
    <w:rsid w:val="009B07A1"/>
    <w:rsid w:val="009E460C"/>
    <w:rsid w:val="009E5E5B"/>
    <w:rsid w:val="009F0476"/>
    <w:rsid w:val="00A016DB"/>
    <w:rsid w:val="00A435BB"/>
    <w:rsid w:val="00A7600C"/>
    <w:rsid w:val="00A821B6"/>
    <w:rsid w:val="00AA56C0"/>
    <w:rsid w:val="00AC5149"/>
    <w:rsid w:val="00AC6EBF"/>
    <w:rsid w:val="00AE39E5"/>
    <w:rsid w:val="00AE47C4"/>
    <w:rsid w:val="00B01B1B"/>
    <w:rsid w:val="00B17326"/>
    <w:rsid w:val="00B32266"/>
    <w:rsid w:val="00B45E70"/>
    <w:rsid w:val="00B750B6"/>
    <w:rsid w:val="00B8454B"/>
    <w:rsid w:val="00B90E17"/>
    <w:rsid w:val="00B91383"/>
    <w:rsid w:val="00BA32E2"/>
    <w:rsid w:val="00BC1C9A"/>
    <w:rsid w:val="00BE5457"/>
    <w:rsid w:val="00BE7B79"/>
    <w:rsid w:val="00BF2A89"/>
    <w:rsid w:val="00BF485F"/>
    <w:rsid w:val="00C43560"/>
    <w:rsid w:val="00C56689"/>
    <w:rsid w:val="00CA3E77"/>
    <w:rsid w:val="00CE6DC7"/>
    <w:rsid w:val="00D12807"/>
    <w:rsid w:val="00D275B5"/>
    <w:rsid w:val="00D3703B"/>
    <w:rsid w:val="00D42BE2"/>
    <w:rsid w:val="00D57171"/>
    <w:rsid w:val="00DA0261"/>
    <w:rsid w:val="00DA5A8B"/>
    <w:rsid w:val="00DA6A79"/>
    <w:rsid w:val="00DB6919"/>
    <w:rsid w:val="00DD071E"/>
    <w:rsid w:val="00DD5954"/>
    <w:rsid w:val="00E0403F"/>
    <w:rsid w:val="00E171F5"/>
    <w:rsid w:val="00E24427"/>
    <w:rsid w:val="00E24CCF"/>
    <w:rsid w:val="00E3190A"/>
    <w:rsid w:val="00E348E2"/>
    <w:rsid w:val="00E630D9"/>
    <w:rsid w:val="00E769B5"/>
    <w:rsid w:val="00EB6C09"/>
    <w:rsid w:val="00EE627B"/>
    <w:rsid w:val="00EE7C96"/>
    <w:rsid w:val="00F01B47"/>
    <w:rsid w:val="00F06B83"/>
    <w:rsid w:val="00F20269"/>
    <w:rsid w:val="00F300D3"/>
    <w:rsid w:val="00F42337"/>
    <w:rsid w:val="00F42BD3"/>
    <w:rsid w:val="00F43620"/>
    <w:rsid w:val="00F5799A"/>
    <w:rsid w:val="00F65795"/>
    <w:rsid w:val="00F95386"/>
    <w:rsid w:val="00FA5311"/>
    <w:rsid w:val="00FA6DDC"/>
    <w:rsid w:val="00FB0B55"/>
    <w:rsid w:val="00FC6BDE"/>
    <w:rsid w:val="00FF5F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24D10"/>
  <w15:docId w15:val="{E921EC35-690B-4DEF-A701-B1F36C2F3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991" w:right="704"/>
      <w:jc w:val="center"/>
      <w:outlineLvl w:val="0"/>
    </w:pPr>
    <w:rPr>
      <w:b/>
      <w:bCs/>
      <w:sz w:val="50"/>
      <w:szCs w:val="50"/>
    </w:rPr>
  </w:style>
  <w:style w:type="paragraph" w:styleId="Heading2">
    <w:name w:val="heading 2"/>
    <w:basedOn w:val="Normal"/>
    <w:uiPriority w:val="9"/>
    <w:unhideWhenUsed/>
    <w:qFormat/>
    <w:pPr>
      <w:ind w:left="448"/>
      <w:outlineLvl w:val="1"/>
    </w:pPr>
    <w:rPr>
      <w:b/>
      <w:bCs/>
      <w:sz w:val="36"/>
      <w:szCs w:val="36"/>
    </w:rPr>
  </w:style>
  <w:style w:type="paragraph" w:styleId="Heading3">
    <w:name w:val="heading 3"/>
    <w:basedOn w:val="Normal"/>
    <w:link w:val="Heading3Char"/>
    <w:uiPriority w:val="9"/>
    <w:unhideWhenUsed/>
    <w:qFormat/>
    <w:pPr>
      <w:spacing w:before="69"/>
      <w:ind w:left="1168"/>
      <w:outlineLvl w:val="2"/>
    </w:pPr>
    <w:rPr>
      <w:b/>
      <w:bCs/>
      <w:sz w:val="32"/>
      <w:szCs w:val="32"/>
    </w:rPr>
  </w:style>
  <w:style w:type="paragraph" w:styleId="Heading4">
    <w:name w:val="heading 4"/>
    <w:basedOn w:val="Normal"/>
    <w:uiPriority w:val="9"/>
    <w:unhideWhenUsed/>
    <w:qFormat/>
    <w:pPr>
      <w:ind w:left="448"/>
      <w:jc w:val="both"/>
      <w:outlineLvl w:val="3"/>
    </w:pPr>
    <w:rPr>
      <w:b/>
      <w:bCs/>
      <w:sz w:val="28"/>
      <w:szCs w:val="28"/>
    </w:rPr>
  </w:style>
  <w:style w:type="paragraph" w:styleId="Heading5">
    <w:name w:val="heading 5"/>
    <w:basedOn w:val="Normal"/>
    <w:uiPriority w:val="9"/>
    <w:unhideWhenUsed/>
    <w:qFormat/>
    <w:pPr>
      <w:ind w:left="448"/>
      <w:outlineLvl w:val="4"/>
    </w:pPr>
    <w:rPr>
      <w:b/>
      <w:bCs/>
      <w:sz w:val="24"/>
      <w:szCs w:val="24"/>
    </w:rPr>
  </w:style>
  <w:style w:type="paragraph" w:styleId="Heading6">
    <w:name w:val="heading 6"/>
    <w:basedOn w:val="Normal"/>
    <w:uiPriority w:val="9"/>
    <w:unhideWhenUsed/>
    <w:qFormat/>
    <w:pPr>
      <w:ind w:left="448"/>
      <w:outlineLvl w:val="5"/>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448"/>
    </w:pPr>
    <w:rPr>
      <w:sz w:val="24"/>
      <w:szCs w:val="24"/>
    </w:rPr>
  </w:style>
  <w:style w:type="paragraph" w:styleId="ListParagraph">
    <w:name w:val="List Paragraph"/>
    <w:basedOn w:val="Normal"/>
    <w:uiPriority w:val="1"/>
    <w:qFormat/>
    <w:pPr>
      <w:ind w:left="1168" w:hanging="360"/>
    </w:pPr>
  </w:style>
  <w:style w:type="paragraph" w:customStyle="1" w:styleId="TableParagraph">
    <w:name w:val="Table Paragraph"/>
    <w:basedOn w:val="Normal"/>
    <w:uiPriority w:val="1"/>
    <w:qFormat/>
    <w:pPr>
      <w:spacing w:before="68"/>
    </w:pPr>
  </w:style>
  <w:style w:type="character" w:styleId="Hyperlink">
    <w:name w:val="Hyperlink"/>
    <w:basedOn w:val="DefaultParagraphFont"/>
    <w:uiPriority w:val="99"/>
    <w:unhideWhenUsed/>
    <w:rsid w:val="00B32266"/>
    <w:rPr>
      <w:color w:val="0000FF" w:themeColor="hyperlink"/>
      <w:u w:val="single"/>
    </w:rPr>
  </w:style>
  <w:style w:type="character" w:styleId="UnresolvedMention">
    <w:name w:val="Unresolved Mention"/>
    <w:basedOn w:val="DefaultParagraphFont"/>
    <w:uiPriority w:val="99"/>
    <w:semiHidden/>
    <w:unhideWhenUsed/>
    <w:rsid w:val="00B32266"/>
    <w:rPr>
      <w:color w:val="605E5C"/>
      <w:shd w:val="clear" w:color="auto" w:fill="E1DFDD"/>
    </w:rPr>
  </w:style>
  <w:style w:type="character" w:customStyle="1" w:styleId="Heading3Char">
    <w:name w:val="Heading 3 Char"/>
    <w:basedOn w:val="DefaultParagraphFont"/>
    <w:link w:val="Heading3"/>
    <w:uiPriority w:val="9"/>
    <w:rsid w:val="008A587F"/>
    <w:rPr>
      <w:rFonts w:ascii="Times New Roman" w:eastAsia="Times New Roman" w:hAnsi="Times New Roman" w:cs="Times New Roman"/>
      <w:b/>
      <w:bCs/>
      <w:sz w:val="32"/>
      <w:szCs w:val="32"/>
    </w:rPr>
  </w:style>
  <w:style w:type="character" w:styleId="Emphasis">
    <w:name w:val="Emphasis"/>
    <w:basedOn w:val="DefaultParagraphFont"/>
    <w:uiPriority w:val="20"/>
    <w:qFormat/>
    <w:rsid w:val="005330B5"/>
    <w:rPr>
      <w:i/>
      <w:iCs/>
    </w:rPr>
  </w:style>
  <w:style w:type="paragraph" w:styleId="NormalWeb">
    <w:name w:val="Normal (Web)"/>
    <w:basedOn w:val="Normal"/>
    <w:uiPriority w:val="99"/>
    <w:unhideWhenUsed/>
    <w:rsid w:val="00294E63"/>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294E63"/>
    <w:rPr>
      <w:b/>
      <w:bCs/>
    </w:rPr>
  </w:style>
  <w:style w:type="character" w:customStyle="1" w:styleId="BodyTextChar">
    <w:name w:val="Body Text Char"/>
    <w:basedOn w:val="DefaultParagraphFont"/>
    <w:link w:val="BodyText"/>
    <w:uiPriority w:val="1"/>
    <w:rsid w:val="00463367"/>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3A7AF6"/>
    <w:pPr>
      <w:tabs>
        <w:tab w:val="center" w:pos="4680"/>
        <w:tab w:val="right" w:pos="9360"/>
      </w:tabs>
    </w:pPr>
  </w:style>
  <w:style w:type="character" w:customStyle="1" w:styleId="HeaderChar">
    <w:name w:val="Header Char"/>
    <w:basedOn w:val="DefaultParagraphFont"/>
    <w:link w:val="Header"/>
    <w:uiPriority w:val="99"/>
    <w:rsid w:val="003A7AF6"/>
    <w:rPr>
      <w:rFonts w:ascii="Times New Roman" w:eastAsia="Times New Roman" w:hAnsi="Times New Roman" w:cs="Times New Roman"/>
    </w:rPr>
  </w:style>
  <w:style w:type="paragraph" w:styleId="Footer">
    <w:name w:val="footer"/>
    <w:basedOn w:val="Normal"/>
    <w:link w:val="FooterChar"/>
    <w:uiPriority w:val="99"/>
    <w:unhideWhenUsed/>
    <w:rsid w:val="003A7AF6"/>
    <w:pPr>
      <w:tabs>
        <w:tab w:val="center" w:pos="4680"/>
        <w:tab w:val="right" w:pos="9360"/>
      </w:tabs>
    </w:pPr>
  </w:style>
  <w:style w:type="character" w:customStyle="1" w:styleId="FooterChar">
    <w:name w:val="Footer Char"/>
    <w:basedOn w:val="DefaultParagraphFont"/>
    <w:link w:val="Footer"/>
    <w:uiPriority w:val="99"/>
    <w:rsid w:val="003A7AF6"/>
    <w:rPr>
      <w:rFonts w:ascii="Times New Roman" w:eastAsia="Times New Roman" w:hAnsi="Times New Roman" w:cs="Times New Roman"/>
    </w:rPr>
  </w:style>
  <w:style w:type="paragraph" w:styleId="Revision">
    <w:name w:val="Revision"/>
    <w:hidden/>
    <w:uiPriority w:val="99"/>
    <w:semiHidden/>
    <w:rsid w:val="00B91383"/>
    <w:pPr>
      <w:widowControl/>
      <w:autoSpaceDE/>
      <w:autoSpaceDN/>
    </w:pPr>
    <w:rPr>
      <w:rFonts w:ascii="Times New Roman" w:eastAsia="Times New Roman" w:hAnsi="Times New Roman" w:cs="Times New Roman"/>
    </w:rPr>
  </w:style>
  <w:style w:type="table" w:styleId="TableGrid">
    <w:name w:val="Table Grid"/>
    <w:basedOn w:val="TableNormal"/>
    <w:uiPriority w:val="39"/>
    <w:rsid w:val="002273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15748">
      <w:bodyDiv w:val="1"/>
      <w:marLeft w:val="0"/>
      <w:marRight w:val="0"/>
      <w:marTop w:val="0"/>
      <w:marBottom w:val="0"/>
      <w:divBdr>
        <w:top w:val="none" w:sz="0" w:space="0" w:color="auto"/>
        <w:left w:val="none" w:sz="0" w:space="0" w:color="auto"/>
        <w:bottom w:val="none" w:sz="0" w:space="0" w:color="auto"/>
        <w:right w:val="none" w:sz="0" w:space="0" w:color="auto"/>
      </w:divBdr>
    </w:div>
    <w:div w:id="10960239">
      <w:bodyDiv w:val="1"/>
      <w:marLeft w:val="0"/>
      <w:marRight w:val="0"/>
      <w:marTop w:val="0"/>
      <w:marBottom w:val="0"/>
      <w:divBdr>
        <w:top w:val="none" w:sz="0" w:space="0" w:color="auto"/>
        <w:left w:val="none" w:sz="0" w:space="0" w:color="auto"/>
        <w:bottom w:val="none" w:sz="0" w:space="0" w:color="auto"/>
        <w:right w:val="none" w:sz="0" w:space="0" w:color="auto"/>
      </w:divBdr>
    </w:div>
    <w:div w:id="24067233">
      <w:bodyDiv w:val="1"/>
      <w:marLeft w:val="0"/>
      <w:marRight w:val="0"/>
      <w:marTop w:val="0"/>
      <w:marBottom w:val="0"/>
      <w:divBdr>
        <w:top w:val="none" w:sz="0" w:space="0" w:color="auto"/>
        <w:left w:val="none" w:sz="0" w:space="0" w:color="auto"/>
        <w:bottom w:val="none" w:sz="0" w:space="0" w:color="auto"/>
        <w:right w:val="none" w:sz="0" w:space="0" w:color="auto"/>
      </w:divBdr>
    </w:div>
    <w:div w:id="46728033">
      <w:bodyDiv w:val="1"/>
      <w:marLeft w:val="0"/>
      <w:marRight w:val="0"/>
      <w:marTop w:val="0"/>
      <w:marBottom w:val="0"/>
      <w:divBdr>
        <w:top w:val="none" w:sz="0" w:space="0" w:color="auto"/>
        <w:left w:val="none" w:sz="0" w:space="0" w:color="auto"/>
        <w:bottom w:val="none" w:sz="0" w:space="0" w:color="auto"/>
        <w:right w:val="none" w:sz="0" w:space="0" w:color="auto"/>
      </w:divBdr>
    </w:div>
    <w:div w:id="49422974">
      <w:bodyDiv w:val="1"/>
      <w:marLeft w:val="0"/>
      <w:marRight w:val="0"/>
      <w:marTop w:val="0"/>
      <w:marBottom w:val="0"/>
      <w:divBdr>
        <w:top w:val="none" w:sz="0" w:space="0" w:color="auto"/>
        <w:left w:val="none" w:sz="0" w:space="0" w:color="auto"/>
        <w:bottom w:val="none" w:sz="0" w:space="0" w:color="auto"/>
        <w:right w:val="none" w:sz="0" w:space="0" w:color="auto"/>
      </w:divBdr>
    </w:div>
    <w:div w:id="56823348">
      <w:bodyDiv w:val="1"/>
      <w:marLeft w:val="0"/>
      <w:marRight w:val="0"/>
      <w:marTop w:val="0"/>
      <w:marBottom w:val="0"/>
      <w:divBdr>
        <w:top w:val="none" w:sz="0" w:space="0" w:color="auto"/>
        <w:left w:val="none" w:sz="0" w:space="0" w:color="auto"/>
        <w:bottom w:val="none" w:sz="0" w:space="0" w:color="auto"/>
        <w:right w:val="none" w:sz="0" w:space="0" w:color="auto"/>
      </w:divBdr>
    </w:div>
    <w:div w:id="56825342">
      <w:bodyDiv w:val="1"/>
      <w:marLeft w:val="0"/>
      <w:marRight w:val="0"/>
      <w:marTop w:val="0"/>
      <w:marBottom w:val="0"/>
      <w:divBdr>
        <w:top w:val="none" w:sz="0" w:space="0" w:color="auto"/>
        <w:left w:val="none" w:sz="0" w:space="0" w:color="auto"/>
        <w:bottom w:val="none" w:sz="0" w:space="0" w:color="auto"/>
        <w:right w:val="none" w:sz="0" w:space="0" w:color="auto"/>
      </w:divBdr>
    </w:div>
    <w:div w:id="59838750">
      <w:bodyDiv w:val="1"/>
      <w:marLeft w:val="0"/>
      <w:marRight w:val="0"/>
      <w:marTop w:val="0"/>
      <w:marBottom w:val="0"/>
      <w:divBdr>
        <w:top w:val="none" w:sz="0" w:space="0" w:color="auto"/>
        <w:left w:val="none" w:sz="0" w:space="0" w:color="auto"/>
        <w:bottom w:val="none" w:sz="0" w:space="0" w:color="auto"/>
        <w:right w:val="none" w:sz="0" w:space="0" w:color="auto"/>
      </w:divBdr>
    </w:div>
    <w:div w:id="60521173">
      <w:bodyDiv w:val="1"/>
      <w:marLeft w:val="0"/>
      <w:marRight w:val="0"/>
      <w:marTop w:val="0"/>
      <w:marBottom w:val="0"/>
      <w:divBdr>
        <w:top w:val="none" w:sz="0" w:space="0" w:color="auto"/>
        <w:left w:val="none" w:sz="0" w:space="0" w:color="auto"/>
        <w:bottom w:val="none" w:sz="0" w:space="0" w:color="auto"/>
        <w:right w:val="none" w:sz="0" w:space="0" w:color="auto"/>
      </w:divBdr>
      <w:divsChild>
        <w:div w:id="633756929">
          <w:marLeft w:val="0"/>
          <w:marRight w:val="0"/>
          <w:marTop w:val="0"/>
          <w:marBottom w:val="0"/>
          <w:divBdr>
            <w:top w:val="none" w:sz="0" w:space="0" w:color="auto"/>
            <w:left w:val="none" w:sz="0" w:space="0" w:color="auto"/>
            <w:bottom w:val="none" w:sz="0" w:space="0" w:color="auto"/>
            <w:right w:val="none" w:sz="0" w:space="0" w:color="auto"/>
          </w:divBdr>
        </w:div>
      </w:divsChild>
    </w:div>
    <w:div w:id="61679774">
      <w:bodyDiv w:val="1"/>
      <w:marLeft w:val="0"/>
      <w:marRight w:val="0"/>
      <w:marTop w:val="0"/>
      <w:marBottom w:val="0"/>
      <w:divBdr>
        <w:top w:val="none" w:sz="0" w:space="0" w:color="auto"/>
        <w:left w:val="none" w:sz="0" w:space="0" w:color="auto"/>
        <w:bottom w:val="none" w:sz="0" w:space="0" w:color="auto"/>
        <w:right w:val="none" w:sz="0" w:space="0" w:color="auto"/>
      </w:divBdr>
    </w:div>
    <w:div w:id="63532630">
      <w:bodyDiv w:val="1"/>
      <w:marLeft w:val="0"/>
      <w:marRight w:val="0"/>
      <w:marTop w:val="0"/>
      <w:marBottom w:val="0"/>
      <w:divBdr>
        <w:top w:val="none" w:sz="0" w:space="0" w:color="auto"/>
        <w:left w:val="none" w:sz="0" w:space="0" w:color="auto"/>
        <w:bottom w:val="none" w:sz="0" w:space="0" w:color="auto"/>
        <w:right w:val="none" w:sz="0" w:space="0" w:color="auto"/>
      </w:divBdr>
    </w:div>
    <w:div w:id="90247670">
      <w:bodyDiv w:val="1"/>
      <w:marLeft w:val="0"/>
      <w:marRight w:val="0"/>
      <w:marTop w:val="0"/>
      <w:marBottom w:val="0"/>
      <w:divBdr>
        <w:top w:val="none" w:sz="0" w:space="0" w:color="auto"/>
        <w:left w:val="none" w:sz="0" w:space="0" w:color="auto"/>
        <w:bottom w:val="none" w:sz="0" w:space="0" w:color="auto"/>
        <w:right w:val="none" w:sz="0" w:space="0" w:color="auto"/>
      </w:divBdr>
    </w:div>
    <w:div w:id="90585880">
      <w:bodyDiv w:val="1"/>
      <w:marLeft w:val="0"/>
      <w:marRight w:val="0"/>
      <w:marTop w:val="0"/>
      <w:marBottom w:val="0"/>
      <w:divBdr>
        <w:top w:val="none" w:sz="0" w:space="0" w:color="auto"/>
        <w:left w:val="none" w:sz="0" w:space="0" w:color="auto"/>
        <w:bottom w:val="none" w:sz="0" w:space="0" w:color="auto"/>
        <w:right w:val="none" w:sz="0" w:space="0" w:color="auto"/>
      </w:divBdr>
    </w:div>
    <w:div w:id="91509188">
      <w:bodyDiv w:val="1"/>
      <w:marLeft w:val="0"/>
      <w:marRight w:val="0"/>
      <w:marTop w:val="0"/>
      <w:marBottom w:val="0"/>
      <w:divBdr>
        <w:top w:val="none" w:sz="0" w:space="0" w:color="auto"/>
        <w:left w:val="none" w:sz="0" w:space="0" w:color="auto"/>
        <w:bottom w:val="none" w:sz="0" w:space="0" w:color="auto"/>
        <w:right w:val="none" w:sz="0" w:space="0" w:color="auto"/>
      </w:divBdr>
    </w:div>
    <w:div w:id="100731834">
      <w:bodyDiv w:val="1"/>
      <w:marLeft w:val="0"/>
      <w:marRight w:val="0"/>
      <w:marTop w:val="0"/>
      <w:marBottom w:val="0"/>
      <w:divBdr>
        <w:top w:val="none" w:sz="0" w:space="0" w:color="auto"/>
        <w:left w:val="none" w:sz="0" w:space="0" w:color="auto"/>
        <w:bottom w:val="none" w:sz="0" w:space="0" w:color="auto"/>
        <w:right w:val="none" w:sz="0" w:space="0" w:color="auto"/>
      </w:divBdr>
    </w:div>
    <w:div w:id="115419347">
      <w:bodyDiv w:val="1"/>
      <w:marLeft w:val="0"/>
      <w:marRight w:val="0"/>
      <w:marTop w:val="0"/>
      <w:marBottom w:val="0"/>
      <w:divBdr>
        <w:top w:val="none" w:sz="0" w:space="0" w:color="auto"/>
        <w:left w:val="none" w:sz="0" w:space="0" w:color="auto"/>
        <w:bottom w:val="none" w:sz="0" w:space="0" w:color="auto"/>
        <w:right w:val="none" w:sz="0" w:space="0" w:color="auto"/>
      </w:divBdr>
    </w:div>
    <w:div w:id="115688091">
      <w:bodyDiv w:val="1"/>
      <w:marLeft w:val="0"/>
      <w:marRight w:val="0"/>
      <w:marTop w:val="0"/>
      <w:marBottom w:val="0"/>
      <w:divBdr>
        <w:top w:val="none" w:sz="0" w:space="0" w:color="auto"/>
        <w:left w:val="none" w:sz="0" w:space="0" w:color="auto"/>
        <w:bottom w:val="none" w:sz="0" w:space="0" w:color="auto"/>
        <w:right w:val="none" w:sz="0" w:space="0" w:color="auto"/>
      </w:divBdr>
    </w:div>
    <w:div w:id="117572436">
      <w:bodyDiv w:val="1"/>
      <w:marLeft w:val="0"/>
      <w:marRight w:val="0"/>
      <w:marTop w:val="0"/>
      <w:marBottom w:val="0"/>
      <w:divBdr>
        <w:top w:val="none" w:sz="0" w:space="0" w:color="auto"/>
        <w:left w:val="none" w:sz="0" w:space="0" w:color="auto"/>
        <w:bottom w:val="none" w:sz="0" w:space="0" w:color="auto"/>
        <w:right w:val="none" w:sz="0" w:space="0" w:color="auto"/>
      </w:divBdr>
    </w:div>
    <w:div w:id="119030614">
      <w:bodyDiv w:val="1"/>
      <w:marLeft w:val="0"/>
      <w:marRight w:val="0"/>
      <w:marTop w:val="0"/>
      <w:marBottom w:val="0"/>
      <w:divBdr>
        <w:top w:val="none" w:sz="0" w:space="0" w:color="auto"/>
        <w:left w:val="none" w:sz="0" w:space="0" w:color="auto"/>
        <w:bottom w:val="none" w:sz="0" w:space="0" w:color="auto"/>
        <w:right w:val="none" w:sz="0" w:space="0" w:color="auto"/>
      </w:divBdr>
    </w:div>
    <w:div w:id="124273199">
      <w:bodyDiv w:val="1"/>
      <w:marLeft w:val="0"/>
      <w:marRight w:val="0"/>
      <w:marTop w:val="0"/>
      <w:marBottom w:val="0"/>
      <w:divBdr>
        <w:top w:val="none" w:sz="0" w:space="0" w:color="auto"/>
        <w:left w:val="none" w:sz="0" w:space="0" w:color="auto"/>
        <w:bottom w:val="none" w:sz="0" w:space="0" w:color="auto"/>
        <w:right w:val="none" w:sz="0" w:space="0" w:color="auto"/>
      </w:divBdr>
    </w:div>
    <w:div w:id="130294743">
      <w:bodyDiv w:val="1"/>
      <w:marLeft w:val="0"/>
      <w:marRight w:val="0"/>
      <w:marTop w:val="0"/>
      <w:marBottom w:val="0"/>
      <w:divBdr>
        <w:top w:val="none" w:sz="0" w:space="0" w:color="auto"/>
        <w:left w:val="none" w:sz="0" w:space="0" w:color="auto"/>
        <w:bottom w:val="none" w:sz="0" w:space="0" w:color="auto"/>
        <w:right w:val="none" w:sz="0" w:space="0" w:color="auto"/>
      </w:divBdr>
    </w:div>
    <w:div w:id="132841559">
      <w:bodyDiv w:val="1"/>
      <w:marLeft w:val="0"/>
      <w:marRight w:val="0"/>
      <w:marTop w:val="0"/>
      <w:marBottom w:val="0"/>
      <w:divBdr>
        <w:top w:val="none" w:sz="0" w:space="0" w:color="auto"/>
        <w:left w:val="none" w:sz="0" w:space="0" w:color="auto"/>
        <w:bottom w:val="none" w:sz="0" w:space="0" w:color="auto"/>
        <w:right w:val="none" w:sz="0" w:space="0" w:color="auto"/>
      </w:divBdr>
    </w:div>
    <w:div w:id="139538716">
      <w:bodyDiv w:val="1"/>
      <w:marLeft w:val="0"/>
      <w:marRight w:val="0"/>
      <w:marTop w:val="0"/>
      <w:marBottom w:val="0"/>
      <w:divBdr>
        <w:top w:val="none" w:sz="0" w:space="0" w:color="auto"/>
        <w:left w:val="none" w:sz="0" w:space="0" w:color="auto"/>
        <w:bottom w:val="none" w:sz="0" w:space="0" w:color="auto"/>
        <w:right w:val="none" w:sz="0" w:space="0" w:color="auto"/>
      </w:divBdr>
    </w:div>
    <w:div w:id="143083733">
      <w:bodyDiv w:val="1"/>
      <w:marLeft w:val="0"/>
      <w:marRight w:val="0"/>
      <w:marTop w:val="0"/>
      <w:marBottom w:val="0"/>
      <w:divBdr>
        <w:top w:val="none" w:sz="0" w:space="0" w:color="auto"/>
        <w:left w:val="none" w:sz="0" w:space="0" w:color="auto"/>
        <w:bottom w:val="none" w:sz="0" w:space="0" w:color="auto"/>
        <w:right w:val="none" w:sz="0" w:space="0" w:color="auto"/>
      </w:divBdr>
    </w:div>
    <w:div w:id="167212071">
      <w:bodyDiv w:val="1"/>
      <w:marLeft w:val="0"/>
      <w:marRight w:val="0"/>
      <w:marTop w:val="0"/>
      <w:marBottom w:val="0"/>
      <w:divBdr>
        <w:top w:val="none" w:sz="0" w:space="0" w:color="auto"/>
        <w:left w:val="none" w:sz="0" w:space="0" w:color="auto"/>
        <w:bottom w:val="none" w:sz="0" w:space="0" w:color="auto"/>
        <w:right w:val="none" w:sz="0" w:space="0" w:color="auto"/>
      </w:divBdr>
    </w:div>
    <w:div w:id="171455507">
      <w:bodyDiv w:val="1"/>
      <w:marLeft w:val="0"/>
      <w:marRight w:val="0"/>
      <w:marTop w:val="0"/>
      <w:marBottom w:val="0"/>
      <w:divBdr>
        <w:top w:val="none" w:sz="0" w:space="0" w:color="auto"/>
        <w:left w:val="none" w:sz="0" w:space="0" w:color="auto"/>
        <w:bottom w:val="none" w:sz="0" w:space="0" w:color="auto"/>
        <w:right w:val="none" w:sz="0" w:space="0" w:color="auto"/>
      </w:divBdr>
    </w:div>
    <w:div w:id="182330827">
      <w:bodyDiv w:val="1"/>
      <w:marLeft w:val="0"/>
      <w:marRight w:val="0"/>
      <w:marTop w:val="0"/>
      <w:marBottom w:val="0"/>
      <w:divBdr>
        <w:top w:val="none" w:sz="0" w:space="0" w:color="auto"/>
        <w:left w:val="none" w:sz="0" w:space="0" w:color="auto"/>
        <w:bottom w:val="none" w:sz="0" w:space="0" w:color="auto"/>
        <w:right w:val="none" w:sz="0" w:space="0" w:color="auto"/>
      </w:divBdr>
    </w:div>
    <w:div w:id="189806123">
      <w:bodyDiv w:val="1"/>
      <w:marLeft w:val="0"/>
      <w:marRight w:val="0"/>
      <w:marTop w:val="0"/>
      <w:marBottom w:val="0"/>
      <w:divBdr>
        <w:top w:val="none" w:sz="0" w:space="0" w:color="auto"/>
        <w:left w:val="none" w:sz="0" w:space="0" w:color="auto"/>
        <w:bottom w:val="none" w:sz="0" w:space="0" w:color="auto"/>
        <w:right w:val="none" w:sz="0" w:space="0" w:color="auto"/>
      </w:divBdr>
    </w:div>
    <w:div w:id="198322942">
      <w:bodyDiv w:val="1"/>
      <w:marLeft w:val="0"/>
      <w:marRight w:val="0"/>
      <w:marTop w:val="0"/>
      <w:marBottom w:val="0"/>
      <w:divBdr>
        <w:top w:val="none" w:sz="0" w:space="0" w:color="auto"/>
        <w:left w:val="none" w:sz="0" w:space="0" w:color="auto"/>
        <w:bottom w:val="none" w:sz="0" w:space="0" w:color="auto"/>
        <w:right w:val="none" w:sz="0" w:space="0" w:color="auto"/>
      </w:divBdr>
    </w:div>
    <w:div w:id="206140048">
      <w:bodyDiv w:val="1"/>
      <w:marLeft w:val="0"/>
      <w:marRight w:val="0"/>
      <w:marTop w:val="0"/>
      <w:marBottom w:val="0"/>
      <w:divBdr>
        <w:top w:val="none" w:sz="0" w:space="0" w:color="auto"/>
        <w:left w:val="none" w:sz="0" w:space="0" w:color="auto"/>
        <w:bottom w:val="none" w:sz="0" w:space="0" w:color="auto"/>
        <w:right w:val="none" w:sz="0" w:space="0" w:color="auto"/>
      </w:divBdr>
    </w:div>
    <w:div w:id="219220318">
      <w:bodyDiv w:val="1"/>
      <w:marLeft w:val="0"/>
      <w:marRight w:val="0"/>
      <w:marTop w:val="0"/>
      <w:marBottom w:val="0"/>
      <w:divBdr>
        <w:top w:val="none" w:sz="0" w:space="0" w:color="auto"/>
        <w:left w:val="none" w:sz="0" w:space="0" w:color="auto"/>
        <w:bottom w:val="none" w:sz="0" w:space="0" w:color="auto"/>
        <w:right w:val="none" w:sz="0" w:space="0" w:color="auto"/>
      </w:divBdr>
    </w:div>
    <w:div w:id="244729087">
      <w:bodyDiv w:val="1"/>
      <w:marLeft w:val="0"/>
      <w:marRight w:val="0"/>
      <w:marTop w:val="0"/>
      <w:marBottom w:val="0"/>
      <w:divBdr>
        <w:top w:val="none" w:sz="0" w:space="0" w:color="auto"/>
        <w:left w:val="none" w:sz="0" w:space="0" w:color="auto"/>
        <w:bottom w:val="none" w:sz="0" w:space="0" w:color="auto"/>
        <w:right w:val="none" w:sz="0" w:space="0" w:color="auto"/>
      </w:divBdr>
    </w:div>
    <w:div w:id="248854120">
      <w:bodyDiv w:val="1"/>
      <w:marLeft w:val="0"/>
      <w:marRight w:val="0"/>
      <w:marTop w:val="0"/>
      <w:marBottom w:val="0"/>
      <w:divBdr>
        <w:top w:val="none" w:sz="0" w:space="0" w:color="auto"/>
        <w:left w:val="none" w:sz="0" w:space="0" w:color="auto"/>
        <w:bottom w:val="none" w:sz="0" w:space="0" w:color="auto"/>
        <w:right w:val="none" w:sz="0" w:space="0" w:color="auto"/>
      </w:divBdr>
      <w:divsChild>
        <w:div w:id="1488327425">
          <w:marLeft w:val="0"/>
          <w:marRight w:val="0"/>
          <w:marTop w:val="0"/>
          <w:marBottom w:val="0"/>
          <w:divBdr>
            <w:top w:val="none" w:sz="0" w:space="0" w:color="auto"/>
            <w:left w:val="none" w:sz="0" w:space="0" w:color="auto"/>
            <w:bottom w:val="none" w:sz="0" w:space="0" w:color="auto"/>
            <w:right w:val="none" w:sz="0" w:space="0" w:color="auto"/>
          </w:divBdr>
          <w:divsChild>
            <w:div w:id="1655179083">
              <w:marLeft w:val="0"/>
              <w:marRight w:val="0"/>
              <w:marTop w:val="0"/>
              <w:marBottom w:val="0"/>
              <w:divBdr>
                <w:top w:val="none" w:sz="0" w:space="0" w:color="auto"/>
                <w:left w:val="none" w:sz="0" w:space="0" w:color="auto"/>
                <w:bottom w:val="none" w:sz="0" w:space="0" w:color="auto"/>
                <w:right w:val="none" w:sz="0" w:space="0" w:color="auto"/>
              </w:divBdr>
              <w:divsChild>
                <w:div w:id="460273650">
                  <w:marLeft w:val="0"/>
                  <w:marRight w:val="0"/>
                  <w:marTop w:val="0"/>
                  <w:marBottom w:val="0"/>
                  <w:divBdr>
                    <w:top w:val="none" w:sz="0" w:space="0" w:color="auto"/>
                    <w:left w:val="none" w:sz="0" w:space="0" w:color="auto"/>
                    <w:bottom w:val="none" w:sz="0" w:space="0" w:color="auto"/>
                    <w:right w:val="none" w:sz="0" w:space="0" w:color="auto"/>
                  </w:divBdr>
                  <w:divsChild>
                    <w:div w:id="1613319808">
                      <w:marLeft w:val="0"/>
                      <w:marRight w:val="0"/>
                      <w:marTop w:val="0"/>
                      <w:marBottom w:val="0"/>
                      <w:divBdr>
                        <w:top w:val="none" w:sz="0" w:space="0" w:color="auto"/>
                        <w:left w:val="none" w:sz="0" w:space="0" w:color="auto"/>
                        <w:bottom w:val="none" w:sz="0" w:space="0" w:color="auto"/>
                        <w:right w:val="none" w:sz="0" w:space="0" w:color="auto"/>
                      </w:divBdr>
                      <w:divsChild>
                        <w:div w:id="935291871">
                          <w:marLeft w:val="0"/>
                          <w:marRight w:val="0"/>
                          <w:marTop w:val="0"/>
                          <w:marBottom w:val="0"/>
                          <w:divBdr>
                            <w:top w:val="none" w:sz="0" w:space="0" w:color="auto"/>
                            <w:left w:val="none" w:sz="0" w:space="0" w:color="auto"/>
                            <w:bottom w:val="none" w:sz="0" w:space="0" w:color="auto"/>
                            <w:right w:val="none" w:sz="0" w:space="0" w:color="auto"/>
                          </w:divBdr>
                          <w:divsChild>
                            <w:div w:id="1379865589">
                              <w:marLeft w:val="0"/>
                              <w:marRight w:val="0"/>
                              <w:marTop w:val="0"/>
                              <w:marBottom w:val="0"/>
                              <w:divBdr>
                                <w:top w:val="none" w:sz="0" w:space="0" w:color="auto"/>
                                <w:left w:val="none" w:sz="0" w:space="0" w:color="auto"/>
                                <w:bottom w:val="none" w:sz="0" w:space="0" w:color="auto"/>
                                <w:right w:val="none" w:sz="0" w:space="0" w:color="auto"/>
                              </w:divBdr>
                              <w:divsChild>
                                <w:div w:id="2040085103">
                                  <w:marLeft w:val="0"/>
                                  <w:marRight w:val="0"/>
                                  <w:marTop w:val="0"/>
                                  <w:marBottom w:val="0"/>
                                  <w:divBdr>
                                    <w:top w:val="none" w:sz="0" w:space="0" w:color="auto"/>
                                    <w:left w:val="none" w:sz="0" w:space="0" w:color="auto"/>
                                    <w:bottom w:val="none" w:sz="0" w:space="0" w:color="auto"/>
                                    <w:right w:val="none" w:sz="0" w:space="0" w:color="auto"/>
                                  </w:divBdr>
                                  <w:divsChild>
                                    <w:div w:id="134127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8370190">
      <w:bodyDiv w:val="1"/>
      <w:marLeft w:val="0"/>
      <w:marRight w:val="0"/>
      <w:marTop w:val="0"/>
      <w:marBottom w:val="0"/>
      <w:divBdr>
        <w:top w:val="none" w:sz="0" w:space="0" w:color="auto"/>
        <w:left w:val="none" w:sz="0" w:space="0" w:color="auto"/>
        <w:bottom w:val="none" w:sz="0" w:space="0" w:color="auto"/>
        <w:right w:val="none" w:sz="0" w:space="0" w:color="auto"/>
      </w:divBdr>
    </w:div>
    <w:div w:id="262147938">
      <w:bodyDiv w:val="1"/>
      <w:marLeft w:val="0"/>
      <w:marRight w:val="0"/>
      <w:marTop w:val="0"/>
      <w:marBottom w:val="0"/>
      <w:divBdr>
        <w:top w:val="none" w:sz="0" w:space="0" w:color="auto"/>
        <w:left w:val="none" w:sz="0" w:space="0" w:color="auto"/>
        <w:bottom w:val="none" w:sz="0" w:space="0" w:color="auto"/>
        <w:right w:val="none" w:sz="0" w:space="0" w:color="auto"/>
      </w:divBdr>
    </w:div>
    <w:div w:id="269045297">
      <w:bodyDiv w:val="1"/>
      <w:marLeft w:val="0"/>
      <w:marRight w:val="0"/>
      <w:marTop w:val="0"/>
      <w:marBottom w:val="0"/>
      <w:divBdr>
        <w:top w:val="none" w:sz="0" w:space="0" w:color="auto"/>
        <w:left w:val="none" w:sz="0" w:space="0" w:color="auto"/>
        <w:bottom w:val="none" w:sz="0" w:space="0" w:color="auto"/>
        <w:right w:val="none" w:sz="0" w:space="0" w:color="auto"/>
      </w:divBdr>
    </w:div>
    <w:div w:id="278224301">
      <w:bodyDiv w:val="1"/>
      <w:marLeft w:val="0"/>
      <w:marRight w:val="0"/>
      <w:marTop w:val="0"/>
      <w:marBottom w:val="0"/>
      <w:divBdr>
        <w:top w:val="none" w:sz="0" w:space="0" w:color="auto"/>
        <w:left w:val="none" w:sz="0" w:space="0" w:color="auto"/>
        <w:bottom w:val="none" w:sz="0" w:space="0" w:color="auto"/>
        <w:right w:val="none" w:sz="0" w:space="0" w:color="auto"/>
      </w:divBdr>
    </w:div>
    <w:div w:id="291253692">
      <w:bodyDiv w:val="1"/>
      <w:marLeft w:val="0"/>
      <w:marRight w:val="0"/>
      <w:marTop w:val="0"/>
      <w:marBottom w:val="0"/>
      <w:divBdr>
        <w:top w:val="none" w:sz="0" w:space="0" w:color="auto"/>
        <w:left w:val="none" w:sz="0" w:space="0" w:color="auto"/>
        <w:bottom w:val="none" w:sz="0" w:space="0" w:color="auto"/>
        <w:right w:val="none" w:sz="0" w:space="0" w:color="auto"/>
      </w:divBdr>
    </w:div>
    <w:div w:id="293105299">
      <w:bodyDiv w:val="1"/>
      <w:marLeft w:val="0"/>
      <w:marRight w:val="0"/>
      <w:marTop w:val="0"/>
      <w:marBottom w:val="0"/>
      <w:divBdr>
        <w:top w:val="none" w:sz="0" w:space="0" w:color="auto"/>
        <w:left w:val="none" w:sz="0" w:space="0" w:color="auto"/>
        <w:bottom w:val="none" w:sz="0" w:space="0" w:color="auto"/>
        <w:right w:val="none" w:sz="0" w:space="0" w:color="auto"/>
      </w:divBdr>
    </w:div>
    <w:div w:id="293946624">
      <w:bodyDiv w:val="1"/>
      <w:marLeft w:val="0"/>
      <w:marRight w:val="0"/>
      <w:marTop w:val="0"/>
      <w:marBottom w:val="0"/>
      <w:divBdr>
        <w:top w:val="none" w:sz="0" w:space="0" w:color="auto"/>
        <w:left w:val="none" w:sz="0" w:space="0" w:color="auto"/>
        <w:bottom w:val="none" w:sz="0" w:space="0" w:color="auto"/>
        <w:right w:val="none" w:sz="0" w:space="0" w:color="auto"/>
      </w:divBdr>
    </w:div>
    <w:div w:id="295064709">
      <w:bodyDiv w:val="1"/>
      <w:marLeft w:val="0"/>
      <w:marRight w:val="0"/>
      <w:marTop w:val="0"/>
      <w:marBottom w:val="0"/>
      <w:divBdr>
        <w:top w:val="none" w:sz="0" w:space="0" w:color="auto"/>
        <w:left w:val="none" w:sz="0" w:space="0" w:color="auto"/>
        <w:bottom w:val="none" w:sz="0" w:space="0" w:color="auto"/>
        <w:right w:val="none" w:sz="0" w:space="0" w:color="auto"/>
      </w:divBdr>
    </w:div>
    <w:div w:id="300770207">
      <w:bodyDiv w:val="1"/>
      <w:marLeft w:val="0"/>
      <w:marRight w:val="0"/>
      <w:marTop w:val="0"/>
      <w:marBottom w:val="0"/>
      <w:divBdr>
        <w:top w:val="none" w:sz="0" w:space="0" w:color="auto"/>
        <w:left w:val="none" w:sz="0" w:space="0" w:color="auto"/>
        <w:bottom w:val="none" w:sz="0" w:space="0" w:color="auto"/>
        <w:right w:val="none" w:sz="0" w:space="0" w:color="auto"/>
      </w:divBdr>
    </w:div>
    <w:div w:id="310912174">
      <w:bodyDiv w:val="1"/>
      <w:marLeft w:val="0"/>
      <w:marRight w:val="0"/>
      <w:marTop w:val="0"/>
      <w:marBottom w:val="0"/>
      <w:divBdr>
        <w:top w:val="none" w:sz="0" w:space="0" w:color="auto"/>
        <w:left w:val="none" w:sz="0" w:space="0" w:color="auto"/>
        <w:bottom w:val="none" w:sz="0" w:space="0" w:color="auto"/>
        <w:right w:val="none" w:sz="0" w:space="0" w:color="auto"/>
      </w:divBdr>
      <w:divsChild>
        <w:div w:id="1759593961">
          <w:marLeft w:val="0"/>
          <w:marRight w:val="0"/>
          <w:marTop w:val="0"/>
          <w:marBottom w:val="0"/>
          <w:divBdr>
            <w:top w:val="none" w:sz="0" w:space="0" w:color="auto"/>
            <w:left w:val="none" w:sz="0" w:space="0" w:color="auto"/>
            <w:bottom w:val="none" w:sz="0" w:space="0" w:color="auto"/>
            <w:right w:val="none" w:sz="0" w:space="0" w:color="auto"/>
          </w:divBdr>
          <w:divsChild>
            <w:div w:id="61417979">
              <w:marLeft w:val="0"/>
              <w:marRight w:val="0"/>
              <w:marTop w:val="0"/>
              <w:marBottom w:val="0"/>
              <w:divBdr>
                <w:top w:val="none" w:sz="0" w:space="0" w:color="auto"/>
                <w:left w:val="none" w:sz="0" w:space="0" w:color="auto"/>
                <w:bottom w:val="none" w:sz="0" w:space="0" w:color="auto"/>
                <w:right w:val="none" w:sz="0" w:space="0" w:color="auto"/>
              </w:divBdr>
            </w:div>
            <w:div w:id="1409381003">
              <w:marLeft w:val="0"/>
              <w:marRight w:val="0"/>
              <w:marTop w:val="0"/>
              <w:marBottom w:val="0"/>
              <w:divBdr>
                <w:top w:val="none" w:sz="0" w:space="0" w:color="auto"/>
                <w:left w:val="none" w:sz="0" w:space="0" w:color="auto"/>
                <w:bottom w:val="none" w:sz="0" w:space="0" w:color="auto"/>
                <w:right w:val="none" w:sz="0" w:space="0" w:color="auto"/>
              </w:divBdr>
              <w:divsChild>
                <w:div w:id="1856921238">
                  <w:marLeft w:val="0"/>
                  <w:marRight w:val="0"/>
                  <w:marTop w:val="0"/>
                  <w:marBottom w:val="0"/>
                  <w:divBdr>
                    <w:top w:val="none" w:sz="0" w:space="0" w:color="auto"/>
                    <w:left w:val="none" w:sz="0" w:space="0" w:color="auto"/>
                    <w:bottom w:val="none" w:sz="0" w:space="0" w:color="auto"/>
                    <w:right w:val="none" w:sz="0" w:space="0" w:color="auto"/>
                  </w:divBdr>
                  <w:divsChild>
                    <w:div w:id="16563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5376813">
      <w:bodyDiv w:val="1"/>
      <w:marLeft w:val="0"/>
      <w:marRight w:val="0"/>
      <w:marTop w:val="0"/>
      <w:marBottom w:val="0"/>
      <w:divBdr>
        <w:top w:val="none" w:sz="0" w:space="0" w:color="auto"/>
        <w:left w:val="none" w:sz="0" w:space="0" w:color="auto"/>
        <w:bottom w:val="none" w:sz="0" w:space="0" w:color="auto"/>
        <w:right w:val="none" w:sz="0" w:space="0" w:color="auto"/>
      </w:divBdr>
    </w:div>
    <w:div w:id="324944700">
      <w:bodyDiv w:val="1"/>
      <w:marLeft w:val="0"/>
      <w:marRight w:val="0"/>
      <w:marTop w:val="0"/>
      <w:marBottom w:val="0"/>
      <w:divBdr>
        <w:top w:val="none" w:sz="0" w:space="0" w:color="auto"/>
        <w:left w:val="none" w:sz="0" w:space="0" w:color="auto"/>
        <w:bottom w:val="none" w:sz="0" w:space="0" w:color="auto"/>
        <w:right w:val="none" w:sz="0" w:space="0" w:color="auto"/>
      </w:divBdr>
    </w:div>
    <w:div w:id="334573478">
      <w:bodyDiv w:val="1"/>
      <w:marLeft w:val="0"/>
      <w:marRight w:val="0"/>
      <w:marTop w:val="0"/>
      <w:marBottom w:val="0"/>
      <w:divBdr>
        <w:top w:val="none" w:sz="0" w:space="0" w:color="auto"/>
        <w:left w:val="none" w:sz="0" w:space="0" w:color="auto"/>
        <w:bottom w:val="none" w:sz="0" w:space="0" w:color="auto"/>
        <w:right w:val="none" w:sz="0" w:space="0" w:color="auto"/>
      </w:divBdr>
    </w:div>
    <w:div w:id="340743538">
      <w:bodyDiv w:val="1"/>
      <w:marLeft w:val="0"/>
      <w:marRight w:val="0"/>
      <w:marTop w:val="0"/>
      <w:marBottom w:val="0"/>
      <w:divBdr>
        <w:top w:val="none" w:sz="0" w:space="0" w:color="auto"/>
        <w:left w:val="none" w:sz="0" w:space="0" w:color="auto"/>
        <w:bottom w:val="none" w:sz="0" w:space="0" w:color="auto"/>
        <w:right w:val="none" w:sz="0" w:space="0" w:color="auto"/>
      </w:divBdr>
    </w:div>
    <w:div w:id="361394363">
      <w:bodyDiv w:val="1"/>
      <w:marLeft w:val="0"/>
      <w:marRight w:val="0"/>
      <w:marTop w:val="0"/>
      <w:marBottom w:val="0"/>
      <w:divBdr>
        <w:top w:val="none" w:sz="0" w:space="0" w:color="auto"/>
        <w:left w:val="none" w:sz="0" w:space="0" w:color="auto"/>
        <w:bottom w:val="none" w:sz="0" w:space="0" w:color="auto"/>
        <w:right w:val="none" w:sz="0" w:space="0" w:color="auto"/>
      </w:divBdr>
    </w:div>
    <w:div w:id="372773522">
      <w:bodyDiv w:val="1"/>
      <w:marLeft w:val="0"/>
      <w:marRight w:val="0"/>
      <w:marTop w:val="0"/>
      <w:marBottom w:val="0"/>
      <w:divBdr>
        <w:top w:val="none" w:sz="0" w:space="0" w:color="auto"/>
        <w:left w:val="none" w:sz="0" w:space="0" w:color="auto"/>
        <w:bottom w:val="none" w:sz="0" w:space="0" w:color="auto"/>
        <w:right w:val="none" w:sz="0" w:space="0" w:color="auto"/>
      </w:divBdr>
    </w:div>
    <w:div w:id="391736242">
      <w:bodyDiv w:val="1"/>
      <w:marLeft w:val="0"/>
      <w:marRight w:val="0"/>
      <w:marTop w:val="0"/>
      <w:marBottom w:val="0"/>
      <w:divBdr>
        <w:top w:val="none" w:sz="0" w:space="0" w:color="auto"/>
        <w:left w:val="none" w:sz="0" w:space="0" w:color="auto"/>
        <w:bottom w:val="none" w:sz="0" w:space="0" w:color="auto"/>
        <w:right w:val="none" w:sz="0" w:space="0" w:color="auto"/>
      </w:divBdr>
    </w:div>
    <w:div w:id="402683193">
      <w:bodyDiv w:val="1"/>
      <w:marLeft w:val="0"/>
      <w:marRight w:val="0"/>
      <w:marTop w:val="0"/>
      <w:marBottom w:val="0"/>
      <w:divBdr>
        <w:top w:val="none" w:sz="0" w:space="0" w:color="auto"/>
        <w:left w:val="none" w:sz="0" w:space="0" w:color="auto"/>
        <w:bottom w:val="none" w:sz="0" w:space="0" w:color="auto"/>
        <w:right w:val="none" w:sz="0" w:space="0" w:color="auto"/>
      </w:divBdr>
    </w:div>
    <w:div w:id="403066336">
      <w:bodyDiv w:val="1"/>
      <w:marLeft w:val="0"/>
      <w:marRight w:val="0"/>
      <w:marTop w:val="0"/>
      <w:marBottom w:val="0"/>
      <w:divBdr>
        <w:top w:val="none" w:sz="0" w:space="0" w:color="auto"/>
        <w:left w:val="none" w:sz="0" w:space="0" w:color="auto"/>
        <w:bottom w:val="none" w:sz="0" w:space="0" w:color="auto"/>
        <w:right w:val="none" w:sz="0" w:space="0" w:color="auto"/>
      </w:divBdr>
      <w:divsChild>
        <w:div w:id="55516727">
          <w:marLeft w:val="0"/>
          <w:marRight w:val="0"/>
          <w:marTop w:val="0"/>
          <w:marBottom w:val="0"/>
          <w:divBdr>
            <w:top w:val="none" w:sz="0" w:space="0" w:color="auto"/>
            <w:left w:val="none" w:sz="0" w:space="0" w:color="auto"/>
            <w:bottom w:val="none" w:sz="0" w:space="0" w:color="auto"/>
            <w:right w:val="none" w:sz="0" w:space="0" w:color="auto"/>
          </w:divBdr>
          <w:divsChild>
            <w:div w:id="195434440">
              <w:marLeft w:val="0"/>
              <w:marRight w:val="0"/>
              <w:marTop w:val="0"/>
              <w:marBottom w:val="0"/>
              <w:divBdr>
                <w:top w:val="none" w:sz="0" w:space="0" w:color="auto"/>
                <w:left w:val="none" w:sz="0" w:space="0" w:color="auto"/>
                <w:bottom w:val="none" w:sz="0" w:space="0" w:color="auto"/>
                <w:right w:val="none" w:sz="0" w:space="0" w:color="auto"/>
              </w:divBdr>
            </w:div>
            <w:div w:id="554396325">
              <w:marLeft w:val="0"/>
              <w:marRight w:val="0"/>
              <w:marTop w:val="0"/>
              <w:marBottom w:val="0"/>
              <w:divBdr>
                <w:top w:val="none" w:sz="0" w:space="0" w:color="auto"/>
                <w:left w:val="none" w:sz="0" w:space="0" w:color="auto"/>
                <w:bottom w:val="none" w:sz="0" w:space="0" w:color="auto"/>
                <w:right w:val="none" w:sz="0" w:space="0" w:color="auto"/>
              </w:divBdr>
              <w:divsChild>
                <w:div w:id="1502893370">
                  <w:marLeft w:val="0"/>
                  <w:marRight w:val="0"/>
                  <w:marTop w:val="0"/>
                  <w:marBottom w:val="0"/>
                  <w:divBdr>
                    <w:top w:val="none" w:sz="0" w:space="0" w:color="auto"/>
                    <w:left w:val="none" w:sz="0" w:space="0" w:color="auto"/>
                    <w:bottom w:val="none" w:sz="0" w:space="0" w:color="auto"/>
                    <w:right w:val="none" w:sz="0" w:space="0" w:color="auto"/>
                  </w:divBdr>
                  <w:divsChild>
                    <w:div w:id="152613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04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113303">
      <w:bodyDiv w:val="1"/>
      <w:marLeft w:val="0"/>
      <w:marRight w:val="0"/>
      <w:marTop w:val="0"/>
      <w:marBottom w:val="0"/>
      <w:divBdr>
        <w:top w:val="none" w:sz="0" w:space="0" w:color="auto"/>
        <w:left w:val="none" w:sz="0" w:space="0" w:color="auto"/>
        <w:bottom w:val="none" w:sz="0" w:space="0" w:color="auto"/>
        <w:right w:val="none" w:sz="0" w:space="0" w:color="auto"/>
      </w:divBdr>
    </w:div>
    <w:div w:id="405344251">
      <w:bodyDiv w:val="1"/>
      <w:marLeft w:val="0"/>
      <w:marRight w:val="0"/>
      <w:marTop w:val="0"/>
      <w:marBottom w:val="0"/>
      <w:divBdr>
        <w:top w:val="none" w:sz="0" w:space="0" w:color="auto"/>
        <w:left w:val="none" w:sz="0" w:space="0" w:color="auto"/>
        <w:bottom w:val="none" w:sz="0" w:space="0" w:color="auto"/>
        <w:right w:val="none" w:sz="0" w:space="0" w:color="auto"/>
      </w:divBdr>
    </w:div>
    <w:div w:id="410276196">
      <w:bodyDiv w:val="1"/>
      <w:marLeft w:val="0"/>
      <w:marRight w:val="0"/>
      <w:marTop w:val="0"/>
      <w:marBottom w:val="0"/>
      <w:divBdr>
        <w:top w:val="none" w:sz="0" w:space="0" w:color="auto"/>
        <w:left w:val="none" w:sz="0" w:space="0" w:color="auto"/>
        <w:bottom w:val="none" w:sz="0" w:space="0" w:color="auto"/>
        <w:right w:val="none" w:sz="0" w:space="0" w:color="auto"/>
      </w:divBdr>
    </w:div>
    <w:div w:id="448008186">
      <w:bodyDiv w:val="1"/>
      <w:marLeft w:val="0"/>
      <w:marRight w:val="0"/>
      <w:marTop w:val="0"/>
      <w:marBottom w:val="0"/>
      <w:divBdr>
        <w:top w:val="none" w:sz="0" w:space="0" w:color="auto"/>
        <w:left w:val="none" w:sz="0" w:space="0" w:color="auto"/>
        <w:bottom w:val="none" w:sz="0" w:space="0" w:color="auto"/>
        <w:right w:val="none" w:sz="0" w:space="0" w:color="auto"/>
      </w:divBdr>
    </w:div>
    <w:div w:id="471679157">
      <w:bodyDiv w:val="1"/>
      <w:marLeft w:val="0"/>
      <w:marRight w:val="0"/>
      <w:marTop w:val="0"/>
      <w:marBottom w:val="0"/>
      <w:divBdr>
        <w:top w:val="none" w:sz="0" w:space="0" w:color="auto"/>
        <w:left w:val="none" w:sz="0" w:space="0" w:color="auto"/>
        <w:bottom w:val="none" w:sz="0" w:space="0" w:color="auto"/>
        <w:right w:val="none" w:sz="0" w:space="0" w:color="auto"/>
      </w:divBdr>
    </w:div>
    <w:div w:id="476803074">
      <w:bodyDiv w:val="1"/>
      <w:marLeft w:val="0"/>
      <w:marRight w:val="0"/>
      <w:marTop w:val="0"/>
      <w:marBottom w:val="0"/>
      <w:divBdr>
        <w:top w:val="none" w:sz="0" w:space="0" w:color="auto"/>
        <w:left w:val="none" w:sz="0" w:space="0" w:color="auto"/>
        <w:bottom w:val="none" w:sz="0" w:space="0" w:color="auto"/>
        <w:right w:val="none" w:sz="0" w:space="0" w:color="auto"/>
      </w:divBdr>
    </w:div>
    <w:div w:id="477962484">
      <w:bodyDiv w:val="1"/>
      <w:marLeft w:val="0"/>
      <w:marRight w:val="0"/>
      <w:marTop w:val="0"/>
      <w:marBottom w:val="0"/>
      <w:divBdr>
        <w:top w:val="none" w:sz="0" w:space="0" w:color="auto"/>
        <w:left w:val="none" w:sz="0" w:space="0" w:color="auto"/>
        <w:bottom w:val="none" w:sz="0" w:space="0" w:color="auto"/>
        <w:right w:val="none" w:sz="0" w:space="0" w:color="auto"/>
      </w:divBdr>
    </w:div>
    <w:div w:id="483159524">
      <w:bodyDiv w:val="1"/>
      <w:marLeft w:val="0"/>
      <w:marRight w:val="0"/>
      <w:marTop w:val="0"/>
      <w:marBottom w:val="0"/>
      <w:divBdr>
        <w:top w:val="none" w:sz="0" w:space="0" w:color="auto"/>
        <w:left w:val="none" w:sz="0" w:space="0" w:color="auto"/>
        <w:bottom w:val="none" w:sz="0" w:space="0" w:color="auto"/>
        <w:right w:val="none" w:sz="0" w:space="0" w:color="auto"/>
      </w:divBdr>
    </w:div>
    <w:div w:id="495922397">
      <w:bodyDiv w:val="1"/>
      <w:marLeft w:val="0"/>
      <w:marRight w:val="0"/>
      <w:marTop w:val="0"/>
      <w:marBottom w:val="0"/>
      <w:divBdr>
        <w:top w:val="none" w:sz="0" w:space="0" w:color="auto"/>
        <w:left w:val="none" w:sz="0" w:space="0" w:color="auto"/>
        <w:bottom w:val="none" w:sz="0" w:space="0" w:color="auto"/>
        <w:right w:val="none" w:sz="0" w:space="0" w:color="auto"/>
      </w:divBdr>
    </w:div>
    <w:div w:id="496118261">
      <w:bodyDiv w:val="1"/>
      <w:marLeft w:val="0"/>
      <w:marRight w:val="0"/>
      <w:marTop w:val="0"/>
      <w:marBottom w:val="0"/>
      <w:divBdr>
        <w:top w:val="none" w:sz="0" w:space="0" w:color="auto"/>
        <w:left w:val="none" w:sz="0" w:space="0" w:color="auto"/>
        <w:bottom w:val="none" w:sz="0" w:space="0" w:color="auto"/>
        <w:right w:val="none" w:sz="0" w:space="0" w:color="auto"/>
      </w:divBdr>
      <w:divsChild>
        <w:div w:id="243416186">
          <w:marLeft w:val="0"/>
          <w:marRight w:val="0"/>
          <w:marTop w:val="0"/>
          <w:marBottom w:val="0"/>
          <w:divBdr>
            <w:top w:val="none" w:sz="0" w:space="0" w:color="auto"/>
            <w:left w:val="none" w:sz="0" w:space="0" w:color="auto"/>
            <w:bottom w:val="none" w:sz="0" w:space="0" w:color="auto"/>
            <w:right w:val="none" w:sz="0" w:space="0" w:color="auto"/>
          </w:divBdr>
          <w:divsChild>
            <w:div w:id="453452280">
              <w:marLeft w:val="0"/>
              <w:marRight w:val="0"/>
              <w:marTop w:val="0"/>
              <w:marBottom w:val="0"/>
              <w:divBdr>
                <w:top w:val="none" w:sz="0" w:space="0" w:color="auto"/>
                <w:left w:val="none" w:sz="0" w:space="0" w:color="auto"/>
                <w:bottom w:val="none" w:sz="0" w:space="0" w:color="auto"/>
                <w:right w:val="none" w:sz="0" w:space="0" w:color="auto"/>
              </w:divBdr>
            </w:div>
            <w:div w:id="440610349">
              <w:marLeft w:val="0"/>
              <w:marRight w:val="0"/>
              <w:marTop w:val="0"/>
              <w:marBottom w:val="0"/>
              <w:divBdr>
                <w:top w:val="none" w:sz="0" w:space="0" w:color="auto"/>
                <w:left w:val="none" w:sz="0" w:space="0" w:color="auto"/>
                <w:bottom w:val="none" w:sz="0" w:space="0" w:color="auto"/>
                <w:right w:val="none" w:sz="0" w:space="0" w:color="auto"/>
              </w:divBdr>
              <w:divsChild>
                <w:div w:id="1110470394">
                  <w:marLeft w:val="0"/>
                  <w:marRight w:val="0"/>
                  <w:marTop w:val="0"/>
                  <w:marBottom w:val="0"/>
                  <w:divBdr>
                    <w:top w:val="none" w:sz="0" w:space="0" w:color="auto"/>
                    <w:left w:val="none" w:sz="0" w:space="0" w:color="auto"/>
                    <w:bottom w:val="none" w:sz="0" w:space="0" w:color="auto"/>
                    <w:right w:val="none" w:sz="0" w:space="0" w:color="auto"/>
                  </w:divBdr>
                  <w:divsChild>
                    <w:div w:id="102782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7430350">
      <w:bodyDiv w:val="1"/>
      <w:marLeft w:val="0"/>
      <w:marRight w:val="0"/>
      <w:marTop w:val="0"/>
      <w:marBottom w:val="0"/>
      <w:divBdr>
        <w:top w:val="none" w:sz="0" w:space="0" w:color="auto"/>
        <w:left w:val="none" w:sz="0" w:space="0" w:color="auto"/>
        <w:bottom w:val="none" w:sz="0" w:space="0" w:color="auto"/>
        <w:right w:val="none" w:sz="0" w:space="0" w:color="auto"/>
      </w:divBdr>
    </w:div>
    <w:div w:id="498237205">
      <w:bodyDiv w:val="1"/>
      <w:marLeft w:val="0"/>
      <w:marRight w:val="0"/>
      <w:marTop w:val="0"/>
      <w:marBottom w:val="0"/>
      <w:divBdr>
        <w:top w:val="none" w:sz="0" w:space="0" w:color="auto"/>
        <w:left w:val="none" w:sz="0" w:space="0" w:color="auto"/>
        <w:bottom w:val="none" w:sz="0" w:space="0" w:color="auto"/>
        <w:right w:val="none" w:sz="0" w:space="0" w:color="auto"/>
      </w:divBdr>
    </w:div>
    <w:div w:id="500051345">
      <w:bodyDiv w:val="1"/>
      <w:marLeft w:val="0"/>
      <w:marRight w:val="0"/>
      <w:marTop w:val="0"/>
      <w:marBottom w:val="0"/>
      <w:divBdr>
        <w:top w:val="none" w:sz="0" w:space="0" w:color="auto"/>
        <w:left w:val="none" w:sz="0" w:space="0" w:color="auto"/>
        <w:bottom w:val="none" w:sz="0" w:space="0" w:color="auto"/>
        <w:right w:val="none" w:sz="0" w:space="0" w:color="auto"/>
      </w:divBdr>
    </w:div>
    <w:div w:id="500239041">
      <w:bodyDiv w:val="1"/>
      <w:marLeft w:val="0"/>
      <w:marRight w:val="0"/>
      <w:marTop w:val="0"/>
      <w:marBottom w:val="0"/>
      <w:divBdr>
        <w:top w:val="none" w:sz="0" w:space="0" w:color="auto"/>
        <w:left w:val="none" w:sz="0" w:space="0" w:color="auto"/>
        <w:bottom w:val="none" w:sz="0" w:space="0" w:color="auto"/>
        <w:right w:val="none" w:sz="0" w:space="0" w:color="auto"/>
      </w:divBdr>
    </w:div>
    <w:div w:id="510997659">
      <w:bodyDiv w:val="1"/>
      <w:marLeft w:val="0"/>
      <w:marRight w:val="0"/>
      <w:marTop w:val="0"/>
      <w:marBottom w:val="0"/>
      <w:divBdr>
        <w:top w:val="none" w:sz="0" w:space="0" w:color="auto"/>
        <w:left w:val="none" w:sz="0" w:space="0" w:color="auto"/>
        <w:bottom w:val="none" w:sz="0" w:space="0" w:color="auto"/>
        <w:right w:val="none" w:sz="0" w:space="0" w:color="auto"/>
      </w:divBdr>
    </w:div>
    <w:div w:id="513307355">
      <w:bodyDiv w:val="1"/>
      <w:marLeft w:val="0"/>
      <w:marRight w:val="0"/>
      <w:marTop w:val="0"/>
      <w:marBottom w:val="0"/>
      <w:divBdr>
        <w:top w:val="none" w:sz="0" w:space="0" w:color="auto"/>
        <w:left w:val="none" w:sz="0" w:space="0" w:color="auto"/>
        <w:bottom w:val="none" w:sz="0" w:space="0" w:color="auto"/>
        <w:right w:val="none" w:sz="0" w:space="0" w:color="auto"/>
      </w:divBdr>
    </w:div>
    <w:div w:id="513813148">
      <w:bodyDiv w:val="1"/>
      <w:marLeft w:val="0"/>
      <w:marRight w:val="0"/>
      <w:marTop w:val="0"/>
      <w:marBottom w:val="0"/>
      <w:divBdr>
        <w:top w:val="none" w:sz="0" w:space="0" w:color="auto"/>
        <w:left w:val="none" w:sz="0" w:space="0" w:color="auto"/>
        <w:bottom w:val="none" w:sz="0" w:space="0" w:color="auto"/>
        <w:right w:val="none" w:sz="0" w:space="0" w:color="auto"/>
      </w:divBdr>
    </w:div>
    <w:div w:id="527720014">
      <w:bodyDiv w:val="1"/>
      <w:marLeft w:val="0"/>
      <w:marRight w:val="0"/>
      <w:marTop w:val="0"/>
      <w:marBottom w:val="0"/>
      <w:divBdr>
        <w:top w:val="none" w:sz="0" w:space="0" w:color="auto"/>
        <w:left w:val="none" w:sz="0" w:space="0" w:color="auto"/>
        <w:bottom w:val="none" w:sz="0" w:space="0" w:color="auto"/>
        <w:right w:val="none" w:sz="0" w:space="0" w:color="auto"/>
      </w:divBdr>
    </w:div>
    <w:div w:id="531189348">
      <w:bodyDiv w:val="1"/>
      <w:marLeft w:val="0"/>
      <w:marRight w:val="0"/>
      <w:marTop w:val="0"/>
      <w:marBottom w:val="0"/>
      <w:divBdr>
        <w:top w:val="none" w:sz="0" w:space="0" w:color="auto"/>
        <w:left w:val="none" w:sz="0" w:space="0" w:color="auto"/>
        <w:bottom w:val="none" w:sz="0" w:space="0" w:color="auto"/>
        <w:right w:val="none" w:sz="0" w:space="0" w:color="auto"/>
      </w:divBdr>
    </w:div>
    <w:div w:id="537664038">
      <w:bodyDiv w:val="1"/>
      <w:marLeft w:val="0"/>
      <w:marRight w:val="0"/>
      <w:marTop w:val="0"/>
      <w:marBottom w:val="0"/>
      <w:divBdr>
        <w:top w:val="none" w:sz="0" w:space="0" w:color="auto"/>
        <w:left w:val="none" w:sz="0" w:space="0" w:color="auto"/>
        <w:bottom w:val="none" w:sz="0" w:space="0" w:color="auto"/>
        <w:right w:val="none" w:sz="0" w:space="0" w:color="auto"/>
      </w:divBdr>
    </w:div>
    <w:div w:id="544098320">
      <w:bodyDiv w:val="1"/>
      <w:marLeft w:val="0"/>
      <w:marRight w:val="0"/>
      <w:marTop w:val="0"/>
      <w:marBottom w:val="0"/>
      <w:divBdr>
        <w:top w:val="none" w:sz="0" w:space="0" w:color="auto"/>
        <w:left w:val="none" w:sz="0" w:space="0" w:color="auto"/>
        <w:bottom w:val="none" w:sz="0" w:space="0" w:color="auto"/>
        <w:right w:val="none" w:sz="0" w:space="0" w:color="auto"/>
      </w:divBdr>
    </w:div>
    <w:div w:id="552548369">
      <w:bodyDiv w:val="1"/>
      <w:marLeft w:val="0"/>
      <w:marRight w:val="0"/>
      <w:marTop w:val="0"/>
      <w:marBottom w:val="0"/>
      <w:divBdr>
        <w:top w:val="none" w:sz="0" w:space="0" w:color="auto"/>
        <w:left w:val="none" w:sz="0" w:space="0" w:color="auto"/>
        <w:bottom w:val="none" w:sz="0" w:space="0" w:color="auto"/>
        <w:right w:val="none" w:sz="0" w:space="0" w:color="auto"/>
      </w:divBdr>
    </w:div>
    <w:div w:id="560942666">
      <w:bodyDiv w:val="1"/>
      <w:marLeft w:val="0"/>
      <w:marRight w:val="0"/>
      <w:marTop w:val="0"/>
      <w:marBottom w:val="0"/>
      <w:divBdr>
        <w:top w:val="none" w:sz="0" w:space="0" w:color="auto"/>
        <w:left w:val="none" w:sz="0" w:space="0" w:color="auto"/>
        <w:bottom w:val="none" w:sz="0" w:space="0" w:color="auto"/>
        <w:right w:val="none" w:sz="0" w:space="0" w:color="auto"/>
      </w:divBdr>
    </w:div>
    <w:div w:id="561990246">
      <w:bodyDiv w:val="1"/>
      <w:marLeft w:val="0"/>
      <w:marRight w:val="0"/>
      <w:marTop w:val="0"/>
      <w:marBottom w:val="0"/>
      <w:divBdr>
        <w:top w:val="none" w:sz="0" w:space="0" w:color="auto"/>
        <w:left w:val="none" w:sz="0" w:space="0" w:color="auto"/>
        <w:bottom w:val="none" w:sz="0" w:space="0" w:color="auto"/>
        <w:right w:val="none" w:sz="0" w:space="0" w:color="auto"/>
      </w:divBdr>
    </w:div>
    <w:div w:id="576792302">
      <w:bodyDiv w:val="1"/>
      <w:marLeft w:val="0"/>
      <w:marRight w:val="0"/>
      <w:marTop w:val="0"/>
      <w:marBottom w:val="0"/>
      <w:divBdr>
        <w:top w:val="none" w:sz="0" w:space="0" w:color="auto"/>
        <w:left w:val="none" w:sz="0" w:space="0" w:color="auto"/>
        <w:bottom w:val="none" w:sz="0" w:space="0" w:color="auto"/>
        <w:right w:val="none" w:sz="0" w:space="0" w:color="auto"/>
      </w:divBdr>
    </w:div>
    <w:div w:id="581646140">
      <w:bodyDiv w:val="1"/>
      <w:marLeft w:val="0"/>
      <w:marRight w:val="0"/>
      <w:marTop w:val="0"/>
      <w:marBottom w:val="0"/>
      <w:divBdr>
        <w:top w:val="none" w:sz="0" w:space="0" w:color="auto"/>
        <w:left w:val="none" w:sz="0" w:space="0" w:color="auto"/>
        <w:bottom w:val="none" w:sz="0" w:space="0" w:color="auto"/>
        <w:right w:val="none" w:sz="0" w:space="0" w:color="auto"/>
      </w:divBdr>
    </w:div>
    <w:div w:id="592318195">
      <w:bodyDiv w:val="1"/>
      <w:marLeft w:val="0"/>
      <w:marRight w:val="0"/>
      <w:marTop w:val="0"/>
      <w:marBottom w:val="0"/>
      <w:divBdr>
        <w:top w:val="none" w:sz="0" w:space="0" w:color="auto"/>
        <w:left w:val="none" w:sz="0" w:space="0" w:color="auto"/>
        <w:bottom w:val="none" w:sz="0" w:space="0" w:color="auto"/>
        <w:right w:val="none" w:sz="0" w:space="0" w:color="auto"/>
      </w:divBdr>
    </w:div>
    <w:div w:id="601959861">
      <w:bodyDiv w:val="1"/>
      <w:marLeft w:val="0"/>
      <w:marRight w:val="0"/>
      <w:marTop w:val="0"/>
      <w:marBottom w:val="0"/>
      <w:divBdr>
        <w:top w:val="none" w:sz="0" w:space="0" w:color="auto"/>
        <w:left w:val="none" w:sz="0" w:space="0" w:color="auto"/>
        <w:bottom w:val="none" w:sz="0" w:space="0" w:color="auto"/>
        <w:right w:val="none" w:sz="0" w:space="0" w:color="auto"/>
      </w:divBdr>
    </w:div>
    <w:div w:id="609623358">
      <w:bodyDiv w:val="1"/>
      <w:marLeft w:val="0"/>
      <w:marRight w:val="0"/>
      <w:marTop w:val="0"/>
      <w:marBottom w:val="0"/>
      <w:divBdr>
        <w:top w:val="none" w:sz="0" w:space="0" w:color="auto"/>
        <w:left w:val="none" w:sz="0" w:space="0" w:color="auto"/>
        <w:bottom w:val="none" w:sz="0" w:space="0" w:color="auto"/>
        <w:right w:val="none" w:sz="0" w:space="0" w:color="auto"/>
      </w:divBdr>
    </w:div>
    <w:div w:id="611208361">
      <w:bodyDiv w:val="1"/>
      <w:marLeft w:val="0"/>
      <w:marRight w:val="0"/>
      <w:marTop w:val="0"/>
      <w:marBottom w:val="0"/>
      <w:divBdr>
        <w:top w:val="none" w:sz="0" w:space="0" w:color="auto"/>
        <w:left w:val="none" w:sz="0" w:space="0" w:color="auto"/>
        <w:bottom w:val="none" w:sz="0" w:space="0" w:color="auto"/>
        <w:right w:val="none" w:sz="0" w:space="0" w:color="auto"/>
      </w:divBdr>
    </w:div>
    <w:div w:id="611208886">
      <w:bodyDiv w:val="1"/>
      <w:marLeft w:val="0"/>
      <w:marRight w:val="0"/>
      <w:marTop w:val="0"/>
      <w:marBottom w:val="0"/>
      <w:divBdr>
        <w:top w:val="none" w:sz="0" w:space="0" w:color="auto"/>
        <w:left w:val="none" w:sz="0" w:space="0" w:color="auto"/>
        <w:bottom w:val="none" w:sz="0" w:space="0" w:color="auto"/>
        <w:right w:val="none" w:sz="0" w:space="0" w:color="auto"/>
      </w:divBdr>
    </w:div>
    <w:div w:id="612631469">
      <w:bodyDiv w:val="1"/>
      <w:marLeft w:val="0"/>
      <w:marRight w:val="0"/>
      <w:marTop w:val="0"/>
      <w:marBottom w:val="0"/>
      <w:divBdr>
        <w:top w:val="none" w:sz="0" w:space="0" w:color="auto"/>
        <w:left w:val="none" w:sz="0" w:space="0" w:color="auto"/>
        <w:bottom w:val="none" w:sz="0" w:space="0" w:color="auto"/>
        <w:right w:val="none" w:sz="0" w:space="0" w:color="auto"/>
      </w:divBdr>
    </w:div>
    <w:div w:id="617570525">
      <w:bodyDiv w:val="1"/>
      <w:marLeft w:val="0"/>
      <w:marRight w:val="0"/>
      <w:marTop w:val="0"/>
      <w:marBottom w:val="0"/>
      <w:divBdr>
        <w:top w:val="none" w:sz="0" w:space="0" w:color="auto"/>
        <w:left w:val="none" w:sz="0" w:space="0" w:color="auto"/>
        <w:bottom w:val="none" w:sz="0" w:space="0" w:color="auto"/>
        <w:right w:val="none" w:sz="0" w:space="0" w:color="auto"/>
      </w:divBdr>
    </w:div>
    <w:div w:id="648366370">
      <w:bodyDiv w:val="1"/>
      <w:marLeft w:val="0"/>
      <w:marRight w:val="0"/>
      <w:marTop w:val="0"/>
      <w:marBottom w:val="0"/>
      <w:divBdr>
        <w:top w:val="none" w:sz="0" w:space="0" w:color="auto"/>
        <w:left w:val="none" w:sz="0" w:space="0" w:color="auto"/>
        <w:bottom w:val="none" w:sz="0" w:space="0" w:color="auto"/>
        <w:right w:val="none" w:sz="0" w:space="0" w:color="auto"/>
      </w:divBdr>
    </w:div>
    <w:div w:id="649362161">
      <w:bodyDiv w:val="1"/>
      <w:marLeft w:val="0"/>
      <w:marRight w:val="0"/>
      <w:marTop w:val="0"/>
      <w:marBottom w:val="0"/>
      <w:divBdr>
        <w:top w:val="none" w:sz="0" w:space="0" w:color="auto"/>
        <w:left w:val="none" w:sz="0" w:space="0" w:color="auto"/>
        <w:bottom w:val="none" w:sz="0" w:space="0" w:color="auto"/>
        <w:right w:val="none" w:sz="0" w:space="0" w:color="auto"/>
      </w:divBdr>
    </w:div>
    <w:div w:id="659889592">
      <w:bodyDiv w:val="1"/>
      <w:marLeft w:val="0"/>
      <w:marRight w:val="0"/>
      <w:marTop w:val="0"/>
      <w:marBottom w:val="0"/>
      <w:divBdr>
        <w:top w:val="none" w:sz="0" w:space="0" w:color="auto"/>
        <w:left w:val="none" w:sz="0" w:space="0" w:color="auto"/>
        <w:bottom w:val="none" w:sz="0" w:space="0" w:color="auto"/>
        <w:right w:val="none" w:sz="0" w:space="0" w:color="auto"/>
      </w:divBdr>
    </w:div>
    <w:div w:id="669216143">
      <w:bodyDiv w:val="1"/>
      <w:marLeft w:val="0"/>
      <w:marRight w:val="0"/>
      <w:marTop w:val="0"/>
      <w:marBottom w:val="0"/>
      <w:divBdr>
        <w:top w:val="none" w:sz="0" w:space="0" w:color="auto"/>
        <w:left w:val="none" w:sz="0" w:space="0" w:color="auto"/>
        <w:bottom w:val="none" w:sz="0" w:space="0" w:color="auto"/>
        <w:right w:val="none" w:sz="0" w:space="0" w:color="auto"/>
      </w:divBdr>
    </w:div>
    <w:div w:id="673797680">
      <w:bodyDiv w:val="1"/>
      <w:marLeft w:val="0"/>
      <w:marRight w:val="0"/>
      <w:marTop w:val="0"/>
      <w:marBottom w:val="0"/>
      <w:divBdr>
        <w:top w:val="none" w:sz="0" w:space="0" w:color="auto"/>
        <w:left w:val="none" w:sz="0" w:space="0" w:color="auto"/>
        <w:bottom w:val="none" w:sz="0" w:space="0" w:color="auto"/>
        <w:right w:val="none" w:sz="0" w:space="0" w:color="auto"/>
      </w:divBdr>
    </w:div>
    <w:div w:id="677272643">
      <w:bodyDiv w:val="1"/>
      <w:marLeft w:val="0"/>
      <w:marRight w:val="0"/>
      <w:marTop w:val="0"/>
      <w:marBottom w:val="0"/>
      <w:divBdr>
        <w:top w:val="none" w:sz="0" w:space="0" w:color="auto"/>
        <w:left w:val="none" w:sz="0" w:space="0" w:color="auto"/>
        <w:bottom w:val="none" w:sz="0" w:space="0" w:color="auto"/>
        <w:right w:val="none" w:sz="0" w:space="0" w:color="auto"/>
      </w:divBdr>
    </w:div>
    <w:div w:id="682629070">
      <w:bodyDiv w:val="1"/>
      <w:marLeft w:val="0"/>
      <w:marRight w:val="0"/>
      <w:marTop w:val="0"/>
      <w:marBottom w:val="0"/>
      <w:divBdr>
        <w:top w:val="none" w:sz="0" w:space="0" w:color="auto"/>
        <w:left w:val="none" w:sz="0" w:space="0" w:color="auto"/>
        <w:bottom w:val="none" w:sz="0" w:space="0" w:color="auto"/>
        <w:right w:val="none" w:sz="0" w:space="0" w:color="auto"/>
      </w:divBdr>
      <w:divsChild>
        <w:div w:id="1069352457">
          <w:marLeft w:val="0"/>
          <w:marRight w:val="0"/>
          <w:marTop w:val="0"/>
          <w:marBottom w:val="0"/>
          <w:divBdr>
            <w:top w:val="none" w:sz="0" w:space="0" w:color="auto"/>
            <w:left w:val="none" w:sz="0" w:space="0" w:color="auto"/>
            <w:bottom w:val="none" w:sz="0" w:space="0" w:color="auto"/>
            <w:right w:val="none" w:sz="0" w:space="0" w:color="auto"/>
          </w:divBdr>
          <w:divsChild>
            <w:div w:id="809130340">
              <w:marLeft w:val="0"/>
              <w:marRight w:val="0"/>
              <w:marTop w:val="0"/>
              <w:marBottom w:val="0"/>
              <w:divBdr>
                <w:top w:val="none" w:sz="0" w:space="0" w:color="auto"/>
                <w:left w:val="none" w:sz="0" w:space="0" w:color="auto"/>
                <w:bottom w:val="none" w:sz="0" w:space="0" w:color="auto"/>
                <w:right w:val="none" w:sz="0" w:space="0" w:color="auto"/>
              </w:divBdr>
            </w:div>
            <w:div w:id="962543672">
              <w:marLeft w:val="0"/>
              <w:marRight w:val="0"/>
              <w:marTop w:val="0"/>
              <w:marBottom w:val="0"/>
              <w:divBdr>
                <w:top w:val="none" w:sz="0" w:space="0" w:color="auto"/>
                <w:left w:val="none" w:sz="0" w:space="0" w:color="auto"/>
                <w:bottom w:val="none" w:sz="0" w:space="0" w:color="auto"/>
                <w:right w:val="none" w:sz="0" w:space="0" w:color="auto"/>
              </w:divBdr>
              <w:divsChild>
                <w:div w:id="32972720">
                  <w:marLeft w:val="0"/>
                  <w:marRight w:val="0"/>
                  <w:marTop w:val="0"/>
                  <w:marBottom w:val="0"/>
                  <w:divBdr>
                    <w:top w:val="none" w:sz="0" w:space="0" w:color="auto"/>
                    <w:left w:val="none" w:sz="0" w:space="0" w:color="auto"/>
                    <w:bottom w:val="none" w:sz="0" w:space="0" w:color="auto"/>
                    <w:right w:val="none" w:sz="0" w:space="0" w:color="auto"/>
                  </w:divBdr>
                  <w:divsChild>
                    <w:div w:id="204886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11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639015">
      <w:bodyDiv w:val="1"/>
      <w:marLeft w:val="0"/>
      <w:marRight w:val="0"/>
      <w:marTop w:val="0"/>
      <w:marBottom w:val="0"/>
      <w:divBdr>
        <w:top w:val="none" w:sz="0" w:space="0" w:color="auto"/>
        <w:left w:val="none" w:sz="0" w:space="0" w:color="auto"/>
        <w:bottom w:val="none" w:sz="0" w:space="0" w:color="auto"/>
        <w:right w:val="none" w:sz="0" w:space="0" w:color="auto"/>
      </w:divBdr>
    </w:div>
    <w:div w:id="687295968">
      <w:bodyDiv w:val="1"/>
      <w:marLeft w:val="0"/>
      <w:marRight w:val="0"/>
      <w:marTop w:val="0"/>
      <w:marBottom w:val="0"/>
      <w:divBdr>
        <w:top w:val="none" w:sz="0" w:space="0" w:color="auto"/>
        <w:left w:val="none" w:sz="0" w:space="0" w:color="auto"/>
        <w:bottom w:val="none" w:sz="0" w:space="0" w:color="auto"/>
        <w:right w:val="none" w:sz="0" w:space="0" w:color="auto"/>
      </w:divBdr>
    </w:div>
    <w:div w:id="713771576">
      <w:bodyDiv w:val="1"/>
      <w:marLeft w:val="0"/>
      <w:marRight w:val="0"/>
      <w:marTop w:val="0"/>
      <w:marBottom w:val="0"/>
      <w:divBdr>
        <w:top w:val="none" w:sz="0" w:space="0" w:color="auto"/>
        <w:left w:val="none" w:sz="0" w:space="0" w:color="auto"/>
        <w:bottom w:val="none" w:sz="0" w:space="0" w:color="auto"/>
        <w:right w:val="none" w:sz="0" w:space="0" w:color="auto"/>
      </w:divBdr>
    </w:div>
    <w:div w:id="744958813">
      <w:bodyDiv w:val="1"/>
      <w:marLeft w:val="0"/>
      <w:marRight w:val="0"/>
      <w:marTop w:val="0"/>
      <w:marBottom w:val="0"/>
      <w:divBdr>
        <w:top w:val="none" w:sz="0" w:space="0" w:color="auto"/>
        <w:left w:val="none" w:sz="0" w:space="0" w:color="auto"/>
        <w:bottom w:val="none" w:sz="0" w:space="0" w:color="auto"/>
        <w:right w:val="none" w:sz="0" w:space="0" w:color="auto"/>
      </w:divBdr>
    </w:div>
    <w:div w:id="749042066">
      <w:bodyDiv w:val="1"/>
      <w:marLeft w:val="0"/>
      <w:marRight w:val="0"/>
      <w:marTop w:val="0"/>
      <w:marBottom w:val="0"/>
      <w:divBdr>
        <w:top w:val="none" w:sz="0" w:space="0" w:color="auto"/>
        <w:left w:val="none" w:sz="0" w:space="0" w:color="auto"/>
        <w:bottom w:val="none" w:sz="0" w:space="0" w:color="auto"/>
        <w:right w:val="none" w:sz="0" w:space="0" w:color="auto"/>
      </w:divBdr>
    </w:div>
    <w:div w:id="773089677">
      <w:bodyDiv w:val="1"/>
      <w:marLeft w:val="0"/>
      <w:marRight w:val="0"/>
      <w:marTop w:val="0"/>
      <w:marBottom w:val="0"/>
      <w:divBdr>
        <w:top w:val="none" w:sz="0" w:space="0" w:color="auto"/>
        <w:left w:val="none" w:sz="0" w:space="0" w:color="auto"/>
        <w:bottom w:val="none" w:sz="0" w:space="0" w:color="auto"/>
        <w:right w:val="none" w:sz="0" w:space="0" w:color="auto"/>
      </w:divBdr>
    </w:div>
    <w:div w:id="785856973">
      <w:bodyDiv w:val="1"/>
      <w:marLeft w:val="0"/>
      <w:marRight w:val="0"/>
      <w:marTop w:val="0"/>
      <w:marBottom w:val="0"/>
      <w:divBdr>
        <w:top w:val="none" w:sz="0" w:space="0" w:color="auto"/>
        <w:left w:val="none" w:sz="0" w:space="0" w:color="auto"/>
        <w:bottom w:val="none" w:sz="0" w:space="0" w:color="auto"/>
        <w:right w:val="none" w:sz="0" w:space="0" w:color="auto"/>
      </w:divBdr>
    </w:div>
    <w:div w:id="790712987">
      <w:bodyDiv w:val="1"/>
      <w:marLeft w:val="0"/>
      <w:marRight w:val="0"/>
      <w:marTop w:val="0"/>
      <w:marBottom w:val="0"/>
      <w:divBdr>
        <w:top w:val="none" w:sz="0" w:space="0" w:color="auto"/>
        <w:left w:val="none" w:sz="0" w:space="0" w:color="auto"/>
        <w:bottom w:val="none" w:sz="0" w:space="0" w:color="auto"/>
        <w:right w:val="none" w:sz="0" w:space="0" w:color="auto"/>
      </w:divBdr>
    </w:div>
    <w:div w:id="794715534">
      <w:bodyDiv w:val="1"/>
      <w:marLeft w:val="0"/>
      <w:marRight w:val="0"/>
      <w:marTop w:val="0"/>
      <w:marBottom w:val="0"/>
      <w:divBdr>
        <w:top w:val="none" w:sz="0" w:space="0" w:color="auto"/>
        <w:left w:val="none" w:sz="0" w:space="0" w:color="auto"/>
        <w:bottom w:val="none" w:sz="0" w:space="0" w:color="auto"/>
        <w:right w:val="none" w:sz="0" w:space="0" w:color="auto"/>
      </w:divBdr>
    </w:div>
    <w:div w:id="795412610">
      <w:bodyDiv w:val="1"/>
      <w:marLeft w:val="0"/>
      <w:marRight w:val="0"/>
      <w:marTop w:val="0"/>
      <w:marBottom w:val="0"/>
      <w:divBdr>
        <w:top w:val="none" w:sz="0" w:space="0" w:color="auto"/>
        <w:left w:val="none" w:sz="0" w:space="0" w:color="auto"/>
        <w:bottom w:val="none" w:sz="0" w:space="0" w:color="auto"/>
        <w:right w:val="none" w:sz="0" w:space="0" w:color="auto"/>
      </w:divBdr>
    </w:div>
    <w:div w:id="799960067">
      <w:bodyDiv w:val="1"/>
      <w:marLeft w:val="0"/>
      <w:marRight w:val="0"/>
      <w:marTop w:val="0"/>
      <w:marBottom w:val="0"/>
      <w:divBdr>
        <w:top w:val="none" w:sz="0" w:space="0" w:color="auto"/>
        <w:left w:val="none" w:sz="0" w:space="0" w:color="auto"/>
        <w:bottom w:val="none" w:sz="0" w:space="0" w:color="auto"/>
        <w:right w:val="none" w:sz="0" w:space="0" w:color="auto"/>
      </w:divBdr>
    </w:div>
    <w:div w:id="830409076">
      <w:bodyDiv w:val="1"/>
      <w:marLeft w:val="0"/>
      <w:marRight w:val="0"/>
      <w:marTop w:val="0"/>
      <w:marBottom w:val="0"/>
      <w:divBdr>
        <w:top w:val="none" w:sz="0" w:space="0" w:color="auto"/>
        <w:left w:val="none" w:sz="0" w:space="0" w:color="auto"/>
        <w:bottom w:val="none" w:sz="0" w:space="0" w:color="auto"/>
        <w:right w:val="none" w:sz="0" w:space="0" w:color="auto"/>
      </w:divBdr>
      <w:divsChild>
        <w:div w:id="951859632">
          <w:marLeft w:val="0"/>
          <w:marRight w:val="0"/>
          <w:marTop w:val="0"/>
          <w:marBottom w:val="0"/>
          <w:divBdr>
            <w:top w:val="none" w:sz="0" w:space="0" w:color="auto"/>
            <w:left w:val="none" w:sz="0" w:space="0" w:color="auto"/>
            <w:bottom w:val="none" w:sz="0" w:space="0" w:color="auto"/>
            <w:right w:val="none" w:sz="0" w:space="0" w:color="auto"/>
          </w:divBdr>
        </w:div>
      </w:divsChild>
    </w:div>
    <w:div w:id="837110764">
      <w:bodyDiv w:val="1"/>
      <w:marLeft w:val="0"/>
      <w:marRight w:val="0"/>
      <w:marTop w:val="0"/>
      <w:marBottom w:val="0"/>
      <w:divBdr>
        <w:top w:val="none" w:sz="0" w:space="0" w:color="auto"/>
        <w:left w:val="none" w:sz="0" w:space="0" w:color="auto"/>
        <w:bottom w:val="none" w:sz="0" w:space="0" w:color="auto"/>
        <w:right w:val="none" w:sz="0" w:space="0" w:color="auto"/>
      </w:divBdr>
    </w:div>
    <w:div w:id="853806066">
      <w:bodyDiv w:val="1"/>
      <w:marLeft w:val="0"/>
      <w:marRight w:val="0"/>
      <w:marTop w:val="0"/>
      <w:marBottom w:val="0"/>
      <w:divBdr>
        <w:top w:val="none" w:sz="0" w:space="0" w:color="auto"/>
        <w:left w:val="none" w:sz="0" w:space="0" w:color="auto"/>
        <w:bottom w:val="none" w:sz="0" w:space="0" w:color="auto"/>
        <w:right w:val="none" w:sz="0" w:space="0" w:color="auto"/>
      </w:divBdr>
    </w:div>
    <w:div w:id="859395786">
      <w:bodyDiv w:val="1"/>
      <w:marLeft w:val="0"/>
      <w:marRight w:val="0"/>
      <w:marTop w:val="0"/>
      <w:marBottom w:val="0"/>
      <w:divBdr>
        <w:top w:val="none" w:sz="0" w:space="0" w:color="auto"/>
        <w:left w:val="none" w:sz="0" w:space="0" w:color="auto"/>
        <w:bottom w:val="none" w:sz="0" w:space="0" w:color="auto"/>
        <w:right w:val="none" w:sz="0" w:space="0" w:color="auto"/>
      </w:divBdr>
    </w:div>
    <w:div w:id="877206868">
      <w:bodyDiv w:val="1"/>
      <w:marLeft w:val="0"/>
      <w:marRight w:val="0"/>
      <w:marTop w:val="0"/>
      <w:marBottom w:val="0"/>
      <w:divBdr>
        <w:top w:val="none" w:sz="0" w:space="0" w:color="auto"/>
        <w:left w:val="none" w:sz="0" w:space="0" w:color="auto"/>
        <w:bottom w:val="none" w:sz="0" w:space="0" w:color="auto"/>
        <w:right w:val="none" w:sz="0" w:space="0" w:color="auto"/>
      </w:divBdr>
    </w:div>
    <w:div w:id="878321932">
      <w:bodyDiv w:val="1"/>
      <w:marLeft w:val="0"/>
      <w:marRight w:val="0"/>
      <w:marTop w:val="0"/>
      <w:marBottom w:val="0"/>
      <w:divBdr>
        <w:top w:val="none" w:sz="0" w:space="0" w:color="auto"/>
        <w:left w:val="none" w:sz="0" w:space="0" w:color="auto"/>
        <w:bottom w:val="none" w:sz="0" w:space="0" w:color="auto"/>
        <w:right w:val="none" w:sz="0" w:space="0" w:color="auto"/>
      </w:divBdr>
    </w:div>
    <w:div w:id="880170248">
      <w:bodyDiv w:val="1"/>
      <w:marLeft w:val="0"/>
      <w:marRight w:val="0"/>
      <w:marTop w:val="0"/>
      <w:marBottom w:val="0"/>
      <w:divBdr>
        <w:top w:val="none" w:sz="0" w:space="0" w:color="auto"/>
        <w:left w:val="none" w:sz="0" w:space="0" w:color="auto"/>
        <w:bottom w:val="none" w:sz="0" w:space="0" w:color="auto"/>
        <w:right w:val="none" w:sz="0" w:space="0" w:color="auto"/>
      </w:divBdr>
    </w:div>
    <w:div w:id="894242682">
      <w:bodyDiv w:val="1"/>
      <w:marLeft w:val="0"/>
      <w:marRight w:val="0"/>
      <w:marTop w:val="0"/>
      <w:marBottom w:val="0"/>
      <w:divBdr>
        <w:top w:val="none" w:sz="0" w:space="0" w:color="auto"/>
        <w:left w:val="none" w:sz="0" w:space="0" w:color="auto"/>
        <w:bottom w:val="none" w:sz="0" w:space="0" w:color="auto"/>
        <w:right w:val="none" w:sz="0" w:space="0" w:color="auto"/>
      </w:divBdr>
    </w:div>
    <w:div w:id="901065991">
      <w:bodyDiv w:val="1"/>
      <w:marLeft w:val="0"/>
      <w:marRight w:val="0"/>
      <w:marTop w:val="0"/>
      <w:marBottom w:val="0"/>
      <w:divBdr>
        <w:top w:val="none" w:sz="0" w:space="0" w:color="auto"/>
        <w:left w:val="none" w:sz="0" w:space="0" w:color="auto"/>
        <w:bottom w:val="none" w:sz="0" w:space="0" w:color="auto"/>
        <w:right w:val="none" w:sz="0" w:space="0" w:color="auto"/>
      </w:divBdr>
    </w:div>
    <w:div w:id="910509282">
      <w:bodyDiv w:val="1"/>
      <w:marLeft w:val="0"/>
      <w:marRight w:val="0"/>
      <w:marTop w:val="0"/>
      <w:marBottom w:val="0"/>
      <w:divBdr>
        <w:top w:val="none" w:sz="0" w:space="0" w:color="auto"/>
        <w:left w:val="none" w:sz="0" w:space="0" w:color="auto"/>
        <w:bottom w:val="none" w:sz="0" w:space="0" w:color="auto"/>
        <w:right w:val="none" w:sz="0" w:space="0" w:color="auto"/>
      </w:divBdr>
    </w:div>
    <w:div w:id="915090179">
      <w:bodyDiv w:val="1"/>
      <w:marLeft w:val="0"/>
      <w:marRight w:val="0"/>
      <w:marTop w:val="0"/>
      <w:marBottom w:val="0"/>
      <w:divBdr>
        <w:top w:val="none" w:sz="0" w:space="0" w:color="auto"/>
        <w:left w:val="none" w:sz="0" w:space="0" w:color="auto"/>
        <w:bottom w:val="none" w:sz="0" w:space="0" w:color="auto"/>
        <w:right w:val="none" w:sz="0" w:space="0" w:color="auto"/>
      </w:divBdr>
    </w:div>
    <w:div w:id="927344061">
      <w:bodyDiv w:val="1"/>
      <w:marLeft w:val="0"/>
      <w:marRight w:val="0"/>
      <w:marTop w:val="0"/>
      <w:marBottom w:val="0"/>
      <w:divBdr>
        <w:top w:val="none" w:sz="0" w:space="0" w:color="auto"/>
        <w:left w:val="none" w:sz="0" w:space="0" w:color="auto"/>
        <w:bottom w:val="none" w:sz="0" w:space="0" w:color="auto"/>
        <w:right w:val="none" w:sz="0" w:space="0" w:color="auto"/>
      </w:divBdr>
    </w:div>
    <w:div w:id="934171722">
      <w:bodyDiv w:val="1"/>
      <w:marLeft w:val="0"/>
      <w:marRight w:val="0"/>
      <w:marTop w:val="0"/>
      <w:marBottom w:val="0"/>
      <w:divBdr>
        <w:top w:val="none" w:sz="0" w:space="0" w:color="auto"/>
        <w:left w:val="none" w:sz="0" w:space="0" w:color="auto"/>
        <w:bottom w:val="none" w:sz="0" w:space="0" w:color="auto"/>
        <w:right w:val="none" w:sz="0" w:space="0" w:color="auto"/>
      </w:divBdr>
    </w:div>
    <w:div w:id="950935205">
      <w:bodyDiv w:val="1"/>
      <w:marLeft w:val="0"/>
      <w:marRight w:val="0"/>
      <w:marTop w:val="0"/>
      <w:marBottom w:val="0"/>
      <w:divBdr>
        <w:top w:val="none" w:sz="0" w:space="0" w:color="auto"/>
        <w:left w:val="none" w:sz="0" w:space="0" w:color="auto"/>
        <w:bottom w:val="none" w:sz="0" w:space="0" w:color="auto"/>
        <w:right w:val="none" w:sz="0" w:space="0" w:color="auto"/>
      </w:divBdr>
    </w:div>
    <w:div w:id="981347404">
      <w:bodyDiv w:val="1"/>
      <w:marLeft w:val="0"/>
      <w:marRight w:val="0"/>
      <w:marTop w:val="0"/>
      <w:marBottom w:val="0"/>
      <w:divBdr>
        <w:top w:val="none" w:sz="0" w:space="0" w:color="auto"/>
        <w:left w:val="none" w:sz="0" w:space="0" w:color="auto"/>
        <w:bottom w:val="none" w:sz="0" w:space="0" w:color="auto"/>
        <w:right w:val="none" w:sz="0" w:space="0" w:color="auto"/>
      </w:divBdr>
    </w:div>
    <w:div w:id="981958226">
      <w:bodyDiv w:val="1"/>
      <w:marLeft w:val="0"/>
      <w:marRight w:val="0"/>
      <w:marTop w:val="0"/>
      <w:marBottom w:val="0"/>
      <w:divBdr>
        <w:top w:val="none" w:sz="0" w:space="0" w:color="auto"/>
        <w:left w:val="none" w:sz="0" w:space="0" w:color="auto"/>
        <w:bottom w:val="none" w:sz="0" w:space="0" w:color="auto"/>
        <w:right w:val="none" w:sz="0" w:space="0" w:color="auto"/>
      </w:divBdr>
    </w:div>
    <w:div w:id="990867618">
      <w:bodyDiv w:val="1"/>
      <w:marLeft w:val="0"/>
      <w:marRight w:val="0"/>
      <w:marTop w:val="0"/>
      <w:marBottom w:val="0"/>
      <w:divBdr>
        <w:top w:val="none" w:sz="0" w:space="0" w:color="auto"/>
        <w:left w:val="none" w:sz="0" w:space="0" w:color="auto"/>
        <w:bottom w:val="none" w:sz="0" w:space="0" w:color="auto"/>
        <w:right w:val="none" w:sz="0" w:space="0" w:color="auto"/>
      </w:divBdr>
    </w:div>
    <w:div w:id="1000503683">
      <w:bodyDiv w:val="1"/>
      <w:marLeft w:val="0"/>
      <w:marRight w:val="0"/>
      <w:marTop w:val="0"/>
      <w:marBottom w:val="0"/>
      <w:divBdr>
        <w:top w:val="none" w:sz="0" w:space="0" w:color="auto"/>
        <w:left w:val="none" w:sz="0" w:space="0" w:color="auto"/>
        <w:bottom w:val="none" w:sz="0" w:space="0" w:color="auto"/>
        <w:right w:val="none" w:sz="0" w:space="0" w:color="auto"/>
      </w:divBdr>
    </w:div>
    <w:div w:id="1005329856">
      <w:bodyDiv w:val="1"/>
      <w:marLeft w:val="0"/>
      <w:marRight w:val="0"/>
      <w:marTop w:val="0"/>
      <w:marBottom w:val="0"/>
      <w:divBdr>
        <w:top w:val="none" w:sz="0" w:space="0" w:color="auto"/>
        <w:left w:val="none" w:sz="0" w:space="0" w:color="auto"/>
        <w:bottom w:val="none" w:sz="0" w:space="0" w:color="auto"/>
        <w:right w:val="none" w:sz="0" w:space="0" w:color="auto"/>
      </w:divBdr>
    </w:div>
    <w:div w:id="1010334196">
      <w:bodyDiv w:val="1"/>
      <w:marLeft w:val="0"/>
      <w:marRight w:val="0"/>
      <w:marTop w:val="0"/>
      <w:marBottom w:val="0"/>
      <w:divBdr>
        <w:top w:val="none" w:sz="0" w:space="0" w:color="auto"/>
        <w:left w:val="none" w:sz="0" w:space="0" w:color="auto"/>
        <w:bottom w:val="none" w:sz="0" w:space="0" w:color="auto"/>
        <w:right w:val="none" w:sz="0" w:space="0" w:color="auto"/>
      </w:divBdr>
    </w:div>
    <w:div w:id="1015962980">
      <w:bodyDiv w:val="1"/>
      <w:marLeft w:val="0"/>
      <w:marRight w:val="0"/>
      <w:marTop w:val="0"/>
      <w:marBottom w:val="0"/>
      <w:divBdr>
        <w:top w:val="none" w:sz="0" w:space="0" w:color="auto"/>
        <w:left w:val="none" w:sz="0" w:space="0" w:color="auto"/>
        <w:bottom w:val="none" w:sz="0" w:space="0" w:color="auto"/>
        <w:right w:val="none" w:sz="0" w:space="0" w:color="auto"/>
      </w:divBdr>
    </w:div>
    <w:div w:id="1017846771">
      <w:bodyDiv w:val="1"/>
      <w:marLeft w:val="0"/>
      <w:marRight w:val="0"/>
      <w:marTop w:val="0"/>
      <w:marBottom w:val="0"/>
      <w:divBdr>
        <w:top w:val="none" w:sz="0" w:space="0" w:color="auto"/>
        <w:left w:val="none" w:sz="0" w:space="0" w:color="auto"/>
        <w:bottom w:val="none" w:sz="0" w:space="0" w:color="auto"/>
        <w:right w:val="none" w:sz="0" w:space="0" w:color="auto"/>
      </w:divBdr>
    </w:div>
    <w:div w:id="1020014687">
      <w:bodyDiv w:val="1"/>
      <w:marLeft w:val="0"/>
      <w:marRight w:val="0"/>
      <w:marTop w:val="0"/>
      <w:marBottom w:val="0"/>
      <w:divBdr>
        <w:top w:val="none" w:sz="0" w:space="0" w:color="auto"/>
        <w:left w:val="none" w:sz="0" w:space="0" w:color="auto"/>
        <w:bottom w:val="none" w:sz="0" w:space="0" w:color="auto"/>
        <w:right w:val="none" w:sz="0" w:space="0" w:color="auto"/>
      </w:divBdr>
    </w:div>
    <w:div w:id="1021394624">
      <w:bodyDiv w:val="1"/>
      <w:marLeft w:val="0"/>
      <w:marRight w:val="0"/>
      <w:marTop w:val="0"/>
      <w:marBottom w:val="0"/>
      <w:divBdr>
        <w:top w:val="none" w:sz="0" w:space="0" w:color="auto"/>
        <w:left w:val="none" w:sz="0" w:space="0" w:color="auto"/>
        <w:bottom w:val="none" w:sz="0" w:space="0" w:color="auto"/>
        <w:right w:val="none" w:sz="0" w:space="0" w:color="auto"/>
      </w:divBdr>
    </w:div>
    <w:div w:id="1042099992">
      <w:bodyDiv w:val="1"/>
      <w:marLeft w:val="0"/>
      <w:marRight w:val="0"/>
      <w:marTop w:val="0"/>
      <w:marBottom w:val="0"/>
      <w:divBdr>
        <w:top w:val="none" w:sz="0" w:space="0" w:color="auto"/>
        <w:left w:val="none" w:sz="0" w:space="0" w:color="auto"/>
        <w:bottom w:val="none" w:sz="0" w:space="0" w:color="auto"/>
        <w:right w:val="none" w:sz="0" w:space="0" w:color="auto"/>
      </w:divBdr>
    </w:div>
    <w:div w:id="1057125642">
      <w:bodyDiv w:val="1"/>
      <w:marLeft w:val="0"/>
      <w:marRight w:val="0"/>
      <w:marTop w:val="0"/>
      <w:marBottom w:val="0"/>
      <w:divBdr>
        <w:top w:val="none" w:sz="0" w:space="0" w:color="auto"/>
        <w:left w:val="none" w:sz="0" w:space="0" w:color="auto"/>
        <w:bottom w:val="none" w:sz="0" w:space="0" w:color="auto"/>
        <w:right w:val="none" w:sz="0" w:space="0" w:color="auto"/>
      </w:divBdr>
    </w:div>
    <w:div w:id="1077895011">
      <w:bodyDiv w:val="1"/>
      <w:marLeft w:val="0"/>
      <w:marRight w:val="0"/>
      <w:marTop w:val="0"/>
      <w:marBottom w:val="0"/>
      <w:divBdr>
        <w:top w:val="none" w:sz="0" w:space="0" w:color="auto"/>
        <w:left w:val="none" w:sz="0" w:space="0" w:color="auto"/>
        <w:bottom w:val="none" w:sz="0" w:space="0" w:color="auto"/>
        <w:right w:val="none" w:sz="0" w:space="0" w:color="auto"/>
      </w:divBdr>
    </w:div>
    <w:div w:id="1086610112">
      <w:bodyDiv w:val="1"/>
      <w:marLeft w:val="0"/>
      <w:marRight w:val="0"/>
      <w:marTop w:val="0"/>
      <w:marBottom w:val="0"/>
      <w:divBdr>
        <w:top w:val="none" w:sz="0" w:space="0" w:color="auto"/>
        <w:left w:val="none" w:sz="0" w:space="0" w:color="auto"/>
        <w:bottom w:val="none" w:sz="0" w:space="0" w:color="auto"/>
        <w:right w:val="none" w:sz="0" w:space="0" w:color="auto"/>
      </w:divBdr>
    </w:div>
    <w:div w:id="1092699644">
      <w:bodyDiv w:val="1"/>
      <w:marLeft w:val="0"/>
      <w:marRight w:val="0"/>
      <w:marTop w:val="0"/>
      <w:marBottom w:val="0"/>
      <w:divBdr>
        <w:top w:val="none" w:sz="0" w:space="0" w:color="auto"/>
        <w:left w:val="none" w:sz="0" w:space="0" w:color="auto"/>
        <w:bottom w:val="none" w:sz="0" w:space="0" w:color="auto"/>
        <w:right w:val="none" w:sz="0" w:space="0" w:color="auto"/>
      </w:divBdr>
    </w:div>
    <w:div w:id="1113554288">
      <w:bodyDiv w:val="1"/>
      <w:marLeft w:val="0"/>
      <w:marRight w:val="0"/>
      <w:marTop w:val="0"/>
      <w:marBottom w:val="0"/>
      <w:divBdr>
        <w:top w:val="none" w:sz="0" w:space="0" w:color="auto"/>
        <w:left w:val="none" w:sz="0" w:space="0" w:color="auto"/>
        <w:bottom w:val="none" w:sz="0" w:space="0" w:color="auto"/>
        <w:right w:val="none" w:sz="0" w:space="0" w:color="auto"/>
      </w:divBdr>
    </w:div>
    <w:div w:id="1116826742">
      <w:bodyDiv w:val="1"/>
      <w:marLeft w:val="0"/>
      <w:marRight w:val="0"/>
      <w:marTop w:val="0"/>
      <w:marBottom w:val="0"/>
      <w:divBdr>
        <w:top w:val="none" w:sz="0" w:space="0" w:color="auto"/>
        <w:left w:val="none" w:sz="0" w:space="0" w:color="auto"/>
        <w:bottom w:val="none" w:sz="0" w:space="0" w:color="auto"/>
        <w:right w:val="none" w:sz="0" w:space="0" w:color="auto"/>
      </w:divBdr>
    </w:div>
    <w:div w:id="1118794824">
      <w:bodyDiv w:val="1"/>
      <w:marLeft w:val="0"/>
      <w:marRight w:val="0"/>
      <w:marTop w:val="0"/>
      <w:marBottom w:val="0"/>
      <w:divBdr>
        <w:top w:val="none" w:sz="0" w:space="0" w:color="auto"/>
        <w:left w:val="none" w:sz="0" w:space="0" w:color="auto"/>
        <w:bottom w:val="none" w:sz="0" w:space="0" w:color="auto"/>
        <w:right w:val="none" w:sz="0" w:space="0" w:color="auto"/>
      </w:divBdr>
    </w:div>
    <w:div w:id="1131290523">
      <w:bodyDiv w:val="1"/>
      <w:marLeft w:val="0"/>
      <w:marRight w:val="0"/>
      <w:marTop w:val="0"/>
      <w:marBottom w:val="0"/>
      <w:divBdr>
        <w:top w:val="none" w:sz="0" w:space="0" w:color="auto"/>
        <w:left w:val="none" w:sz="0" w:space="0" w:color="auto"/>
        <w:bottom w:val="none" w:sz="0" w:space="0" w:color="auto"/>
        <w:right w:val="none" w:sz="0" w:space="0" w:color="auto"/>
      </w:divBdr>
    </w:div>
    <w:div w:id="1140225655">
      <w:bodyDiv w:val="1"/>
      <w:marLeft w:val="0"/>
      <w:marRight w:val="0"/>
      <w:marTop w:val="0"/>
      <w:marBottom w:val="0"/>
      <w:divBdr>
        <w:top w:val="none" w:sz="0" w:space="0" w:color="auto"/>
        <w:left w:val="none" w:sz="0" w:space="0" w:color="auto"/>
        <w:bottom w:val="none" w:sz="0" w:space="0" w:color="auto"/>
        <w:right w:val="none" w:sz="0" w:space="0" w:color="auto"/>
      </w:divBdr>
    </w:div>
    <w:div w:id="1163854451">
      <w:bodyDiv w:val="1"/>
      <w:marLeft w:val="0"/>
      <w:marRight w:val="0"/>
      <w:marTop w:val="0"/>
      <w:marBottom w:val="0"/>
      <w:divBdr>
        <w:top w:val="none" w:sz="0" w:space="0" w:color="auto"/>
        <w:left w:val="none" w:sz="0" w:space="0" w:color="auto"/>
        <w:bottom w:val="none" w:sz="0" w:space="0" w:color="auto"/>
        <w:right w:val="none" w:sz="0" w:space="0" w:color="auto"/>
      </w:divBdr>
    </w:div>
    <w:div w:id="1168012150">
      <w:bodyDiv w:val="1"/>
      <w:marLeft w:val="0"/>
      <w:marRight w:val="0"/>
      <w:marTop w:val="0"/>
      <w:marBottom w:val="0"/>
      <w:divBdr>
        <w:top w:val="none" w:sz="0" w:space="0" w:color="auto"/>
        <w:left w:val="none" w:sz="0" w:space="0" w:color="auto"/>
        <w:bottom w:val="none" w:sz="0" w:space="0" w:color="auto"/>
        <w:right w:val="none" w:sz="0" w:space="0" w:color="auto"/>
      </w:divBdr>
    </w:div>
    <w:div w:id="1188786539">
      <w:bodyDiv w:val="1"/>
      <w:marLeft w:val="0"/>
      <w:marRight w:val="0"/>
      <w:marTop w:val="0"/>
      <w:marBottom w:val="0"/>
      <w:divBdr>
        <w:top w:val="none" w:sz="0" w:space="0" w:color="auto"/>
        <w:left w:val="none" w:sz="0" w:space="0" w:color="auto"/>
        <w:bottom w:val="none" w:sz="0" w:space="0" w:color="auto"/>
        <w:right w:val="none" w:sz="0" w:space="0" w:color="auto"/>
      </w:divBdr>
    </w:div>
    <w:div w:id="1190801952">
      <w:bodyDiv w:val="1"/>
      <w:marLeft w:val="0"/>
      <w:marRight w:val="0"/>
      <w:marTop w:val="0"/>
      <w:marBottom w:val="0"/>
      <w:divBdr>
        <w:top w:val="none" w:sz="0" w:space="0" w:color="auto"/>
        <w:left w:val="none" w:sz="0" w:space="0" w:color="auto"/>
        <w:bottom w:val="none" w:sz="0" w:space="0" w:color="auto"/>
        <w:right w:val="none" w:sz="0" w:space="0" w:color="auto"/>
      </w:divBdr>
    </w:div>
    <w:div w:id="1191915836">
      <w:bodyDiv w:val="1"/>
      <w:marLeft w:val="0"/>
      <w:marRight w:val="0"/>
      <w:marTop w:val="0"/>
      <w:marBottom w:val="0"/>
      <w:divBdr>
        <w:top w:val="none" w:sz="0" w:space="0" w:color="auto"/>
        <w:left w:val="none" w:sz="0" w:space="0" w:color="auto"/>
        <w:bottom w:val="none" w:sz="0" w:space="0" w:color="auto"/>
        <w:right w:val="none" w:sz="0" w:space="0" w:color="auto"/>
      </w:divBdr>
    </w:div>
    <w:div w:id="1196308285">
      <w:bodyDiv w:val="1"/>
      <w:marLeft w:val="0"/>
      <w:marRight w:val="0"/>
      <w:marTop w:val="0"/>
      <w:marBottom w:val="0"/>
      <w:divBdr>
        <w:top w:val="none" w:sz="0" w:space="0" w:color="auto"/>
        <w:left w:val="none" w:sz="0" w:space="0" w:color="auto"/>
        <w:bottom w:val="none" w:sz="0" w:space="0" w:color="auto"/>
        <w:right w:val="none" w:sz="0" w:space="0" w:color="auto"/>
      </w:divBdr>
    </w:div>
    <w:div w:id="1198859824">
      <w:bodyDiv w:val="1"/>
      <w:marLeft w:val="0"/>
      <w:marRight w:val="0"/>
      <w:marTop w:val="0"/>
      <w:marBottom w:val="0"/>
      <w:divBdr>
        <w:top w:val="none" w:sz="0" w:space="0" w:color="auto"/>
        <w:left w:val="none" w:sz="0" w:space="0" w:color="auto"/>
        <w:bottom w:val="none" w:sz="0" w:space="0" w:color="auto"/>
        <w:right w:val="none" w:sz="0" w:space="0" w:color="auto"/>
      </w:divBdr>
    </w:div>
    <w:div w:id="1203205511">
      <w:bodyDiv w:val="1"/>
      <w:marLeft w:val="0"/>
      <w:marRight w:val="0"/>
      <w:marTop w:val="0"/>
      <w:marBottom w:val="0"/>
      <w:divBdr>
        <w:top w:val="none" w:sz="0" w:space="0" w:color="auto"/>
        <w:left w:val="none" w:sz="0" w:space="0" w:color="auto"/>
        <w:bottom w:val="none" w:sz="0" w:space="0" w:color="auto"/>
        <w:right w:val="none" w:sz="0" w:space="0" w:color="auto"/>
      </w:divBdr>
    </w:div>
    <w:div w:id="1213275344">
      <w:bodyDiv w:val="1"/>
      <w:marLeft w:val="0"/>
      <w:marRight w:val="0"/>
      <w:marTop w:val="0"/>
      <w:marBottom w:val="0"/>
      <w:divBdr>
        <w:top w:val="none" w:sz="0" w:space="0" w:color="auto"/>
        <w:left w:val="none" w:sz="0" w:space="0" w:color="auto"/>
        <w:bottom w:val="none" w:sz="0" w:space="0" w:color="auto"/>
        <w:right w:val="none" w:sz="0" w:space="0" w:color="auto"/>
      </w:divBdr>
    </w:div>
    <w:div w:id="1228568830">
      <w:bodyDiv w:val="1"/>
      <w:marLeft w:val="0"/>
      <w:marRight w:val="0"/>
      <w:marTop w:val="0"/>
      <w:marBottom w:val="0"/>
      <w:divBdr>
        <w:top w:val="none" w:sz="0" w:space="0" w:color="auto"/>
        <w:left w:val="none" w:sz="0" w:space="0" w:color="auto"/>
        <w:bottom w:val="none" w:sz="0" w:space="0" w:color="auto"/>
        <w:right w:val="none" w:sz="0" w:space="0" w:color="auto"/>
      </w:divBdr>
    </w:div>
    <w:div w:id="1245072408">
      <w:bodyDiv w:val="1"/>
      <w:marLeft w:val="0"/>
      <w:marRight w:val="0"/>
      <w:marTop w:val="0"/>
      <w:marBottom w:val="0"/>
      <w:divBdr>
        <w:top w:val="none" w:sz="0" w:space="0" w:color="auto"/>
        <w:left w:val="none" w:sz="0" w:space="0" w:color="auto"/>
        <w:bottom w:val="none" w:sz="0" w:space="0" w:color="auto"/>
        <w:right w:val="none" w:sz="0" w:space="0" w:color="auto"/>
      </w:divBdr>
    </w:div>
    <w:div w:id="1248155850">
      <w:bodyDiv w:val="1"/>
      <w:marLeft w:val="0"/>
      <w:marRight w:val="0"/>
      <w:marTop w:val="0"/>
      <w:marBottom w:val="0"/>
      <w:divBdr>
        <w:top w:val="none" w:sz="0" w:space="0" w:color="auto"/>
        <w:left w:val="none" w:sz="0" w:space="0" w:color="auto"/>
        <w:bottom w:val="none" w:sz="0" w:space="0" w:color="auto"/>
        <w:right w:val="none" w:sz="0" w:space="0" w:color="auto"/>
      </w:divBdr>
    </w:div>
    <w:div w:id="1264731128">
      <w:bodyDiv w:val="1"/>
      <w:marLeft w:val="0"/>
      <w:marRight w:val="0"/>
      <w:marTop w:val="0"/>
      <w:marBottom w:val="0"/>
      <w:divBdr>
        <w:top w:val="none" w:sz="0" w:space="0" w:color="auto"/>
        <w:left w:val="none" w:sz="0" w:space="0" w:color="auto"/>
        <w:bottom w:val="none" w:sz="0" w:space="0" w:color="auto"/>
        <w:right w:val="none" w:sz="0" w:space="0" w:color="auto"/>
      </w:divBdr>
    </w:div>
    <w:div w:id="1265647154">
      <w:bodyDiv w:val="1"/>
      <w:marLeft w:val="0"/>
      <w:marRight w:val="0"/>
      <w:marTop w:val="0"/>
      <w:marBottom w:val="0"/>
      <w:divBdr>
        <w:top w:val="none" w:sz="0" w:space="0" w:color="auto"/>
        <w:left w:val="none" w:sz="0" w:space="0" w:color="auto"/>
        <w:bottom w:val="none" w:sz="0" w:space="0" w:color="auto"/>
        <w:right w:val="none" w:sz="0" w:space="0" w:color="auto"/>
      </w:divBdr>
    </w:div>
    <w:div w:id="1267036074">
      <w:bodyDiv w:val="1"/>
      <w:marLeft w:val="0"/>
      <w:marRight w:val="0"/>
      <w:marTop w:val="0"/>
      <w:marBottom w:val="0"/>
      <w:divBdr>
        <w:top w:val="none" w:sz="0" w:space="0" w:color="auto"/>
        <w:left w:val="none" w:sz="0" w:space="0" w:color="auto"/>
        <w:bottom w:val="none" w:sz="0" w:space="0" w:color="auto"/>
        <w:right w:val="none" w:sz="0" w:space="0" w:color="auto"/>
      </w:divBdr>
    </w:div>
    <w:div w:id="1273320917">
      <w:bodyDiv w:val="1"/>
      <w:marLeft w:val="0"/>
      <w:marRight w:val="0"/>
      <w:marTop w:val="0"/>
      <w:marBottom w:val="0"/>
      <w:divBdr>
        <w:top w:val="none" w:sz="0" w:space="0" w:color="auto"/>
        <w:left w:val="none" w:sz="0" w:space="0" w:color="auto"/>
        <w:bottom w:val="none" w:sz="0" w:space="0" w:color="auto"/>
        <w:right w:val="none" w:sz="0" w:space="0" w:color="auto"/>
      </w:divBdr>
    </w:div>
    <w:div w:id="1302537602">
      <w:bodyDiv w:val="1"/>
      <w:marLeft w:val="0"/>
      <w:marRight w:val="0"/>
      <w:marTop w:val="0"/>
      <w:marBottom w:val="0"/>
      <w:divBdr>
        <w:top w:val="none" w:sz="0" w:space="0" w:color="auto"/>
        <w:left w:val="none" w:sz="0" w:space="0" w:color="auto"/>
        <w:bottom w:val="none" w:sz="0" w:space="0" w:color="auto"/>
        <w:right w:val="none" w:sz="0" w:space="0" w:color="auto"/>
      </w:divBdr>
    </w:div>
    <w:div w:id="1306818395">
      <w:bodyDiv w:val="1"/>
      <w:marLeft w:val="0"/>
      <w:marRight w:val="0"/>
      <w:marTop w:val="0"/>
      <w:marBottom w:val="0"/>
      <w:divBdr>
        <w:top w:val="none" w:sz="0" w:space="0" w:color="auto"/>
        <w:left w:val="none" w:sz="0" w:space="0" w:color="auto"/>
        <w:bottom w:val="none" w:sz="0" w:space="0" w:color="auto"/>
        <w:right w:val="none" w:sz="0" w:space="0" w:color="auto"/>
      </w:divBdr>
    </w:div>
    <w:div w:id="1310943330">
      <w:bodyDiv w:val="1"/>
      <w:marLeft w:val="0"/>
      <w:marRight w:val="0"/>
      <w:marTop w:val="0"/>
      <w:marBottom w:val="0"/>
      <w:divBdr>
        <w:top w:val="none" w:sz="0" w:space="0" w:color="auto"/>
        <w:left w:val="none" w:sz="0" w:space="0" w:color="auto"/>
        <w:bottom w:val="none" w:sz="0" w:space="0" w:color="auto"/>
        <w:right w:val="none" w:sz="0" w:space="0" w:color="auto"/>
      </w:divBdr>
    </w:div>
    <w:div w:id="1313102463">
      <w:bodyDiv w:val="1"/>
      <w:marLeft w:val="0"/>
      <w:marRight w:val="0"/>
      <w:marTop w:val="0"/>
      <w:marBottom w:val="0"/>
      <w:divBdr>
        <w:top w:val="none" w:sz="0" w:space="0" w:color="auto"/>
        <w:left w:val="none" w:sz="0" w:space="0" w:color="auto"/>
        <w:bottom w:val="none" w:sz="0" w:space="0" w:color="auto"/>
        <w:right w:val="none" w:sz="0" w:space="0" w:color="auto"/>
      </w:divBdr>
    </w:div>
    <w:div w:id="1314875680">
      <w:bodyDiv w:val="1"/>
      <w:marLeft w:val="0"/>
      <w:marRight w:val="0"/>
      <w:marTop w:val="0"/>
      <w:marBottom w:val="0"/>
      <w:divBdr>
        <w:top w:val="none" w:sz="0" w:space="0" w:color="auto"/>
        <w:left w:val="none" w:sz="0" w:space="0" w:color="auto"/>
        <w:bottom w:val="none" w:sz="0" w:space="0" w:color="auto"/>
        <w:right w:val="none" w:sz="0" w:space="0" w:color="auto"/>
      </w:divBdr>
    </w:div>
    <w:div w:id="1325352300">
      <w:bodyDiv w:val="1"/>
      <w:marLeft w:val="0"/>
      <w:marRight w:val="0"/>
      <w:marTop w:val="0"/>
      <w:marBottom w:val="0"/>
      <w:divBdr>
        <w:top w:val="none" w:sz="0" w:space="0" w:color="auto"/>
        <w:left w:val="none" w:sz="0" w:space="0" w:color="auto"/>
        <w:bottom w:val="none" w:sz="0" w:space="0" w:color="auto"/>
        <w:right w:val="none" w:sz="0" w:space="0" w:color="auto"/>
      </w:divBdr>
    </w:div>
    <w:div w:id="1338270046">
      <w:bodyDiv w:val="1"/>
      <w:marLeft w:val="0"/>
      <w:marRight w:val="0"/>
      <w:marTop w:val="0"/>
      <w:marBottom w:val="0"/>
      <w:divBdr>
        <w:top w:val="none" w:sz="0" w:space="0" w:color="auto"/>
        <w:left w:val="none" w:sz="0" w:space="0" w:color="auto"/>
        <w:bottom w:val="none" w:sz="0" w:space="0" w:color="auto"/>
        <w:right w:val="none" w:sz="0" w:space="0" w:color="auto"/>
      </w:divBdr>
    </w:div>
    <w:div w:id="1377242304">
      <w:bodyDiv w:val="1"/>
      <w:marLeft w:val="0"/>
      <w:marRight w:val="0"/>
      <w:marTop w:val="0"/>
      <w:marBottom w:val="0"/>
      <w:divBdr>
        <w:top w:val="none" w:sz="0" w:space="0" w:color="auto"/>
        <w:left w:val="none" w:sz="0" w:space="0" w:color="auto"/>
        <w:bottom w:val="none" w:sz="0" w:space="0" w:color="auto"/>
        <w:right w:val="none" w:sz="0" w:space="0" w:color="auto"/>
      </w:divBdr>
    </w:div>
    <w:div w:id="1383941702">
      <w:bodyDiv w:val="1"/>
      <w:marLeft w:val="0"/>
      <w:marRight w:val="0"/>
      <w:marTop w:val="0"/>
      <w:marBottom w:val="0"/>
      <w:divBdr>
        <w:top w:val="none" w:sz="0" w:space="0" w:color="auto"/>
        <w:left w:val="none" w:sz="0" w:space="0" w:color="auto"/>
        <w:bottom w:val="none" w:sz="0" w:space="0" w:color="auto"/>
        <w:right w:val="none" w:sz="0" w:space="0" w:color="auto"/>
      </w:divBdr>
    </w:div>
    <w:div w:id="1398044748">
      <w:bodyDiv w:val="1"/>
      <w:marLeft w:val="0"/>
      <w:marRight w:val="0"/>
      <w:marTop w:val="0"/>
      <w:marBottom w:val="0"/>
      <w:divBdr>
        <w:top w:val="none" w:sz="0" w:space="0" w:color="auto"/>
        <w:left w:val="none" w:sz="0" w:space="0" w:color="auto"/>
        <w:bottom w:val="none" w:sz="0" w:space="0" w:color="auto"/>
        <w:right w:val="none" w:sz="0" w:space="0" w:color="auto"/>
      </w:divBdr>
    </w:div>
    <w:div w:id="1409379235">
      <w:bodyDiv w:val="1"/>
      <w:marLeft w:val="0"/>
      <w:marRight w:val="0"/>
      <w:marTop w:val="0"/>
      <w:marBottom w:val="0"/>
      <w:divBdr>
        <w:top w:val="none" w:sz="0" w:space="0" w:color="auto"/>
        <w:left w:val="none" w:sz="0" w:space="0" w:color="auto"/>
        <w:bottom w:val="none" w:sz="0" w:space="0" w:color="auto"/>
        <w:right w:val="none" w:sz="0" w:space="0" w:color="auto"/>
      </w:divBdr>
    </w:div>
    <w:div w:id="1413821426">
      <w:bodyDiv w:val="1"/>
      <w:marLeft w:val="0"/>
      <w:marRight w:val="0"/>
      <w:marTop w:val="0"/>
      <w:marBottom w:val="0"/>
      <w:divBdr>
        <w:top w:val="none" w:sz="0" w:space="0" w:color="auto"/>
        <w:left w:val="none" w:sz="0" w:space="0" w:color="auto"/>
        <w:bottom w:val="none" w:sz="0" w:space="0" w:color="auto"/>
        <w:right w:val="none" w:sz="0" w:space="0" w:color="auto"/>
      </w:divBdr>
    </w:div>
    <w:div w:id="1414549047">
      <w:bodyDiv w:val="1"/>
      <w:marLeft w:val="0"/>
      <w:marRight w:val="0"/>
      <w:marTop w:val="0"/>
      <w:marBottom w:val="0"/>
      <w:divBdr>
        <w:top w:val="none" w:sz="0" w:space="0" w:color="auto"/>
        <w:left w:val="none" w:sz="0" w:space="0" w:color="auto"/>
        <w:bottom w:val="none" w:sz="0" w:space="0" w:color="auto"/>
        <w:right w:val="none" w:sz="0" w:space="0" w:color="auto"/>
      </w:divBdr>
    </w:div>
    <w:div w:id="1418599381">
      <w:bodyDiv w:val="1"/>
      <w:marLeft w:val="0"/>
      <w:marRight w:val="0"/>
      <w:marTop w:val="0"/>
      <w:marBottom w:val="0"/>
      <w:divBdr>
        <w:top w:val="none" w:sz="0" w:space="0" w:color="auto"/>
        <w:left w:val="none" w:sz="0" w:space="0" w:color="auto"/>
        <w:bottom w:val="none" w:sz="0" w:space="0" w:color="auto"/>
        <w:right w:val="none" w:sz="0" w:space="0" w:color="auto"/>
      </w:divBdr>
      <w:divsChild>
        <w:div w:id="1184516930">
          <w:marLeft w:val="0"/>
          <w:marRight w:val="0"/>
          <w:marTop w:val="0"/>
          <w:marBottom w:val="0"/>
          <w:divBdr>
            <w:top w:val="none" w:sz="0" w:space="0" w:color="auto"/>
            <w:left w:val="none" w:sz="0" w:space="0" w:color="auto"/>
            <w:bottom w:val="none" w:sz="0" w:space="0" w:color="auto"/>
            <w:right w:val="none" w:sz="0" w:space="0" w:color="auto"/>
          </w:divBdr>
          <w:divsChild>
            <w:div w:id="359818726">
              <w:marLeft w:val="0"/>
              <w:marRight w:val="0"/>
              <w:marTop w:val="0"/>
              <w:marBottom w:val="0"/>
              <w:divBdr>
                <w:top w:val="none" w:sz="0" w:space="0" w:color="auto"/>
                <w:left w:val="none" w:sz="0" w:space="0" w:color="auto"/>
                <w:bottom w:val="none" w:sz="0" w:space="0" w:color="auto"/>
                <w:right w:val="none" w:sz="0" w:space="0" w:color="auto"/>
              </w:divBdr>
            </w:div>
            <w:div w:id="547109743">
              <w:marLeft w:val="0"/>
              <w:marRight w:val="0"/>
              <w:marTop w:val="0"/>
              <w:marBottom w:val="0"/>
              <w:divBdr>
                <w:top w:val="none" w:sz="0" w:space="0" w:color="auto"/>
                <w:left w:val="none" w:sz="0" w:space="0" w:color="auto"/>
                <w:bottom w:val="none" w:sz="0" w:space="0" w:color="auto"/>
                <w:right w:val="none" w:sz="0" w:space="0" w:color="auto"/>
              </w:divBdr>
              <w:divsChild>
                <w:div w:id="1976181760">
                  <w:marLeft w:val="0"/>
                  <w:marRight w:val="0"/>
                  <w:marTop w:val="0"/>
                  <w:marBottom w:val="0"/>
                  <w:divBdr>
                    <w:top w:val="none" w:sz="0" w:space="0" w:color="auto"/>
                    <w:left w:val="none" w:sz="0" w:space="0" w:color="auto"/>
                    <w:bottom w:val="none" w:sz="0" w:space="0" w:color="auto"/>
                    <w:right w:val="none" w:sz="0" w:space="0" w:color="auto"/>
                  </w:divBdr>
                  <w:divsChild>
                    <w:div w:id="116608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44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209905">
      <w:bodyDiv w:val="1"/>
      <w:marLeft w:val="0"/>
      <w:marRight w:val="0"/>
      <w:marTop w:val="0"/>
      <w:marBottom w:val="0"/>
      <w:divBdr>
        <w:top w:val="none" w:sz="0" w:space="0" w:color="auto"/>
        <w:left w:val="none" w:sz="0" w:space="0" w:color="auto"/>
        <w:bottom w:val="none" w:sz="0" w:space="0" w:color="auto"/>
        <w:right w:val="none" w:sz="0" w:space="0" w:color="auto"/>
      </w:divBdr>
    </w:div>
    <w:div w:id="1425491584">
      <w:bodyDiv w:val="1"/>
      <w:marLeft w:val="0"/>
      <w:marRight w:val="0"/>
      <w:marTop w:val="0"/>
      <w:marBottom w:val="0"/>
      <w:divBdr>
        <w:top w:val="none" w:sz="0" w:space="0" w:color="auto"/>
        <w:left w:val="none" w:sz="0" w:space="0" w:color="auto"/>
        <w:bottom w:val="none" w:sz="0" w:space="0" w:color="auto"/>
        <w:right w:val="none" w:sz="0" w:space="0" w:color="auto"/>
      </w:divBdr>
    </w:div>
    <w:div w:id="1431657836">
      <w:bodyDiv w:val="1"/>
      <w:marLeft w:val="0"/>
      <w:marRight w:val="0"/>
      <w:marTop w:val="0"/>
      <w:marBottom w:val="0"/>
      <w:divBdr>
        <w:top w:val="none" w:sz="0" w:space="0" w:color="auto"/>
        <w:left w:val="none" w:sz="0" w:space="0" w:color="auto"/>
        <w:bottom w:val="none" w:sz="0" w:space="0" w:color="auto"/>
        <w:right w:val="none" w:sz="0" w:space="0" w:color="auto"/>
      </w:divBdr>
    </w:div>
    <w:div w:id="1435712218">
      <w:bodyDiv w:val="1"/>
      <w:marLeft w:val="0"/>
      <w:marRight w:val="0"/>
      <w:marTop w:val="0"/>
      <w:marBottom w:val="0"/>
      <w:divBdr>
        <w:top w:val="none" w:sz="0" w:space="0" w:color="auto"/>
        <w:left w:val="none" w:sz="0" w:space="0" w:color="auto"/>
        <w:bottom w:val="none" w:sz="0" w:space="0" w:color="auto"/>
        <w:right w:val="none" w:sz="0" w:space="0" w:color="auto"/>
      </w:divBdr>
    </w:div>
    <w:div w:id="1439524927">
      <w:bodyDiv w:val="1"/>
      <w:marLeft w:val="0"/>
      <w:marRight w:val="0"/>
      <w:marTop w:val="0"/>
      <w:marBottom w:val="0"/>
      <w:divBdr>
        <w:top w:val="none" w:sz="0" w:space="0" w:color="auto"/>
        <w:left w:val="none" w:sz="0" w:space="0" w:color="auto"/>
        <w:bottom w:val="none" w:sz="0" w:space="0" w:color="auto"/>
        <w:right w:val="none" w:sz="0" w:space="0" w:color="auto"/>
      </w:divBdr>
    </w:div>
    <w:div w:id="1445222895">
      <w:bodyDiv w:val="1"/>
      <w:marLeft w:val="0"/>
      <w:marRight w:val="0"/>
      <w:marTop w:val="0"/>
      <w:marBottom w:val="0"/>
      <w:divBdr>
        <w:top w:val="none" w:sz="0" w:space="0" w:color="auto"/>
        <w:left w:val="none" w:sz="0" w:space="0" w:color="auto"/>
        <w:bottom w:val="none" w:sz="0" w:space="0" w:color="auto"/>
        <w:right w:val="none" w:sz="0" w:space="0" w:color="auto"/>
      </w:divBdr>
    </w:div>
    <w:div w:id="1449083652">
      <w:bodyDiv w:val="1"/>
      <w:marLeft w:val="0"/>
      <w:marRight w:val="0"/>
      <w:marTop w:val="0"/>
      <w:marBottom w:val="0"/>
      <w:divBdr>
        <w:top w:val="none" w:sz="0" w:space="0" w:color="auto"/>
        <w:left w:val="none" w:sz="0" w:space="0" w:color="auto"/>
        <w:bottom w:val="none" w:sz="0" w:space="0" w:color="auto"/>
        <w:right w:val="none" w:sz="0" w:space="0" w:color="auto"/>
      </w:divBdr>
    </w:div>
    <w:div w:id="1465779641">
      <w:bodyDiv w:val="1"/>
      <w:marLeft w:val="0"/>
      <w:marRight w:val="0"/>
      <w:marTop w:val="0"/>
      <w:marBottom w:val="0"/>
      <w:divBdr>
        <w:top w:val="none" w:sz="0" w:space="0" w:color="auto"/>
        <w:left w:val="none" w:sz="0" w:space="0" w:color="auto"/>
        <w:bottom w:val="none" w:sz="0" w:space="0" w:color="auto"/>
        <w:right w:val="none" w:sz="0" w:space="0" w:color="auto"/>
      </w:divBdr>
    </w:div>
    <w:div w:id="1466318450">
      <w:bodyDiv w:val="1"/>
      <w:marLeft w:val="0"/>
      <w:marRight w:val="0"/>
      <w:marTop w:val="0"/>
      <w:marBottom w:val="0"/>
      <w:divBdr>
        <w:top w:val="none" w:sz="0" w:space="0" w:color="auto"/>
        <w:left w:val="none" w:sz="0" w:space="0" w:color="auto"/>
        <w:bottom w:val="none" w:sz="0" w:space="0" w:color="auto"/>
        <w:right w:val="none" w:sz="0" w:space="0" w:color="auto"/>
      </w:divBdr>
    </w:div>
    <w:div w:id="1472987446">
      <w:bodyDiv w:val="1"/>
      <w:marLeft w:val="0"/>
      <w:marRight w:val="0"/>
      <w:marTop w:val="0"/>
      <w:marBottom w:val="0"/>
      <w:divBdr>
        <w:top w:val="none" w:sz="0" w:space="0" w:color="auto"/>
        <w:left w:val="none" w:sz="0" w:space="0" w:color="auto"/>
        <w:bottom w:val="none" w:sz="0" w:space="0" w:color="auto"/>
        <w:right w:val="none" w:sz="0" w:space="0" w:color="auto"/>
      </w:divBdr>
    </w:div>
    <w:div w:id="1476140025">
      <w:bodyDiv w:val="1"/>
      <w:marLeft w:val="0"/>
      <w:marRight w:val="0"/>
      <w:marTop w:val="0"/>
      <w:marBottom w:val="0"/>
      <w:divBdr>
        <w:top w:val="none" w:sz="0" w:space="0" w:color="auto"/>
        <w:left w:val="none" w:sz="0" w:space="0" w:color="auto"/>
        <w:bottom w:val="none" w:sz="0" w:space="0" w:color="auto"/>
        <w:right w:val="none" w:sz="0" w:space="0" w:color="auto"/>
      </w:divBdr>
    </w:div>
    <w:div w:id="1503810201">
      <w:bodyDiv w:val="1"/>
      <w:marLeft w:val="0"/>
      <w:marRight w:val="0"/>
      <w:marTop w:val="0"/>
      <w:marBottom w:val="0"/>
      <w:divBdr>
        <w:top w:val="none" w:sz="0" w:space="0" w:color="auto"/>
        <w:left w:val="none" w:sz="0" w:space="0" w:color="auto"/>
        <w:bottom w:val="none" w:sz="0" w:space="0" w:color="auto"/>
        <w:right w:val="none" w:sz="0" w:space="0" w:color="auto"/>
      </w:divBdr>
    </w:div>
    <w:div w:id="1507473661">
      <w:bodyDiv w:val="1"/>
      <w:marLeft w:val="0"/>
      <w:marRight w:val="0"/>
      <w:marTop w:val="0"/>
      <w:marBottom w:val="0"/>
      <w:divBdr>
        <w:top w:val="none" w:sz="0" w:space="0" w:color="auto"/>
        <w:left w:val="none" w:sz="0" w:space="0" w:color="auto"/>
        <w:bottom w:val="none" w:sz="0" w:space="0" w:color="auto"/>
        <w:right w:val="none" w:sz="0" w:space="0" w:color="auto"/>
      </w:divBdr>
    </w:div>
    <w:div w:id="1527207974">
      <w:bodyDiv w:val="1"/>
      <w:marLeft w:val="0"/>
      <w:marRight w:val="0"/>
      <w:marTop w:val="0"/>
      <w:marBottom w:val="0"/>
      <w:divBdr>
        <w:top w:val="none" w:sz="0" w:space="0" w:color="auto"/>
        <w:left w:val="none" w:sz="0" w:space="0" w:color="auto"/>
        <w:bottom w:val="none" w:sz="0" w:space="0" w:color="auto"/>
        <w:right w:val="none" w:sz="0" w:space="0" w:color="auto"/>
      </w:divBdr>
    </w:div>
    <w:div w:id="1527675516">
      <w:bodyDiv w:val="1"/>
      <w:marLeft w:val="0"/>
      <w:marRight w:val="0"/>
      <w:marTop w:val="0"/>
      <w:marBottom w:val="0"/>
      <w:divBdr>
        <w:top w:val="none" w:sz="0" w:space="0" w:color="auto"/>
        <w:left w:val="none" w:sz="0" w:space="0" w:color="auto"/>
        <w:bottom w:val="none" w:sz="0" w:space="0" w:color="auto"/>
        <w:right w:val="none" w:sz="0" w:space="0" w:color="auto"/>
      </w:divBdr>
    </w:div>
    <w:div w:id="1530871337">
      <w:bodyDiv w:val="1"/>
      <w:marLeft w:val="0"/>
      <w:marRight w:val="0"/>
      <w:marTop w:val="0"/>
      <w:marBottom w:val="0"/>
      <w:divBdr>
        <w:top w:val="none" w:sz="0" w:space="0" w:color="auto"/>
        <w:left w:val="none" w:sz="0" w:space="0" w:color="auto"/>
        <w:bottom w:val="none" w:sz="0" w:space="0" w:color="auto"/>
        <w:right w:val="none" w:sz="0" w:space="0" w:color="auto"/>
      </w:divBdr>
      <w:divsChild>
        <w:div w:id="910431676">
          <w:marLeft w:val="0"/>
          <w:marRight w:val="0"/>
          <w:marTop w:val="0"/>
          <w:marBottom w:val="0"/>
          <w:divBdr>
            <w:top w:val="none" w:sz="0" w:space="0" w:color="auto"/>
            <w:left w:val="none" w:sz="0" w:space="0" w:color="auto"/>
            <w:bottom w:val="none" w:sz="0" w:space="0" w:color="auto"/>
            <w:right w:val="none" w:sz="0" w:space="0" w:color="auto"/>
          </w:divBdr>
          <w:divsChild>
            <w:div w:id="338507474">
              <w:marLeft w:val="0"/>
              <w:marRight w:val="0"/>
              <w:marTop w:val="0"/>
              <w:marBottom w:val="0"/>
              <w:divBdr>
                <w:top w:val="none" w:sz="0" w:space="0" w:color="auto"/>
                <w:left w:val="none" w:sz="0" w:space="0" w:color="auto"/>
                <w:bottom w:val="none" w:sz="0" w:space="0" w:color="auto"/>
                <w:right w:val="none" w:sz="0" w:space="0" w:color="auto"/>
              </w:divBdr>
            </w:div>
            <w:div w:id="8921517">
              <w:marLeft w:val="0"/>
              <w:marRight w:val="0"/>
              <w:marTop w:val="0"/>
              <w:marBottom w:val="0"/>
              <w:divBdr>
                <w:top w:val="none" w:sz="0" w:space="0" w:color="auto"/>
                <w:left w:val="none" w:sz="0" w:space="0" w:color="auto"/>
                <w:bottom w:val="none" w:sz="0" w:space="0" w:color="auto"/>
                <w:right w:val="none" w:sz="0" w:space="0" w:color="auto"/>
              </w:divBdr>
              <w:divsChild>
                <w:div w:id="1141070317">
                  <w:marLeft w:val="0"/>
                  <w:marRight w:val="0"/>
                  <w:marTop w:val="0"/>
                  <w:marBottom w:val="0"/>
                  <w:divBdr>
                    <w:top w:val="none" w:sz="0" w:space="0" w:color="auto"/>
                    <w:left w:val="none" w:sz="0" w:space="0" w:color="auto"/>
                    <w:bottom w:val="none" w:sz="0" w:space="0" w:color="auto"/>
                    <w:right w:val="none" w:sz="0" w:space="0" w:color="auto"/>
                  </w:divBdr>
                  <w:divsChild>
                    <w:div w:id="75682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67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378021">
      <w:bodyDiv w:val="1"/>
      <w:marLeft w:val="0"/>
      <w:marRight w:val="0"/>
      <w:marTop w:val="0"/>
      <w:marBottom w:val="0"/>
      <w:divBdr>
        <w:top w:val="none" w:sz="0" w:space="0" w:color="auto"/>
        <w:left w:val="none" w:sz="0" w:space="0" w:color="auto"/>
        <w:bottom w:val="none" w:sz="0" w:space="0" w:color="auto"/>
        <w:right w:val="none" w:sz="0" w:space="0" w:color="auto"/>
      </w:divBdr>
      <w:divsChild>
        <w:div w:id="159547055">
          <w:marLeft w:val="0"/>
          <w:marRight w:val="0"/>
          <w:marTop w:val="0"/>
          <w:marBottom w:val="0"/>
          <w:divBdr>
            <w:top w:val="none" w:sz="0" w:space="0" w:color="auto"/>
            <w:left w:val="none" w:sz="0" w:space="0" w:color="auto"/>
            <w:bottom w:val="none" w:sz="0" w:space="0" w:color="auto"/>
            <w:right w:val="none" w:sz="0" w:space="0" w:color="auto"/>
          </w:divBdr>
          <w:divsChild>
            <w:div w:id="899175088">
              <w:marLeft w:val="0"/>
              <w:marRight w:val="0"/>
              <w:marTop w:val="0"/>
              <w:marBottom w:val="0"/>
              <w:divBdr>
                <w:top w:val="none" w:sz="0" w:space="0" w:color="auto"/>
                <w:left w:val="none" w:sz="0" w:space="0" w:color="auto"/>
                <w:bottom w:val="none" w:sz="0" w:space="0" w:color="auto"/>
                <w:right w:val="none" w:sz="0" w:space="0" w:color="auto"/>
              </w:divBdr>
            </w:div>
            <w:div w:id="303773818">
              <w:marLeft w:val="0"/>
              <w:marRight w:val="0"/>
              <w:marTop w:val="0"/>
              <w:marBottom w:val="0"/>
              <w:divBdr>
                <w:top w:val="none" w:sz="0" w:space="0" w:color="auto"/>
                <w:left w:val="none" w:sz="0" w:space="0" w:color="auto"/>
                <w:bottom w:val="none" w:sz="0" w:space="0" w:color="auto"/>
                <w:right w:val="none" w:sz="0" w:space="0" w:color="auto"/>
              </w:divBdr>
              <w:divsChild>
                <w:div w:id="26108001">
                  <w:marLeft w:val="0"/>
                  <w:marRight w:val="0"/>
                  <w:marTop w:val="0"/>
                  <w:marBottom w:val="0"/>
                  <w:divBdr>
                    <w:top w:val="none" w:sz="0" w:space="0" w:color="auto"/>
                    <w:left w:val="none" w:sz="0" w:space="0" w:color="auto"/>
                    <w:bottom w:val="none" w:sz="0" w:space="0" w:color="auto"/>
                    <w:right w:val="none" w:sz="0" w:space="0" w:color="auto"/>
                  </w:divBdr>
                  <w:divsChild>
                    <w:div w:id="134443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12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925192">
      <w:bodyDiv w:val="1"/>
      <w:marLeft w:val="0"/>
      <w:marRight w:val="0"/>
      <w:marTop w:val="0"/>
      <w:marBottom w:val="0"/>
      <w:divBdr>
        <w:top w:val="none" w:sz="0" w:space="0" w:color="auto"/>
        <w:left w:val="none" w:sz="0" w:space="0" w:color="auto"/>
        <w:bottom w:val="none" w:sz="0" w:space="0" w:color="auto"/>
        <w:right w:val="none" w:sz="0" w:space="0" w:color="auto"/>
      </w:divBdr>
    </w:div>
    <w:div w:id="1547183997">
      <w:bodyDiv w:val="1"/>
      <w:marLeft w:val="0"/>
      <w:marRight w:val="0"/>
      <w:marTop w:val="0"/>
      <w:marBottom w:val="0"/>
      <w:divBdr>
        <w:top w:val="none" w:sz="0" w:space="0" w:color="auto"/>
        <w:left w:val="none" w:sz="0" w:space="0" w:color="auto"/>
        <w:bottom w:val="none" w:sz="0" w:space="0" w:color="auto"/>
        <w:right w:val="none" w:sz="0" w:space="0" w:color="auto"/>
      </w:divBdr>
    </w:div>
    <w:div w:id="1552960755">
      <w:bodyDiv w:val="1"/>
      <w:marLeft w:val="0"/>
      <w:marRight w:val="0"/>
      <w:marTop w:val="0"/>
      <w:marBottom w:val="0"/>
      <w:divBdr>
        <w:top w:val="none" w:sz="0" w:space="0" w:color="auto"/>
        <w:left w:val="none" w:sz="0" w:space="0" w:color="auto"/>
        <w:bottom w:val="none" w:sz="0" w:space="0" w:color="auto"/>
        <w:right w:val="none" w:sz="0" w:space="0" w:color="auto"/>
      </w:divBdr>
    </w:div>
    <w:div w:id="1562248150">
      <w:bodyDiv w:val="1"/>
      <w:marLeft w:val="0"/>
      <w:marRight w:val="0"/>
      <w:marTop w:val="0"/>
      <w:marBottom w:val="0"/>
      <w:divBdr>
        <w:top w:val="none" w:sz="0" w:space="0" w:color="auto"/>
        <w:left w:val="none" w:sz="0" w:space="0" w:color="auto"/>
        <w:bottom w:val="none" w:sz="0" w:space="0" w:color="auto"/>
        <w:right w:val="none" w:sz="0" w:space="0" w:color="auto"/>
      </w:divBdr>
    </w:div>
    <w:div w:id="1563639291">
      <w:bodyDiv w:val="1"/>
      <w:marLeft w:val="0"/>
      <w:marRight w:val="0"/>
      <w:marTop w:val="0"/>
      <w:marBottom w:val="0"/>
      <w:divBdr>
        <w:top w:val="none" w:sz="0" w:space="0" w:color="auto"/>
        <w:left w:val="none" w:sz="0" w:space="0" w:color="auto"/>
        <w:bottom w:val="none" w:sz="0" w:space="0" w:color="auto"/>
        <w:right w:val="none" w:sz="0" w:space="0" w:color="auto"/>
      </w:divBdr>
      <w:divsChild>
        <w:div w:id="5518552">
          <w:marLeft w:val="0"/>
          <w:marRight w:val="0"/>
          <w:marTop w:val="0"/>
          <w:marBottom w:val="0"/>
          <w:divBdr>
            <w:top w:val="none" w:sz="0" w:space="0" w:color="auto"/>
            <w:left w:val="none" w:sz="0" w:space="0" w:color="auto"/>
            <w:bottom w:val="none" w:sz="0" w:space="0" w:color="auto"/>
            <w:right w:val="none" w:sz="0" w:space="0" w:color="auto"/>
          </w:divBdr>
          <w:divsChild>
            <w:div w:id="61363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297232">
      <w:bodyDiv w:val="1"/>
      <w:marLeft w:val="0"/>
      <w:marRight w:val="0"/>
      <w:marTop w:val="0"/>
      <w:marBottom w:val="0"/>
      <w:divBdr>
        <w:top w:val="none" w:sz="0" w:space="0" w:color="auto"/>
        <w:left w:val="none" w:sz="0" w:space="0" w:color="auto"/>
        <w:bottom w:val="none" w:sz="0" w:space="0" w:color="auto"/>
        <w:right w:val="none" w:sz="0" w:space="0" w:color="auto"/>
      </w:divBdr>
      <w:divsChild>
        <w:div w:id="967667723">
          <w:marLeft w:val="0"/>
          <w:marRight w:val="0"/>
          <w:marTop w:val="0"/>
          <w:marBottom w:val="0"/>
          <w:divBdr>
            <w:top w:val="none" w:sz="0" w:space="0" w:color="auto"/>
            <w:left w:val="none" w:sz="0" w:space="0" w:color="auto"/>
            <w:bottom w:val="none" w:sz="0" w:space="0" w:color="auto"/>
            <w:right w:val="none" w:sz="0" w:space="0" w:color="auto"/>
          </w:divBdr>
        </w:div>
      </w:divsChild>
    </w:div>
    <w:div w:id="1575627316">
      <w:bodyDiv w:val="1"/>
      <w:marLeft w:val="0"/>
      <w:marRight w:val="0"/>
      <w:marTop w:val="0"/>
      <w:marBottom w:val="0"/>
      <w:divBdr>
        <w:top w:val="none" w:sz="0" w:space="0" w:color="auto"/>
        <w:left w:val="none" w:sz="0" w:space="0" w:color="auto"/>
        <w:bottom w:val="none" w:sz="0" w:space="0" w:color="auto"/>
        <w:right w:val="none" w:sz="0" w:space="0" w:color="auto"/>
      </w:divBdr>
    </w:div>
    <w:div w:id="1576815964">
      <w:bodyDiv w:val="1"/>
      <w:marLeft w:val="0"/>
      <w:marRight w:val="0"/>
      <w:marTop w:val="0"/>
      <w:marBottom w:val="0"/>
      <w:divBdr>
        <w:top w:val="none" w:sz="0" w:space="0" w:color="auto"/>
        <w:left w:val="none" w:sz="0" w:space="0" w:color="auto"/>
        <w:bottom w:val="none" w:sz="0" w:space="0" w:color="auto"/>
        <w:right w:val="none" w:sz="0" w:space="0" w:color="auto"/>
      </w:divBdr>
    </w:div>
    <w:div w:id="1579171216">
      <w:bodyDiv w:val="1"/>
      <w:marLeft w:val="0"/>
      <w:marRight w:val="0"/>
      <w:marTop w:val="0"/>
      <w:marBottom w:val="0"/>
      <w:divBdr>
        <w:top w:val="none" w:sz="0" w:space="0" w:color="auto"/>
        <w:left w:val="none" w:sz="0" w:space="0" w:color="auto"/>
        <w:bottom w:val="none" w:sz="0" w:space="0" w:color="auto"/>
        <w:right w:val="none" w:sz="0" w:space="0" w:color="auto"/>
      </w:divBdr>
    </w:div>
    <w:div w:id="1588803514">
      <w:bodyDiv w:val="1"/>
      <w:marLeft w:val="0"/>
      <w:marRight w:val="0"/>
      <w:marTop w:val="0"/>
      <w:marBottom w:val="0"/>
      <w:divBdr>
        <w:top w:val="none" w:sz="0" w:space="0" w:color="auto"/>
        <w:left w:val="none" w:sz="0" w:space="0" w:color="auto"/>
        <w:bottom w:val="none" w:sz="0" w:space="0" w:color="auto"/>
        <w:right w:val="none" w:sz="0" w:space="0" w:color="auto"/>
      </w:divBdr>
    </w:div>
    <w:div w:id="1605727818">
      <w:bodyDiv w:val="1"/>
      <w:marLeft w:val="0"/>
      <w:marRight w:val="0"/>
      <w:marTop w:val="0"/>
      <w:marBottom w:val="0"/>
      <w:divBdr>
        <w:top w:val="none" w:sz="0" w:space="0" w:color="auto"/>
        <w:left w:val="none" w:sz="0" w:space="0" w:color="auto"/>
        <w:bottom w:val="none" w:sz="0" w:space="0" w:color="auto"/>
        <w:right w:val="none" w:sz="0" w:space="0" w:color="auto"/>
      </w:divBdr>
    </w:div>
    <w:div w:id="1611548047">
      <w:bodyDiv w:val="1"/>
      <w:marLeft w:val="0"/>
      <w:marRight w:val="0"/>
      <w:marTop w:val="0"/>
      <w:marBottom w:val="0"/>
      <w:divBdr>
        <w:top w:val="none" w:sz="0" w:space="0" w:color="auto"/>
        <w:left w:val="none" w:sz="0" w:space="0" w:color="auto"/>
        <w:bottom w:val="none" w:sz="0" w:space="0" w:color="auto"/>
        <w:right w:val="none" w:sz="0" w:space="0" w:color="auto"/>
      </w:divBdr>
    </w:div>
    <w:div w:id="1634017885">
      <w:bodyDiv w:val="1"/>
      <w:marLeft w:val="0"/>
      <w:marRight w:val="0"/>
      <w:marTop w:val="0"/>
      <w:marBottom w:val="0"/>
      <w:divBdr>
        <w:top w:val="none" w:sz="0" w:space="0" w:color="auto"/>
        <w:left w:val="none" w:sz="0" w:space="0" w:color="auto"/>
        <w:bottom w:val="none" w:sz="0" w:space="0" w:color="auto"/>
        <w:right w:val="none" w:sz="0" w:space="0" w:color="auto"/>
      </w:divBdr>
    </w:div>
    <w:div w:id="1645508160">
      <w:bodyDiv w:val="1"/>
      <w:marLeft w:val="0"/>
      <w:marRight w:val="0"/>
      <w:marTop w:val="0"/>
      <w:marBottom w:val="0"/>
      <w:divBdr>
        <w:top w:val="none" w:sz="0" w:space="0" w:color="auto"/>
        <w:left w:val="none" w:sz="0" w:space="0" w:color="auto"/>
        <w:bottom w:val="none" w:sz="0" w:space="0" w:color="auto"/>
        <w:right w:val="none" w:sz="0" w:space="0" w:color="auto"/>
      </w:divBdr>
    </w:div>
    <w:div w:id="1706519811">
      <w:bodyDiv w:val="1"/>
      <w:marLeft w:val="0"/>
      <w:marRight w:val="0"/>
      <w:marTop w:val="0"/>
      <w:marBottom w:val="0"/>
      <w:divBdr>
        <w:top w:val="none" w:sz="0" w:space="0" w:color="auto"/>
        <w:left w:val="none" w:sz="0" w:space="0" w:color="auto"/>
        <w:bottom w:val="none" w:sz="0" w:space="0" w:color="auto"/>
        <w:right w:val="none" w:sz="0" w:space="0" w:color="auto"/>
      </w:divBdr>
    </w:div>
    <w:div w:id="1716083085">
      <w:bodyDiv w:val="1"/>
      <w:marLeft w:val="0"/>
      <w:marRight w:val="0"/>
      <w:marTop w:val="0"/>
      <w:marBottom w:val="0"/>
      <w:divBdr>
        <w:top w:val="none" w:sz="0" w:space="0" w:color="auto"/>
        <w:left w:val="none" w:sz="0" w:space="0" w:color="auto"/>
        <w:bottom w:val="none" w:sz="0" w:space="0" w:color="auto"/>
        <w:right w:val="none" w:sz="0" w:space="0" w:color="auto"/>
      </w:divBdr>
    </w:div>
    <w:div w:id="1721896754">
      <w:bodyDiv w:val="1"/>
      <w:marLeft w:val="0"/>
      <w:marRight w:val="0"/>
      <w:marTop w:val="0"/>
      <w:marBottom w:val="0"/>
      <w:divBdr>
        <w:top w:val="none" w:sz="0" w:space="0" w:color="auto"/>
        <w:left w:val="none" w:sz="0" w:space="0" w:color="auto"/>
        <w:bottom w:val="none" w:sz="0" w:space="0" w:color="auto"/>
        <w:right w:val="none" w:sz="0" w:space="0" w:color="auto"/>
      </w:divBdr>
    </w:div>
    <w:div w:id="1722289185">
      <w:bodyDiv w:val="1"/>
      <w:marLeft w:val="0"/>
      <w:marRight w:val="0"/>
      <w:marTop w:val="0"/>
      <w:marBottom w:val="0"/>
      <w:divBdr>
        <w:top w:val="none" w:sz="0" w:space="0" w:color="auto"/>
        <w:left w:val="none" w:sz="0" w:space="0" w:color="auto"/>
        <w:bottom w:val="none" w:sz="0" w:space="0" w:color="auto"/>
        <w:right w:val="none" w:sz="0" w:space="0" w:color="auto"/>
      </w:divBdr>
    </w:div>
    <w:div w:id="1728333763">
      <w:bodyDiv w:val="1"/>
      <w:marLeft w:val="0"/>
      <w:marRight w:val="0"/>
      <w:marTop w:val="0"/>
      <w:marBottom w:val="0"/>
      <w:divBdr>
        <w:top w:val="none" w:sz="0" w:space="0" w:color="auto"/>
        <w:left w:val="none" w:sz="0" w:space="0" w:color="auto"/>
        <w:bottom w:val="none" w:sz="0" w:space="0" w:color="auto"/>
        <w:right w:val="none" w:sz="0" w:space="0" w:color="auto"/>
      </w:divBdr>
    </w:div>
    <w:div w:id="1736393995">
      <w:bodyDiv w:val="1"/>
      <w:marLeft w:val="0"/>
      <w:marRight w:val="0"/>
      <w:marTop w:val="0"/>
      <w:marBottom w:val="0"/>
      <w:divBdr>
        <w:top w:val="none" w:sz="0" w:space="0" w:color="auto"/>
        <w:left w:val="none" w:sz="0" w:space="0" w:color="auto"/>
        <w:bottom w:val="none" w:sz="0" w:space="0" w:color="auto"/>
        <w:right w:val="none" w:sz="0" w:space="0" w:color="auto"/>
      </w:divBdr>
    </w:div>
    <w:div w:id="1739086940">
      <w:bodyDiv w:val="1"/>
      <w:marLeft w:val="0"/>
      <w:marRight w:val="0"/>
      <w:marTop w:val="0"/>
      <w:marBottom w:val="0"/>
      <w:divBdr>
        <w:top w:val="none" w:sz="0" w:space="0" w:color="auto"/>
        <w:left w:val="none" w:sz="0" w:space="0" w:color="auto"/>
        <w:bottom w:val="none" w:sz="0" w:space="0" w:color="auto"/>
        <w:right w:val="none" w:sz="0" w:space="0" w:color="auto"/>
      </w:divBdr>
    </w:div>
    <w:div w:id="1748065373">
      <w:bodyDiv w:val="1"/>
      <w:marLeft w:val="0"/>
      <w:marRight w:val="0"/>
      <w:marTop w:val="0"/>
      <w:marBottom w:val="0"/>
      <w:divBdr>
        <w:top w:val="none" w:sz="0" w:space="0" w:color="auto"/>
        <w:left w:val="none" w:sz="0" w:space="0" w:color="auto"/>
        <w:bottom w:val="none" w:sz="0" w:space="0" w:color="auto"/>
        <w:right w:val="none" w:sz="0" w:space="0" w:color="auto"/>
      </w:divBdr>
    </w:div>
    <w:div w:id="1772116533">
      <w:bodyDiv w:val="1"/>
      <w:marLeft w:val="0"/>
      <w:marRight w:val="0"/>
      <w:marTop w:val="0"/>
      <w:marBottom w:val="0"/>
      <w:divBdr>
        <w:top w:val="none" w:sz="0" w:space="0" w:color="auto"/>
        <w:left w:val="none" w:sz="0" w:space="0" w:color="auto"/>
        <w:bottom w:val="none" w:sz="0" w:space="0" w:color="auto"/>
        <w:right w:val="none" w:sz="0" w:space="0" w:color="auto"/>
      </w:divBdr>
    </w:div>
    <w:div w:id="1786802169">
      <w:bodyDiv w:val="1"/>
      <w:marLeft w:val="0"/>
      <w:marRight w:val="0"/>
      <w:marTop w:val="0"/>
      <w:marBottom w:val="0"/>
      <w:divBdr>
        <w:top w:val="none" w:sz="0" w:space="0" w:color="auto"/>
        <w:left w:val="none" w:sz="0" w:space="0" w:color="auto"/>
        <w:bottom w:val="none" w:sz="0" w:space="0" w:color="auto"/>
        <w:right w:val="none" w:sz="0" w:space="0" w:color="auto"/>
      </w:divBdr>
    </w:div>
    <w:div w:id="1792703247">
      <w:bodyDiv w:val="1"/>
      <w:marLeft w:val="0"/>
      <w:marRight w:val="0"/>
      <w:marTop w:val="0"/>
      <w:marBottom w:val="0"/>
      <w:divBdr>
        <w:top w:val="none" w:sz="0" w:space="0" w:color="auto"/>
        <w:left w:val="none" w:sz="0" w:space="0" w:color="auto"/>
        <w:bottom w:val="none" w:sz="0" w:space="0" w:color="auto"/>
        <w:right w:val="none" w:sz="0" w:space="0" w:color="auto"/>
      </w:divBdr>
    </w:div>
    <w:div w:id="1797598229">
      <w:bodyDiv w:val="1"/>
      <w:marLeft w:val="0"/>
      <w:marRight w:val="0"/>
      <w:marTop w:val="0"/>
      <w:marBottom w:val="0"/>
      <w:divBdr>
        <w:top w:val="none" w:sz="0" w:space="0" w:color="auto"/>
        <w:left w:val="none" w:sz="0" w:space="0" w:color="auto"/>
        <w:bottom w:val="none" w:sz="0" w:space="0" w:color="auto"/>
        <w:right w:val="none" w:sz="0" w:space="0" w:color="auto"/>
      </w:divBdr>
    </w:div>
    <w:div w:id="1824856744">
      <w:bodyDiv w:val="1"/>
      <w:marLeft w:val="0"/>
      <w:marRight w:val="0"/>
      <w:marTop w:val="0"/>
      <w:marBottom w:val="0"/>
      <w:divBdr>
        <w:top w:val="none" w:sz="0" w:space="0" w:color="auto"/>
        <w:left w:val="none" w:sz="0" w:space="0" w:color="auto"/>
        <w:bottom w:val="none" w:sz="0" w:space="0" w:color="auto"/>
        <w:right w:val="none" w:sz="0" w:space="0" w:color="auto"/>
      </w:divBdr>
    </w:div>
    <w:div w:id="1827742294">
      <w:bodyDiv w:val="1"/>
      <w:marLeft w:val="0"/>
      <w:marRight w:val="0"/>
      <w:marTop w:val="0"/>
      <w:marBottom w:val="0"/>
      <w:divBdr>
        <w:top w:val="none" w:sz="0" w:space="0" w:color="auto"/>
        <w:left w:val="none" w:sz="0" w:space="0" w:color="auto"/>
        <w:bottom w:val="none" w:sz="0" w:space="0" w:color="auto"/>
        <w:right w:val="none" w:sz="0" w:space="0" w:color="auto"/>
      </w:divBdr>
    </w:div>
    <w:div w:id="1828746203">
      <w:bodyDiv w:val="1"/>
      <w:marLeft w:val="0"/>
      <w:marRight w:val="0"/>
      <w:marTop w:val="0"/>
      <w:marBottom w:val="0"/>
      <w:divBdr>
        <w:top w:val="none" w:sz="0" w:space="0" w:color="auto"/>
        <w:left w:val="none" w:sz="0" w:space="0" w:color="auto"/>
        <w:bottom w:val="none" w:sz="0" w:space="0" w:color="auto"/>
        <w:right w:val="none" w:sz="0" w:space="0" w:color="auto"/>
      </w:divBdr>
    </w:div>
    <w:div w:id="1833717452">
      <w:bodyDiv w:val="1"/>
      <w:marLeft w:val="0"/>
      <w:marRight w:val="0"/>
      <w:marTop w:val="0"/>
      <w:marBottom w:val="0"/>
      <w:divBdr>
        <w:top w:val="none" w:sz="0" w:space="0" w:color="auto"/>
        <w:left w:val="none" w:sz="0" w:space="0" w:color="auto"/>
        <w:bottom w:val="none" w:sz="0" w:space="0" w:color="auto"/>
        <w:right w:val="none" w:sz="0" w:space="0" w:color="auto"/>
      </w:divBdr>
    </w:div>
    <w:div w:id="1853639443">
      <w:bodyDiv w:val="1"/>
      <w:marLeft w:val="0"/>
      <w:marRight w:val="0"/>
      <w:marTop w:val="0"/>
      <w:marBottom w:val="0"/>
      <w:divBdr>
        <w:top w:val="none" w:sz="0" w:space="0" w:color="auto"/>
        <w:left w:val="none" w:sz="0" w:space="0" w:color="auto"/>
        <w:bottom w:val="none" w:sz="0" w:space="0" w:color="auto"/>
        <w:right w:val="none" w:sz="0" w:space="0" w:color="auto"/>
      </w:divBdr>
    </w:div>
    <w:div w:id="1859856658">
      <w:bodyDiv w:val="1"/>
      <w:marLeft w:val="0"/>
      <w:marRight w:val="0"/>
      <w:marTop w:val="0"/>
      <w:marBottom w:val="0"/>
      <w:divBdr>
        <w:top w:val="none" w:sz="0" w:space="0" w:color="auto"/>
        <w:left w:val="none" w:sz="0" w:space="0" w:color="auto"/>
        <w:bottom w:val="none" w:sz="0" w:space="0" w:color="auto"/>
        <w:right w:val="none" w:sz="0" w:space="0" w:color="auto"/>
      </w:divBdr>
    </w:div>
    <w:div w:id="1880242645">
      <w:bodyDiv w:val="1"/>
      <w:marLeft w:val="0"/>
      <w:marRight w:val="0"/>
      <w:marTop w:val="0"/>
      <w:marBottom w:val="0"/>
      <w:divBdr>
        <w:top w:val="none" w:sz="0" w:space="0" w:color="auto"/>
        <w:left w:val="none" w:sz="0" w:space="0" w:color="auto"/>
        <w:bottom w:val="none" w:sz="0" w:space="0" w:color="auto"/>
        <w:right w:val="none" w:sz="0" w:space="0" w:color="auto"/>
      </w:divBdr>
    </w:div>
    <w:div w:id="1887256655">
      <w:bodyDiv w:val="1"/>
      <w:marLeft w:val="0"/>
      <w:marRight w:val="0"/>
      <w:marTop w:val="0"/>
      <w:marBottom w:val="0"/>
      <w:divBdr>
        <w:top w:val="none" w:sz="0" w:space="0" w:color="auto"/>
        <w:left w:val="none" w:sz="0" w:space="0" w:color="auto"/>
        <w:bottom w:val="none" w:sz="0" w:space="0" w:color="auto"/>
        <w:right w:val="none" w:sz="0" w:space="0" w:color="auto"/>
      </w:divBdr>
    </w:div>
    <w:div w:id="1892887367">
      <w:bodyDiv w:val="1"/>
      <w:marLeft w:val="0"/>
      <w:marRight w:val="0"/>
      <w:marTop w:val="0"/>
      <w:marBottom w:val="0"/>
      <w:divBdr>
        <w:top w:val="none" w:sz="0" w:space="0" w:color="auto"/>
        <w:left w:val="none" w:sz="0" w:space="0" w:color="auto"/>
        <w:bottom w:val="none" w:sz="0" w:space="0" w:color="auto"/>
        <w:right w:val="none" w:sz="0" w:space="0" w:color="auto"/>
      </w:divBdr>
    </w:div>
    <w:div w:id="1933856247">
      <w:bodyDiv w:val="1"/>
      <w:marLeft w:val="0"/>
      <w:marRight w:val="0"/>
      <w:marTop w:val="0"/>
      <w:marBottom w:val="0"/>
      <w:divBdr>
        <w:top w:val="none" w:sz="0" w:space="0" w:color="auto"/>
        <w:left w:val="none" w:sz="0" w:space="0" w:color="auto"/>
        <w:bottom w:val="none" w:sz="0" w:space="0" w:color="auto"/>
        <w:right w:val="none" w:sz="0" w:space="0" w:color="auto"/>
      </w:divBdr>
    </w:div>
    <w:div w:id="1944338433">
      <w:bodyDiv w:val="1"/>
      <w:marLeft w:val="0"/>
      <w:marRight w:val="0"/>
      <w:marTop w:val="0"/>
      <w:marBottom w:val="0"/>
      <w:divBdr>
        <w:top w:val="none" w:sz="0" w:space="0" w:color="auto"/>
        <w:left w:val="none" w:sz="0" w:space="0" w:color="auto"/>
        <w:bottom w:val="none" w:sz="0" w:space="0" w:color="auto"/>
        <w:right w:val="none" w:sz="0" w:space="0" w:color="auto"/>
      </w:divBdr>
    </w:div>
    <w:div w:id="1958557704">
      <w:bodyDiv w:val="1"/>
      <w:marLeft w:val="0"/>
      <w:marRight w:val="0"/>
      <w:marTop w:val="0"/>
      <w:marBottom w:val="0"/>
      <w:divBdr>
        <w:top w:val="none" w:sz="0" w:space="0" w:color="auto"/>
        <w:left w:val="none" w:sz="0" w:space="0" w:color="auto"/>
        <w:bottom w:val="none" w:sz="0" w:space="0" w:color="auto"/>
        <w:right w:val="none" w:sz="0" w:space="0" w:color="auto"/>
      </w:divBdr>
    </w:div>
    <w:div w:id="1966228459">
      <w:bodyDiv w:val="1"/>
      <w:marLeft w:val="0"/>
      <w:marRight w:val="0"/>
      <w:marTop w:val="0"/>
      <w:marBottom w:val="0"/>
      <w:divBdr>
        <w:top w:val="none" w:sz="0" w:space="0" w:color="auto"/>
        <w:left w:val="none" w:sz="0" w:space="0" w:color="auto"/>
        <w:bottom w:val="none" w:sz="0" w:space="0" w:color="auto"/>
        <w:right w:val="none" w:sz="0" w:space="0" w:color="auto"/>
      </w:divBdr>
    </w:div>
    <w:div w:id="1970166354">
      <w:bodyDiv w:val="1"/>
      <w:marLeft w:val="0"/>
      <w:marRight w:val="0"/>
      <w:marTop w:val="0"/>
      <w:marBottom w:val="0"/>
      <w:divBdr>
        <w:top w:val="none" w:sz="0" w:space="0" w:color="auto"/>
        <w:left w:val="none" w:sz="0" w:space="0" w:color="auto"/>
        <w:bottom w:val="none" w:sz="0" w:space="0" w:color="auto"/>
        <w:right w:val="none" w:sz="0" w:space="0" w:color="auto"/>
      </w:divBdr>
    </w:div>
    <w:div w:id="1974822978">
      <w:bodyDiv w:val="1"/>
      <w:marLeft w:val="0"/>
      <w:marRight w:val="0"/>
      <w:marTop w:val="0"/>
      <w:marBottom w:val="0"/>
      <w:divBdr>
        <w:top w:val="none" w:sz="0" w:space="0" w:color="auto"/>
        <w:left w:val="none" w:sz="0" w:space="0" w:color="auto"/>
        <w:bottom w:val="none" w:sz="0" w:space="0" w:color="auto"/>
        <w:right w:val="none" w:sz="0" w:space="0" w:color="auto"/>
      </w:divBdr>
    </w:div>
    <w:div w:id="1976567016">
      <w:bodyDiv w:val="1"/>
      <w:marLeft w:val="0"/>
      <w:marRight w:val="0"/>
      <w:marTop w:val="0"/>
      <w:marBottom w:val="0"/>
      <w:divBdr>
        <w:top w:val="none" w:sz="0" w:space="0" w:color="auto"/>
        <w:left w:val="none" w:sz="0" w:space="0" w:color="auto"/>
        <w:bottom w:val="none" w:sz="0" w:space="0" w:color="auto"/>
        <w:right w:val="none" w:sz="0" w:space="0" w:color="auto"/>
      </w:divBdr>
    </w:div>
    <w:div w:id="1981694094">
      <w:bodyDiv w:val="1"/>
      <w:marLeft w:val="0"/>
      <w:marRight w:val="0"/>
      <w:marTop w:val="0"/>
      <w:marBottom w:val="0"/>
      <w:divBdr>
        <w:top w:val="none" w:sz="0" w:space="0" w:color="auto"/>
        <w:left w:val="none" w:sz="0" w:space="0" w:color="auto"/>
        <w:bottom w:val="none" w:sz="0" w:space="0" w:color="auto"/>
        <w:right w:val="none" w:sz="0" w:space="0" w:color="auto"/>
      </w:divBdr>
    </w:div>
    <w:div w:id="1995061366">
      <w:bodyDiv w:val="1"/>
      <w:marLeft w:val="0"/>
      <w:marRight w:val="0"/>
      <w:marTop w:val="0"/>
      <w:marBottom w:val="0"/>
      <w:divBdr>
        <w:top w:val="none" w:sz="0" w:space="0" w:color="auto"/>
        <w:left w:val="none" w:sz="0" w:space="0" w:color="auto"/>
        <w:bottom w:val="none" w:sz="0" w:space="0" w:color="auto"/>
        <w:right w:val="none" w:sz="0" w:space="0" w:color="auto"/>
      </w:divBdr>
    </w:div>
    <w:div w:id="2006277545">
      <w:bodyDiv w:val="1"/>
      <w:marLeft w:val="0"/>
      <w:marRight w:val="0"/>
      <w:marTop w:val="0"/>
      <w:marBottom w:val="0"/>
      <w:divBdr>
        <w:top w:val="none" w:sz="0" w:space="0" w:color="auto"/>
        <w:left w:val="none" w:sz="0" w:space="0" w:color="auto"/>
        <w:bottom w:val="none" w:sz="0" w:space="0" w:color="auto"/>
        <w:right w:val="none" w:sz="0" w:space="0" w:color="auto"/>
      </w:divBdr>
    </w:div>
    <w:div w:id="2014380528">
      <w:bodyDiv w:val="1"/>
      <w:marLeft w:val="0"/>
      <w:marRight w:val="0"/>
      <w:marTop w:val="0"/>
      <w:marBottom w:val="0"/>
      <w:divBdr>
        <w:top w:val="none" w:sz="0" w:space="0" w:color="auto"/>
        <w:left w:val="none" w:sz="0" w:space="0" w:color="auto"/>
        <w:bottom w:val="none" w:sz="0" w:space="0" w:color="auto"/>
        <w:right w:val="none" w:sz="0" w:space="0" w:color="auto"/>
      </w:divBdr>
      <w:divsChild>
        <w:div w:id="1194537080">
          <w:marLeft w:val="0"/>
          <w:marRight w:val="0"/>
          <w:marTop w:val="0"/>
          <w:marBottom w:val="0"/>
          <w:divBdr>
            <w:top w:val="none" w:sz="0" w:space="0" w:color="auto"/>
            <w:left w:val="none" w:sz="0" w:space="0" w:color="auto"/>
            <w:bottom w:val="none" w:sz="0" w:space="0" w:color="auto"/>
            <w:right w:val="none" w:sz="0" w:space="0" w:color="auto"/>
          </w:divBdr>
          <w:divsChild>
            <w:div w:id="2074233172">
              <w:marLeft w:val="0"/>
              <w:marRight w:val="0"/>
              <w:marTop w:val="0"/>
              <w:marBottom w:val="0"/>
              <w:divBdr>
                <w:top w:val="none" w:sz="0" w:space="0" w:color="auto"/>
                <w:left w:val="none" w:sz="0" w:space="0" w:color="auto"/>
                <w:bottom w:val="none" w:sz="0" w:space="0" w:color="auto"/>
                <w:right w:val="none" w:sz="0" w:space="0" w:color="auto"/>
              </w:divBdr>
              <w:divsChild>
                <w:div w:id="2077974061">
                  <w:marLeft w:val="0"/>
                  <w:marRight w:val="0"/>
                  <w:marTop w:val="0"/>
                  <w:marBottom w:val="0"/>
                  <w:divBdr>
                    <w:top w:val="none" w:sz="0" w:space="0" w:color="auto"/>
                    <w:left w:val="none" w:sz="0" w:space="0" w:color="auto"/>
                    <w:bottom w:val="none" w:sz="0" w:space="0" w:color="auto"/>
                    <w:right w:val="none" w:sz="0" w:space="0" w:color="auto"/>
                  </w:divBdr>
                  <w:divsChild>
                    <w:div w:id="1767649920">
                      <w:marLeft w:val="0"/>
                      <w:marRight w:val="0"/>
                      <w:marTop w:val="0"/>
                      <w:marBottom w:val="0"/>
                      <w:divBdr>
                        <w:top w:val="none" w:sz="0" w:space="0" w:color="auto"/>
                        <w:left w:val="none" w:sz="0" w:space="0" w:color="auto"/>
                        <w:bottom w:val="none" w:sz="0" w:space="0" w:color="auto"/>
                        <w:right w:val="none" w:sz="0" w:space="0" w:color="auto"/>
                      </w:divBdr>
                      <w:divsChild>
                        <w:div w:id="1549800736">
                          <w:marLeft w:val="0"/>
                          <w:marRight w:val="0"/>
                          <w:marTop w:val="0"/>
                          <w:marBottom w:val="0"/>
                          <w:divBdr>
                            <w:top w:val="none" w:sz="0" w:space="0" w:color="auto"/>
                            <w:left w:val="none" w:sz="0" w:space="0" w:color="auto"/>
                            <w:bottom w:val="none" w:sz="0" w:space="0" w:color="auto"/>
                            <w:right w:val="none" w:sz="0" w:space="0" w:color="auto"/>
                          </w:divBdr>
                          <w:divsChild>
                            <w:div w:id="2136168370">
                              <w:marLeft w:val="0"/>
                              <w:marRight w:val="0"/>
                              <w:marTop w:val="0"/>
                              <w:marBottom w:val="0"/>
                              <w:divBdr>
                                <w:top w:val="none" w:sz="0" w:space="0" w:color="auto"/>
                                <w:left w:val="none" w:sz="0" w:space="0" w:color="auto"/>
                                <w:bottom w:val="none" w:sz="0" w:space="0" w:color="auto"/>
                                <w:right w:val="none" w:sz="0" w:space="0" w:color="auto"/>
                              </w:divBdr>
                              <w:divsChild>
                                <w:div w:id="986666780">
                                  <w:marLeft w:val="0"/>
                                  <w:marRight w:val="0"/>
                                  <w:marTop w:val="0"/>
                                  <w:marBottom w:val="0"/>
                                  <w:divBdr>
                                    <w:top w:val="none" w:sz="0" w:space="0" w:color="auto"/>
                                    <w:left w:val="none" w:sz="0" w:space="0" w:color="auto"/>
                                    <w:bottom w:val="none" w:sz="0" w:space="0" w:color="auto"/>
                                    <w:right w:val="none" w:sz="0" w:space="0" w:color="auto"/>
                                  </w:divBdr>
                                  <w:divsChild>
                                    <w:div w:id="159497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5716386">
      <w:bodyDiv w:val="1"/>
      <w:marLeft w:val="0"/>
      <w:marRight w:val="0"/>
      <w:marTop w:val="0"/>
      <w:marBottom w:val="0"/>
      <w:divBdr>
        <w:top w:val="none" w:sz="0" w:space="0" w:color="auto"/>
        <w:left w:val="none" w:sz="0" w:space="0" w:color="auto"/>
        <w:bottom w:val="none" w:sz="0" w:space="0" w:color="auto"/>
        <w:right w:val="none" w:sz="0" w:space="0" w:color="auto"/>
      </w:divBdr>
    </w:div>
    <w:div w:id="2051763834">
      <w:bodyDiv w:val="1"/>
      <w:marLeft w:val="0"/>
      <w:marRight w:val="0"/>
      <w:marTop w:val="0"/>
      <w:marBottom w:val="0"/>
      <w:divBdr>
        <w:top w:val="none" w:sz="0" w:space="0" w:color="auto"/>
        <w:left w:val="none" w:sz="0" w:space="0" w:color="auto"/>
        <w:bottom w:val="none" w:sz="0" w:space="0" w:color="auto"/>
        <w:right w:val="none" w:sz="0" w:space="0" w:color="auto"/>
      </w:divBdr>
    </w:div>
    <w:div w:id="2069766471">
      <w:bodyDiv w:val="1"/>
      <w:marLeft w:val="0"/>
      <w:marRight w:val="0"/>
      <w:marTop w:val="0"/>
      <w:marBottom w:val="0"/>
      <w:divBdr>
        <w:top w:val="none" w:sz="0" w:space="0" w:color="auto"/>
        <w:left w:val="none" w:sz="0" w:space="0" w:color="auto"/>
        <w:bottom w:val="none" w:sz="0" w:space="0" w:color="auto"/>
        <w:right w:val="none" w:sz="0" w:space="0" w:color="auto"/>
      </w:divBdr>
    </w:div>
    <w:div w:id="2071807618">
      <w:bodyDiv w:val="1"/>
      <w:marLeft w:val="0"/>
      <w:marRight w:val="0"/>
      <w:marTop w:val="0"/>
      <w:marBottom w:val="0"/>
      <w:divBdr>
        <w:top w:val="none" w:sz="0" w:space="0" w:color="auto"/>
        <w:left w:val="none" w:sz="0" w:space="0" w:color="auto"/>
        <w:bottom w:val="none" w:sz="0" w:space="0" w:color="auto"/>
        <w:right w:val="none" w:sz="0" w:space="0" w:color="auto"/>
      </w:divBdr>
    </w:div>
    <w:div w:id="2090231496">
      <w:bodyDiv w:val="1"/>
      <w:marLeft w:val="0"/>
      <w:marRight w:val="0"/>
      <w:marTop w:val="0"/>
      <w:marBottom w:val="0"/>
      <w:divBdr>
        <w:top w:val="none" w:sz="0" w:space="0" w:color="auto"/>
        <w:left w:val="none" w:sz="0" w:space="0" w:color="auto"/>
        <w:bottom w:val="none" w:sz="0" w:space="0" w:color="auto"/>
        <w:right w:val="none" w:sz="0" w:space="0" w:color="auto"/>
      </w:divBdr>
    </w:div>
    <w:div w:id="2103064981">
      <w:bodyDiv w:val="1"/>
      <w:marLeft w:val="0"/>
      <w:marRight w:val="0"/>
      <w:marTop w:val="0"/>
      <w:marBottom w:val="0"/>
      <w:divBdr>
        <w:top w:val="none" w:sz="0" w:space="0" w:color="auto"/>
        <w:left w:val="none" w:sz="0" w:space="0" w:color="auto"/>
        <w:bottom w:val="none" w:sz="0" w:space="0" w:color="auto"/>
        <w:right w:val="none" w:sz="0" w:space="0" w:color="auto"/>
      </w:divBdr>
    </w:div>
    <w:div w:id="2104952050">
      <w:bodyDiv w:val="1"/>
      <w:marLeft w:val="0"/>
      <w:marRight w:val="0"/>
      <w:marTop w:val="0"/>
      <w:marBottom w:val="0"/>
      <w:divBdr>
        <w:top w:val="none" w:sz="0" w:space="0" w:color="auto"/>
        <w:left w:val="none" w:sz="0" w:space="0" w:color="auto"/>
        <w:bottom w:val="none" w:sz="0" w:space="0" w:color="auto"/>
        <w:right w:val="none" w:sz="0" w:space="0" w:color="auto"/>
      </w:divBdr>
    </w:div>
    <w:div w:id="2105638761">
      <w:bodyDiv w:val="1"/>
      <w:marLeft w:val="0"/>
      <w:marRight w:val="0"/>
      <w:marTop w:val="0"/>
      <w:marBottom w:val="0"/>
      <w:divBdr>
        <w:top w:val="none" w:sz="0" w:space="0" w:color="auto"/>
        <w:left w:val="none" w:sz="0" w:space="0" w:color="auto"/>
        <w:bottom w:val="none" w:sz="0" w:space="0" w:color="auto"/>
        <w:right w:val="none" w:sz="0" w:space="0" w:color="auto"/>
      </w:divBdr>
    </w:div>
    <w:div w:id="2106612110">
      <w:bodyDiv w:val="1"/>
      <w:marLeft w:val="0"/>
      <w:marRight w:val="0"/>
      <w:marTop w:val="0"/>
      <w:marBottom w:val="0"/>
      <w:divBdr>
        <w:top w:val="none" w:sz="0" w:space="0" w:color="auto"/>
        <w:left w:val="none" w:sz="0" w:space="0" w:color="auto"/>
        <w:bottom w:val="none" w:sz="0" w:space="0" w:color="auto"/>
        <w:right w:val="none" w:sz="0" w:space="0" w:color="auto"/>
      </w:divBdr>
    </w:div>
    <w:div w:id="2113627036">
      <w:bodyDiv w:val="1"/>
      <w:marLeft w:val="0"/>
      <w:marRight w:val="0"/>
      <w:marTop w:val="0"/>
      <w:marBottom w:val="0"/>
      <w:divBdr>
        <w:top w:val="none" w:sz="0" w:space="0" w:color="auto"/>
        <w:left w:val="none" w:sz="0" w:space="0" w:color="auto"/>
        <w:bottom w:val="none" w:sz="0" w:space="0" w:color="auto"/>
        <w:right w:val="none" w:sz="0" w:space="0" w:color="auto"/>
      </w:divBdr>
    </w:div>
    <w:div w:id="2124418154">
      <w:bodyDiv w:val="1"/>
      <w:marLeft w:val="0"/>
      <w:marRight w:val="0"/>
      <w:marTop w:val="0"/>
      <w:marBottom w:val="0"/>
      <w:divBdr>
        <w:top w:val="none" w:sz="0" w:space="0" w:color="auto"/>
        <w:left w:val="none" w:sz="0" w:space="0" w:color="auto"/>
        <w:bottom w:val="none" w:sz="0" w:space="0" w:color="auto"/>
        <w:right w:val="none" w:sz="0" w:space="0" w:color="auto"/>
      </w:divBdr>
      <w:divsChild>
        <w:div w:id="2052997541">
          <w:marLeft w:val="0"/>
          <w:marRight w:val="0"/>
          <w:marTop w:val="0"/>
          <w:marBottom w:val="0"/>
          <w:divBdr>
            <w:top w:val="none" w:sz="0" w:space="0" w:color="auto"/>
            <w:left w:val="none" w:sz="0" w:space="0" w:color="auto"/>
            <w:bottom w:val="none" w:sz="0" w:space="0" w:color="auto"/>
            <w:right w:val="none" w:sz="0" w:space="0" w:color="auto"/>
          </w:divBdr>
          <w:divsChild>
            <w:div w:id="1316108355">
              <w:marLeft w:val="0"/>
              <w:marRight w:val="0"/>
              <w:marTop w:val="0"/>
              <w:marBottom w:val="0"/>
              <w:divBdr>
                <w:top w:val="none" w:sz="0" w:space="0" w:color="auto"/>
                <w:left w:val="none" w:sz="0" w:space="0" w:color="auto"/>
                <w:bottom w:val="none" w:sz="0" w:space="0" w:color="auto"/>
                <w:right w:val="none" w:sz="0" w:space="0" w:color="auto"/>
              </w:divBdr>
            </w:div>
            <w:div w:id="1663660697">
              <w:marLeft w:val="0"/>
              <w:marRight w:val="0"/>
              <w:marTop w:val="0"/>
              <w:marBottom w:val="0"/>
              <w:divBdr>
                <w:top w:val="none" w:sz="0" w:space="0" w:color="auto"/>
                <w:left w:val="none" w:sz="0" w:space="0" w:color="auto"/>
                <w:bottom w:val="none" w:sz="0" w:space="0" w:color="auto"/>
                <w:right w:val="none" w:sz="0" w:space="0" w:color="auto"/>
              </w:divBdr>
              <w:divsChild>
                <w:div w:id="6180368">
                  <w:marLeft w:val="0"/>
                  <w:marRight w:val="0"/>
                  <w:marTop w:val="0"/>
                  <w:marBottom w:val="0"/>
                  <w:divBdr>
                    <w:top w:val="none" w:sz="0" w:space="0" w:color="auto"/>
                    <w:left w:val="none" w:sz="0" w:space="0" w:color="auto"/>
                    <w:bottom w:val="none" w:sz="0" w:space="0" w:color="auto"/>
                    <w:right w:val="none" w:sz="0" w:space="0" w:color="auto"/>
                  </w:divBdr>
                  <w:divsChild>
                    <w:div w:id="18424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4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pachefriends.org/index.html" TargetMode="External"/><Relationship Id="rId18" Type="http://schemas.openxmlformats.org/officeDocument/2006/relationships/image" Target="media/image8.jpeg"/><Relationship Id="rId26" Type="http://schemas.openxmlformats.org/officeDocument/2006/relationships/image" Target="media/image16.jpeg"/><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image" Target="media/image1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jpeg"/><Relationship Id="rId32"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image" Target="media/image18.jpeg"/><Relationship Id="rId10" Type="http://schemas.openxmlformats.org/officeDocument/2006/relationships/footer" Target="footer1.xml"/><Relationship Id="rId19" Type="http://schemas.openxmlformats.org/officeDocument/2006/relationships/image" Target="media/image9.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jpeg"/><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755D09-AC8D-4EE6-A642-67BA0492D1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105</Pages>
  <Words>13604</Words>
  <Characters>77547</Characters>
  <Application>Microsoft Office Word</Application>
  <DocSecurity>0</DocSecurity>
  <Lines>646</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chetan kumar</dc:creator>
  <cp:lastModifiedBy>Lakshmi Gayathri Kolli</cp:lastModifiedBy>
  <cp:revision>2</cp:revision>
  <dcterms:created xsi:type="dcterms:W3CDTF">2025-05-29T14:15:00Z</dcterms:created>
  <dcterms:modified xsi:type="dcterms:W3CDTF">2025-05-29T14:15:00Z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2024-05-09T00:00:00Z</vt:filetime>
  </property>
  <property fmtid="{D5CDD505-2E9C-101B-9397-08002B2CF9AE}" pid="3" name="Creator">
    <vt:lpwstr>Microsoft® Word 2021</vt:lpwstr>
  </property>
  <property fmtid="{D5CDD505-2E9C-101B-9397-08002B2CF9AE}" pid="4" name="LastSaved">
    <vt:filetime>2025-04-09T00:00:00Z</vt:filetime>
  </property>
  <property fmtid="{D5CDD505-2E9C-101B-9397-08002B2CF9AE}" pid="5" name="Producer">
    <vt:lpwstr>Microsoft® Word 2021</vt:lpwstr>
  </property>
</Properties>
</file>